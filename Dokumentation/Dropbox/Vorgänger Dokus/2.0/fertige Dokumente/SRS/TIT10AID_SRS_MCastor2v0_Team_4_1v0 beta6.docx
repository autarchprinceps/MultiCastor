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jc w:val="center"/>
        <w:rPr>
          <w:b/>
          <w:sz w:val="44"/>
          <w:szCs w:val="44"/>
          <w:lang w:val="en-US"/>
        </w:rPr>
      </w:pPr>
      <w:r w:rsidRPr="005552B4">
        <w:rPr>
          <w:b/>
          <w:sz w:val="44"/>
          <w:szCs w:val="44"/>
          <w:lang w:val="en-US"/>
        </w:rPr>
        <w:t>MultiCastor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121C25" w:rsidP="009A5BB1">
          <w:pPr>
            <w:jc w:val="center"/>
            <w:rPr>
              <w:b/>
              <w:sz w:val="72"/>
              <w:szCs w:val="72"/>
              <w:lang w:val="en-US"/>
            </w:rPr>
          </w:pPr>
          <w:r>
            <w:rPr>
              <w:b/>
              <w:sz w:val="72"/>
              <w:szCs w:val="72"/>
              <w:lang w:val="en-US"/>
            </w:rPr>
            <w:t>V 1.0 beta</w:t>
          </w:r>
          <w:r w:rsidR="00CF01C6">
            <w:rPr>
              <w:b/>
              <w:sz w:val="72"/>
              <w:szCs w:val="72"/>
              <w:lang w:val="en-US"/>
            </w:rPr>
            <w:t xml:space="preserve"> </w:t>
          </w:r>
          <w:r w:rsidR="00CD02A6">
            <w:rPr>
              <w:b/>
              <w:sz w:val="72"/>
              <w:szCs w:val="72"/>
              <w:lang w:val="en-US"/>
            </w:rPr>
            <w:t>5</w:t>
          </w:r>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E1779B">
      <w:pPr>
        <w:pStyle w:val="KeinLeerraum"/>
        <w:spacing w:line="276" w:lineRule="auto"/>
        <w:ind w:left="2832"/>
        <w:rPr>
          <w:sz w:val="32"/>
          <w:szCs w:val="32"/>
        </w:rPr>
      </w:pPr>
      <w:r>
        <w:rPr>
          <w:sz w:val="32"/>
          <w:szCs w:val="32"/>
        </w:rPr>
        <w:t>Sebastian Koralewski</w:t>
      </w:r>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8B0032" w:rsidRDefault="000F6E2D">
          <w:pPr>
            <w:pStyle w:val="Verzeichnis1"/>
            <w:rPr>
              <w:ins w:id="0" w:author="Jonas" w:date="2011-11-06T23:24:00Z"/>
              <w:sz w:val="22"/>
              <w:szCs w:val="22"/>
            </w:rPr>
          </w:pPr>
          <w:r w:rsidRPr="000F6E2D">
            <w:fldChar w:fldCharType="begin"/>
          </w:r>
          <w:r w:rsidR="005A2300">
            <w:instrText xml:space="preserve"> TOC \o "1-3" \h \z \u </w:instrText>
          </w:r>
          <w:r w:rsidRPr="000F6E2D">
            <w:fldChar w:fldCharType="separate"/>
          </w:r>
          <w:ins w:id="1" w:author="Jonas" w:date="2011-11-06T23:24:00Z">
            <w:r w:rsidRPr="006D333A">
              <w:rPr>
                <w:rStyle w:val="Hyperlink"/>
              </w:rPr>
              <w:fldChar w:fldCharType="begin"/>
            </w:r>
            <w:r w:rsidR="008B0032" w:rsidRPr="006D333A">
              <w:rPr>
                <w:rStyle w:val="Hyperlink"/>
              </w:rPr>
              <w:instrText xml:space="preserve"> </w:instrText>
            </w:r>
            <w:r w:rsidR="008B0032">
              <w:instrText>HYPERLINK \l "_Toc308385200"</w:instrText>
            </w:r>
            <w:r w:rsidR="008B0032" w:rsidRPr="006D333A">
              <w:rPr>
                <w:rStyle w:val="Hyperlink"/>
              </w:rPr>
              <w:instrText xml:space="preserve"> </w:instrText>
            </w:r>
            <w:r w:rsidRPr="006D333A">
              <w:rPr>
                <w:rStyle w:val="Hyperlink"/>
              </w:rPr>
              <w:fldChar w:fldCharType="separate"/>
            </w:r>
            <w:r w:rsidR="008B0032" w:rsidRPr="006D333A">
              <w:rPr>
                <w:rStyle w:val="Hyperlink"/>
              </w:rPr>
              <w:t>1.</w:t>
            </w:r>
            <w:r w:rsidR="008B0032">
              <w:rPr>
                <w:sz w:val="22"/>
                <w:szCs w:val="22"/>
              </w:rPr>
              <w:tab/>
            </w:r>
            <w:r w:rsidR="008B0032" w:rsidRPr="006D333A">
              <w:rPr>
                <w:rStyle w:val="Hyperlink"/>
              </w:rPr>
              <w:t>Einleitung</w:t>
            </w:r>
            <w:r w:rsidR="008B0032">
              <w:rPr>
                <w:webHidden/>
              </w:rPr>
              <w:tab/>
            </w:r>
            <w:r>
              <w:rPr>
                <w:webHidden/>
              </w:rPr>
              <w:fldChar w:fldCharType="begin"/>
            </w:r>
            <w:r w:rsidR="008B0032">
              <w:rPr>
                <w:webHidden/>
              </w:rPr>
              <w:instrText xml:space="preserve"> PAGEREF _Toc308385200 \h </w:instrText>
            </w:r>
          </w:ins>
          <w:r>
            <w:rPr>
              <w:webHidden/>
            </w:rPr>
          </w:r>
          <w:r>
            <w:rPr>
              <w:webHidden/>
            </w:rPr>
            <w:fldChar w:fldCharType="separate"/>
          </w:r>
          <w:ins w:id="2" w:author="Jonas" w:date="2011-11-06T23:24:00Z">
            <w:r w:rsidR="008B0032">
              <w:rPr>
                <w:webHidden/>
              </w:rPr>
              <w:t>5</w:t>
            </w:r>
            <w:r>
              <w:rPr>
                <w:webHidden/>
              </w:rPr>
              <w:fldChar w:fldCharType="end"/>
            </w:r>
            <w:r w:rsidRPr="006D333A">
              <w:rPr>
                <w:rStyle w:val="Hyperlink"/>
              </w:rPr>
              <w:fldChar w:fldCharType="end"/>
            </w:r>
          </w:ins>
        </w:p>
        <w:p w:rsidR="008B0032" w:rsidRDefault="000F6E2D">
          <w:pPr>
            <w:pStyle w:val="Verzeichnis1"/>
            <w:rPr>
              <w:ins w:id="3" w:author="Jonas" w:date="2011-11-06T23:24:00Z"/>
              <w:sz w:val="22"/>
              <w:szCs w:val="22"/>
            </w:rPr>
          </w:pPr>
          <w:ins w:id="4" w:author="Jonas" w:date="2011-11-06T23:24:00Z">
            <w:r w:rsidRPr="006D333A">
              <w:rPr>
                <w:rStyle w:val="Hyperlink"/>
              </w:rPr>
              <w:fldChar w:fldCharType="begin"/>
            </w:r>
            <w:r w:rsidR="008B0032" w:rsidRPr="006D333A">
              <w:rPr>
                <w:rStyle w:val="Hyperlink"/>
              </w:rPr>
              <w:instrText xml:space="preserve"> </w:instrText>
            </w:r>
            <w:r w:rsidR="008B0032">
              <w:instrText>HYPERLINK \l "_Toc308385201"</w:instrText>
            </w:r>
            <w:r w:rsidR="008B0032" w:rsidRPr="006D333A">
              <w:rPr>
                <w:rStyle w:val="Hyperlink"/>
              </w:rPr>
              <w:instrText xml:space="preserve"> </w:instrText>
            </w:r>
            <w:r w:rsidRPr="006D333A">
              <w:rPr>
                <w:rStyle w:val="Hyperlink"/>
              </w:rPr>
              <w:fldChar w:fldCharType="separate"/>
            </w:r>
            <w:r w:rsidR="008B0032" w:rsidRPr="006D333A">
              <w:rPr>
                <w:rStyle w:val="Hyperlink"/>
              </w:rPr>
              <w:t>2.</w:t>
            </w:r>
            <w:r w:rsidR="008B0032">
              <w:rPr>
                <w:sz w:val="22"/>
                <w:szCs w:val="22"/>
              </w:rPr>
              <w:tab/>
            </w:r>
            <w:r w:rsidR="008B0032" w:rsidRPr="006D333A">
              <w:rPr>
                <w:rStyle w:val="Hyperlink"/>
              </w:rPr>
              <w:t>Zielbestimmung</w:t>
            </w:r>
            <w:r w:rsidR="008B0032">
              <w:rPr>
                <w:webHidden/>
              </w:rPr>
              <w:tab/>
            </w:r>
            <w:r>
              <w:rPr>
                <w:webHidden/>
              </w:rPr>
              <w:fldChar w:fldCharType="begin"/>
            </w:r>
            <w:r w:rsidR="008B0032">
              <w:rPr>
                <w:webHidden/>
              </w:rPr>
              <w:instrText xml:space="preserve"> PAGEREF _Toc308385201 \h </w:instrText>
            </w:r>
          </w:ins>
          <w:r>
            <w:rPr>
              <w:webHidden/>
            </w:rPr>
          </w:r>
          <w:r>
            <w:rPr>
              <w:webHidden/>
            </w:rPr>
            <w:fldChar w:fldCharType="separate"/>
          </w:r>
          <w:ins w:id="5" w:author="Jonas" w:date="2011-11-06T23:24:00Z">
            <w:r w:rsidR="008B0032">
              <w:rPr>
                <w:webHidden/>
              </w:rPr>
              <w:t>5</w:t>
            </w:r>
            <w:r>
              <w:rPr>
                <w:webHidden/>
              </w:rPr>
              <w:fldChar w:fldCharType="end"/>
            </w:r>
            <w:r w:rsidRPr="006D333A">
              <w:rPr>
                <w:rStyle w:val="Hyperlink"/>
              </w:rPr>
              <w:fldChar w:fldCharType="end"/>
            </w:r>
          </w:ins>
        </w:p>
        <w:p w:rsidR="008B0032" w:rsidRDefault="000F6E2D">
          <w:pPr>
            <w:pStyle w:val="Verzeichnis1"/>
            <w:rPr>
              <w:ins w:id="6" w:author="Jonas" w:date="2011-11-06T23:24:00Z"/>
              <w:sz w:val="22"/>
              <w:szCs w:val="22"/>
            </w:rPr>
          </w:pPr>
          <w:ins w:id="7" w:author="Jonas" w:date="2011-11-06T23:24:00Z">
            <w:r w:rsidRPr="006D333A">
              <w:rPr>
                <w:rStyle w:val="Hyperlink"/>
              </w:rPr>
              <w:fldChar w:fldCharType="begin"/>
            </w:r>
            <w:r w:rsidR="008B0032" w:rsidRPr="006D333A">
              <w:rPr>
                <w:rStyle w:val="Hyperlink"/>
              </w:rPr>
              <w:instrText xml:space="preserve"> </w:instrText>
            </w:r>
            <w:r w:rsidR="008B0032">
              <w:instrText>HYPERLINK \l "_Toc308385202"</w:instrText>
            </w:r>
            <w:r w:rsidR="008B0032" w:rsidRPr="006D333A">
              <w:rPr>
                <w:rStyle w:val="Hyperlink"/>
              </w:rPr>
              <w:instrText xml:space="preserve"> </w:instrText>
            </w:r>
            <w:r w:rsidRPr="006D333A">
              <w:rPr>
                <w:rStyle w:val="Hyperlink"/>
              </w:rPr>
              <w:fldChar w:fldCharType="separate"/>
            </w:r>
            <w:r w:rsidR="008B0032" w:rsidRPr="006D333A">
              <w:rPr>
                <w:rStyle w:val="Hyperlink"/>
              </w:rPr>
              <w:t>3.</w:t>
            </w:r>
            <w:r w:rsidR="008B0032">
              <w:rPr>
                <w:sz w:val="22"/>
                <w:szCs w:val="22"/>
              </w:rPr>
              <w:tab/>
            </w:r>
            <w:r w:rsidR="008B0032" w:rsidRPr="006D333A">
              <w:rPr>
                <w:rStyle w:val="Hyperlink"/>
              </w:rPr>
              <w:t>Produkteinsatz</w:t>
            </w:r>
            <w:r w:rsidR="008B0032">
              <w:rPr>
                <w:webHidden/>
              </w:rPr>
              <w:tab/>
            </w:r>
            <w:r>
              <w:rPr>
                <w:webHidden/>
              </w:rPr>
              <w:fldChar w:fldCharType="begin"/>
            </w:r>
            <w:r w:rsidR="008B0032">
              <w:rPr>
                <w:webHidden/>
              </w:rPr>
              <w:instrText xml:space="preserve"> PAGEREF _Toc308385202 \h </w:instrText>
            </w:r>
          </w:ins>
          <w:r>
            <w:rPr>
              <w:webHidden/>
            </w:rPr>
          </w:r>
          <w:r>
            <w:rPr>
              <w:webHidden/>
            </w:rPr>
            <w:fldChar w:fldCharType="separate"/>
          </w:r>
          <w:ins w:id="8" w:author="Jonas" w:date="2011-11-06T23:24:00Z">
            <w:r w:rsidR="008B0032">
              <w:rPr>
                <w:webHidden/>
              </w:rPr>
              <w:t>6</w:t>
            </w:r>
            <w:r>
              <w:rPr>
                <w:webHidden/>
              </w:rPr>
              <w:fldChar w:fldCharType="end"/>
            </w:r>
            <w:r w:rsidRPr="006D333A">
              <w:rPr>
                <w:rStyle w:val="Hyperlink"/>
              </w:rPr>
              <w:fldChar w:fldCharType="end"/>
            </w:r>
          </w:ins>
        </w:p>
        <w:p w:rsidR="008B0032" w:rsidRDefault="000F6E2D">
          <w:pPr>
            <w:pStyle w:val="Verzeichnis2"/>
            <w:tabs>
              <w:tab w:val="left" w:pos="880"/>
              <w:tab w:val="right" w:leader="dot" w:pos="9062"/>
            </w:tabs>
            <w:rPr>
              <w:ins w:id="9" w:author="Jonas" w:date="2011-11-06T23:24:00Z"/>
              <w:noProof/>
              <w:sz w:val="22"/>
            </w:rPr>
          </w:pPr>
          <w:ins w:id="1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3.1.</w:t>
            </w:r>
            <w:r w:rsidR="008B0032">
              <w:rPr>
                <w:noProof/>
                <w:sz w:val="22"/>
              </w:rPr>
              <w:tab/>
            </w:r>
            <w:r w:rsidR="008B0032" w:rsidRPr="006D333A">
              <w:rPr>
                <w:rStyle w:val="Hyperlink"/>
                <w:noProof/>
              </w:rPr>
              <w:t>Beschreibung des Problembereichs</w:t>
            </w:r>
            <w:r w:rsidR="008B0032">
              <w:rPr>
                <w:noProof/>
                <w:webHidden/>
              </w:rPr>
              <w:tab/>
            </w:r>
            <w:r>
              <w:rPr>
                <w:noProof/>
                <w:webHidden/>
              </w:rPr>
              <w:fldChar w:fldCharType="begin"/>
            </w:r>
            <w:r w:rsidR="008B0032">
              <w:rPr>
                <w:noProof/>
                <w:webHidden/>
              </w:rPr>
              <w:instrText xml:space="preserve"> PAGEREF _Toc308385203 \h </w:instrText>
            </w:r>
          </w:ins>
          <w:r>
            <w:rPr>
              <w:noProof/>
              <w:webHidden/>
            </w:rPr>
          </w:r>
          <w:r>
            <w:rPr>
              <w:noProof/>
              <w:webHidden/>
            </w:rPr>
            <w:fldChar w:fldCharType="separate"/>
          </w:r>
          <w:ins w:id="11" w:author="Jonas" w:date="2011-11-06T23:24:00Z">
            <w:r w:rsidR="008B0032">
              <w:rPr>
                <w:noProof/>
                <w:webHidden/>
              </w:rPr>
              <w:t>6</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12" w:author="Jonas" w:date="2011-11-06T23:24:00Z"/>
              <w:noProof/>
              <w:sz w:val="22"/>
            </w:rPr>
          </w:pPr>
          <w:ins w:id="1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3.2.</w:t>
            </w:r>
            <w:r w:rsidR="008B0032">
              <w:rPr>
                <w:noProof/>
                <w:sz w:val="22"/>
              </w:rPr>
              <w:tab/>
            </w:r>
            <w:r w:rsidR="008B0032" w:rsidRPr="006D333A">
              <w:rPr>
                <w:rStyle w:val="Hyperlink"/>
                <w:noProof/>
              </w:rPr>
              <w:t>Modell des Problembereiches</w:t>
            </w:r>
            <w:r w:rsidR="008B0032">
              <w:rPr>
                <w:noProof/>
                <w:webHidden/>
              </w:rPr>
              <w:tab/>
            </w:r>
            <w:r>
              <w:rPr>
                <w:noProof/>
                <w:webHidden/>
              </w:rPr>
              <w:fldChar w:fldCharType="begin"/>
            </w:r>
            <w:r w:rsidR="008B0032">
              <w:rPr>
                <w:noProof/>
                <w:webHidden/>
              </w:rPr>
              <w:instrText xml:space="preserve"> PAGEREF _Toc308385204 \h </w:instrText>
            </w:r>
          </w:ins>
          <w:r>
            <w:rPr>
              <w:noProof/>
              <w:webHidden/>
            </w:rPr>
          </w:r>
          <w:r>
            <w:rPr>
              <w:noProof/>
              <w:webHidden/>
            </w:rPr>
            <w:fldChar w:fldCharType="separate"/>
          </w:r>
          <w:ins w:id="14" w:author="Jonas" w:date="2011-11-06T23:24:00Z">
            <w:r w:rsidR="008B0032">
              <w:rPr>
                <w:noProof/>
                <w:webHidden/>
              </w:rPr>
              <w:t>8</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15" w:author="Jonas" w:date="2011-11-06T23:24:00Z"/>
              <w:noProof/>
              <w:sz w:val="22"/>
            </w:rPr>
          </w:pPr>
          <w:ins w:id="1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w:t>
            </w:r>
            <w:r w:rsidR="008B0032">
              <w:rPr>
                <w:noProof/>
                <w:sz w:val="22"/>
              </w:rPr>
              <w:tab/>
            </w:r>
            <w:r w:rsidR="008B0032" w:rsidRPr="006D333A">
              <w:rPr>
                <w:rStyle w:val="Hyperlink"/>
                <w:noProof/>
              </w:rPr>
              <w:t>Beschreibung der Geschäftsprozesse</w:t>
            </w:r>
            <w:r w:rsidR="008B0032">
              <w:rPr>
                <w:noProof/>
                <w:webHidden/>
              </w:rPr>
              <w:tab/>
            </w:r>
            <w:r>
              <w:rPr>
                <w:noProof/>
                <w:webHidden/>
              </w:rPr>
              <w:fldChar w:fldCharType="begin"/>
            </w:r>
            <w:r w:rsidR="008B0032">
              <w:rPr>
                <w:noProof/>
                <w:webHidden/>
              </w:rPr>
              <w:instrText xml:space="preserve"> PAGEREF _Toc308385205 \h </w:instrText>
            </w:r>
          </w:ins>
          <w:r>
            <w:rPr>
              <w:noProof/>
              <w:webHidden/>
            </w:rPr>
          </w:r>
          <w:r>
            <w:rPr>
              <w:noProof/>
              <w:webHidden/>
            </w:rPr>
            <w:fldChar w:fldCharType="separate"/>
          </w:r>
          <w:ins w:id="17"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18" w:author="Jonas" w:date="2011-11-06T23:24:00Z"/>
              <w:noProof/>
              <w:sz w:val="22"/>
            </w:rPr>
          </w:pPr>
          <w:ins w:id="19"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"_Toc308385206"</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3.3.1.</w:t>
            </w:r>
            <w:r w:rsidR="008B0032">
              <w:rPr>
                <w:noProof/>
                <w:sz w:val="22"/>
              </w:rPr>
              <w:tab/>
            </w:r>
            <w:r w:rsidR="008B0032" w:rsidRPr="006D333A">
              <w:rPr>
                <w:rStyle w:val="Hyperlink"/>
                <w:noProof/>
              </w:rPr>
              <w:t>Testen der Netzwerkverbindung</w:t>
            </w:r>
            <w:r w:rsidR="008B0032">
              <w:rPr>
                <w:noProof/>
                <w:webHidden/>
              </w:rPr>
              <w:tab/>
            </w:r>
            <w:r>
              <w:rPr>
                <w:noProof/>
                <w:webHidden/>
              </w:rPr>
              <w:fldChar w:fldCharType="begin"/>
            </w:r>
            <w:r w:rsidR="008B0032">
              <w:rPr>
                <w:noProof/>
                <w:webHidden/>
              </w:rPr>
              <w:instrText xml:space="preserve"> PAGEREF _Toc308385206 \h </w:instrText>
            </w:r>
          </w:ins>
          <w:r>
            <w:rPr>
              <w:noProof/>
              <w:webHidden/>
            </w:rPr>
          </w:r>
          <w:r>
            <w:rPr>
              <w:noProof/>
              <w:webHidden/>
            </w:rPr>
            <w:fldChar w:fldCharType="separate"/>
          </w:r>
          <w:ins w:id="20"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21" w:author="Jonas" w:date="2011-11-06T23:24:00Z"/>
              <w:noProof/>
              <w:sz w:val="22"/>
            </w:rPr>
          </w:pPr>
          <w:ins w:id="2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3.3.2.</w:t>
            </w:r>
            <w:r w:rsidR="008B0032">
              <w:rPr>
                <w:noProof/>
                <w:sz w:val="22"/>
              </w:rPr>
              <w:tab/>
            </w:r>
            <w:r w:rsidR="008B0032" w:rsidRPr="006D333A">
              <w:rPr>
                <w:rStyle w:val="Hyperlink"/>
                <w:noProof/>
              </w:rPr>
              <w:t>Multicast-Funktionalitätstest</w:t>
            </w:r>
            <w:r w:rsidR="008B0032">
              <w:rPr>
                <w:noProof/>
                <w:webHidden/>
              </w:rPr>
              <w:tab/>
            </w:r>
            <w:r>
              <w:rPr>
                <w:noProof/>
                <w:webHidden/>
              </w:rPr>
              <w:fldChar w:fldCharType="begin"/>
            </w:r>
            <w:r w:rsidR="008B0032">
              <w:rPr>
                <w:noProof/>
                <w:webHidden/>
              </w:rPr>
              <w:instrText xml:space="preserve"> PAGEREF _Toc308385207 \h </w:instrText>
            </w:r>
          </w:ins>
          <w:r>
            <w:rPr>
              <w:noProof/>
              <w:webHidden/>
            </w:rPr>
          </w:r>
          <w:r>
            <w:rPr>
              <w:noProof/>
              <w:webHidden/>
            </w:rPr>
            <w:fldChar w:fldCharType="separate"/>
          </w:r>
          <w:ins w:id="23" w:author="Jonas" w:date="2011-11-06T23:24:00Z">
            <w:r w:rsidR="008B0032">
              <w:rPr>
                <w:noProof/>
                <w:webHidden/>
              </w:rPr>
              <w:t>10</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24" w:author="Jonas" w:date="2011-11-06T23:24:00Z"/>
              <w:noProof/>
              <w:sz w:val="22"/>
            </w:rPr>
          </w:pPr>
          <w:ins w:id="2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3.3.3.</w:t>
            </w:r>
            <w:r w:rsidR="008B0032">
              <w:rPr>
                <w:noProof/>
                <w:sz w:val="22"/>
              </w:rPr>
              <w:tab/>
            </w:r>
            <w:r w:rsidR="008B0032" w:rsidRPr="006D333A">
              <w:rPr>
                <w:rStyle w:val="Hyperlink"/>
                <w:noProof/>
              </w:rPr>
              <w:t>Belastbarkeitstest</w:t>
            </w:r>
            <w:r w:rsidR="008B0032">
              <w:rPr>
                <w:noProof/>
                <w:webHidden/>
              </w:rPr>
              <w:tab/>
            </w:r>
            <w:r>
              <w:rPr>
                <w:noProof/>
                <w:webHidden/>
              </w:rPr>
              <w:fldChar w:fldCharType="begin"/>
            </w:r>
            <w:r w:rsidR="008B0032">
              <w:rPr>
                <w:noProof/>
                <w:webHidden/>
              </w:rPr>
              <w:instrText xml:space="preserve"> PAGEREF _Toc308385208 \h </w:instrText>
            </w:r>
          </w:ins>
          <w:r>
            <w:rPr>
              <w:noProof/>
              <w:webHidden/>
            </w:rPr>
          </w:r>
          <w:r>
            <w:rPr>
              <w:noProof/>
              <w:webHidden/>
            </w:rPr>
            <w:fldChar w:fldCharType="separate"/>
          </w:r>
          <w:ins w:id="26"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27" w:author="Jonas" w:date="2011-11-06T23:24:00Z"/>
              <w:noProof/>
              <w:sz w:val="22"/>
            </w:rPr>
          </w:pPr>
          <w:ins w:id="2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"_Toc308385209"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3.3.4.</w:t>
            </w:r>
            <w:r w:rsidR="008B0032">
              <w:rPr>
                <w:noProof/>
                <w:sz w:val="22"/>
              </w:rPr>
              <w:tab/>
            </w:r>
            <w:r w:rsidR="008B0032" w:rsidRPr="006D333A">
              <w:rPr>
                <w:rStyle w:val="Hyperlink"/>
                <w:noProof/>
              </w:rPr>
              <w:t>Fehlersuche</w:t>
            </w:r>
            <w:r w:rsidR="008B0032">
              <w:rPr>
                <w:noProof/>
                <w:webHidden/>
              </w:rPr>
              <w:tab/>
            </w:r>
            <w:r>
              <w:rPr>
                <w:noProof/>
                <w:webHidden/>
              </w:rPr>
              <w:fldChar w:fldCharType="begin"/>
            </w:r>
            <w:r w:rsidR="008B0032">
              <w:rPr>
                <w:noProof/>
                <w:webHidden/>
              </w:rPr>
              <w:instrText xml:space="preserve"> PAGEREF _Toc308385209 \h </w:instrText>
            </w:r>
          </w:ins>
          <w:r>
            <w:rPr>
              <w:noProof/>
              <w:webHidden/>
            </w:rPr>
          </w:r>
          <w:r>
            <w:rPr>
              <w:noProof/>
              <w:webHidden/>
            </w:rPr>
            <w:fldChar w:fldCharType="separate"/>
          </w:r>
          <w:ins w:id="29"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30" w:author="Jonas" w:date="2011-11-06T23:24:00Z"/>
              <w:noProof/>
              <w:sz w:val="22"/>
            </w:rPr>
          </w:pPr>
          <w:ins w:id="31"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"_Toc308385210"</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3.3.5.</w:t>
            </w:r>
            <w:r w:rsidR="008B0032">
              <w:rPr>
                <w:noProof/>
                <w:sz w:val="22"/>
              </w:rPr>
              <w:tab/>
            </w:r>
            <w:r w:rsidR="008B0032" w:rsidRPr="006D333A">
              <w:rPr>
                <w:rStyle w:val="Hyperlink"/>
                <w:noProof/>
              </w:rPr>
              <w:t>Testbericht</w:t>
            </w:r>
            <w:r w:rsidR="008B0032">
              <w:rPr>
                <w:noProof/>
                <w:webHidden/>
              </w:rPr>
              <w:tab/>
            </w:r>
            <w:r>
              <w:rPr>
                <w:noProof/>
                <w:webHidden/>
              </w:rPr>
              <w:fldChar w:fldCharType="begin"/>
            </w:r>
            <w:r w:rsidR="008B0032">
              <w:rPr>
                <w:noProof/>
                <w:webHidden/>
              </w:rPr>
              <w:instrText xml:space="preserve"> PAGEREF _Toc308385210 \h </w:instrText>
            </w:r>
          </w:ins>
          <w:r>
            <w:rPr>
              <w:noProof/>
              <w:webHidden/>
            </w:rPr>
          </w:r>
          <w:r>
            <w:rPr>
              <w:noProof/>
              <w:webHidden/>
            </w:rPr>
            <w:fldChar w:fldCharType="separate"/>
          </w:r>
          <w:ins w:id="32"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33" w:author="Jonas" w:date="2011-11-06T23:24:00Z"/>
              <w:noProof/>
              <w:sz w:val="22"/>
            </w:rPr>
          </w:pPr>
          <w:ins w:id="3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3.3.6.</w:t>
            </w:r>
            <w:r w:rsidR="008B0032">
              <w:rPr>
                <w:noProof/>
                <w:sz w:val="22"/>
              </w:rPr>
              <w:tab/>
            </w:r>
            <w:r w:rsidR="008B0032" w:rsidRPr="006D333A">
              <w:rPr>
                <w:rStyle w:val="Hyperlink"/>
                <w:noProof/>
              </w:rPr>
              <w:t>Kundendemonstration</w:t>
            </w:r>
            <w:r w:rsidR="008B0032">
              <w:rPr>
                <w:noProof/>
                <w:webHidden/>
              </w:rPr>
              <w:tab/>
            </w:r>
            <w:r>
              <w:rPr>
                <w:noProof/>
                <w:webHidden/>
              </w:rPr>
              <w:fldChar w:fldCharType="begin"/>
            </w:r>
            <w:r w:rsidR="008B0032">
              <w:rPr>
                <w:noProof/>
                <w:webHidden/>
              </w:rPr>
              <w:instrText xml:space="preserve"> PAGEREF _Toc308385211 \h </w:instrText>
            </w:r>
          </w:ins>
          <w:r>
            <w:rPr>
              <w:noProof/>
              <w:webHidden/>
            </w:rPr>
          </w:r>
          <w:r>
            <w:rPr>
              <w:noProof/>
              <w:webHidden/>
            </w:rPr>
            <w:fldChar w:fldCharType="separate"/>
          </w:r>
          <w:ins w:id="35"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0F6E2D">
          <w:pPr>
            <w:pStyle w:val="Verzeichnis1"/>
            <w:rPr>
              <w:ins w:id="36" w:author="Jonas" w:date="2011-11-06T23:24:00Z"/>
              <w:sz w:val="22"/>
              <w:szCs w:val="22"/>
            </w:rPr>
          </w:pPr>
          <w:ins w:id="37" w:author="Jonas" w:date="2011-11-06T23:24:00Z">
            <w:r w:rsidRPr="006D333A">
              <w:rPr>
                <w:rStyle w:val="Hyperlink"/>
              </w:rPr>
              <w:fldChar w:fldCharType="begin"/>
            </w:r>
            <w:r w:rsidR="008B0032" w:rsidRPr="006D333A">
              <w:rPr>
                <w:rStyle w:val="Hyperlink"/>
              </w:rPr>
              <w:instrText xml:space="preserve"> </w:instrText>
            </w:r>
            <w:r w:rsidR="008B0032">
              <w:instrText>HYPERLINK \l "_Toc308385212"</w:instrText>
            </w:r>
            <w:r w:rsidR="008B0032" w:rsidRPr="006D333A">
              <w:rPr>
                <w:rStyle w:val="Hyperlink"/>
              </w:rPr>
              <w:instrText xml:space="preserve"> </w:instrText>
            </w:r>
            <w:r w:rsidRPr="006D333A">
              <w:rPr>
                <w:rStyle w:val="Hyperlink"/>
              </w:rPr>
              <w:fldChar w:fldCharType="separate"/>
            </w:r>
            <w:r w:rsidR="008B0032" w:rsidRPr="006D333A">
              <w:rPr>
                <w:rStyle w:val="Hyperlink"/>
              </w:rPr>
              <w:t>4.</w:t>
            </w:r>
            <w:r w:rsidR="008B0032">
              <w:rPr>
                <w:sz w:val="22"/>
                <w:szCs w:val="22"/>
              </w:rPr>
              <w:tab/>
            </w:r>
            <w:r w:rsidR="008B0032" w:rsidRPr="006D333A">
              <w:rPr>
                <w:rStyle w:val="Hyperlink"/>
              </w:rPr>
              <w:t>Produktfunktionen</w:t>
            </w:r>
            <w:r w:rsidR="008B0032">
              <w:rPr>
                <w:webHidden/>
              </w:rPr>
              <w:tab/>
            </w:r>
            <w:r>
              <w:rPr>
                <w:webHidden/>
              </w:rPr>
              <w:fldChar w:fldCharType="begin"/>
            </w:r>
            <w:r w:rsidR="008B0032">
              <w:rPr>
                <w:webHidden/>
              </w:rPr>
              <w:instrText xml:space="preserve"> PAGEREF _Toc308385212 \h </w:instrText>
            </w:r>
          </w:ins>
          <w:r>
            <w:rPr>
              <w:webHidden/>
            </w:rPr>
          </w:r>
          <w:r>
            <w:rPr>
              <w:webHidden/>
            </w:rPr>
            <w:fldChar w:fldCharType="separate"/>
          </w:r>
          <w:ins w:id="38" w:author="Jonas" w:date="2011-11-06T23:24:00Z">
            <w:r w:rsidR="008B0032">
              <w:rPr>
                <w:webHidden/>
              </w:rPr>
              <w:t>11</w:t>
            </w:r>
            <w:r>
              <w:rPr>
                <w:webHidden/>
              </w:rPr>
              <w:fldChar w:fldCharType="end"/>
            </w:r>
            <w:r w:rsidRPr="006D333A">
              <w:rPr>
                <w:rStyle w:val="Hyperlink"/>
              </w:rPr>
              <w:fldChar w:fldCharType="end"/>
            </w:r>
          </w:ins>
        </w:p>
        <w:p w:rsidR="008B0032" w:rsidRDefault="000F6E2D">
          <w:pPr>
            <w:pStyle w:val="Verzeichnis2"/>
            <w:tabs>
              <w:tab w:val="left" w:pos="880"/>
              <w:tab w:val="right" w:leader="dot" w:pos="9062"/>
            </w:tabs>
            <w:rPr>
              <w:ins w:id="39" w:author="Jonas" w:date="2011-11-06T23:24:00Z"/>
              <w:noProof/>
              <w:sz w:val="22"/>
            </w:rPr>
          </w:pPr>
          <w:ins w:id="4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4.1.</w:t>
            </w:r>
            <w:r w:rsidR="008B0032">
              <w:rPr>
                <w:noProof/>
                <w:sz w:val="22"/>
              </w:rPr>
              <w:tab/>
            </w:r>
            <w:r w:rsidR="008B0032" w:rsidRPr="006D333A">
              <w:rPr>
                <w:rStyle w:val="Hyperlink"/>
                <w:noProof/>
              </w:rPr>
              <w:t>Use Cases – Übersicht</w:t>
            </w:r>
            <w:r w:rsidR="008B0032">
              <w:rPr>
                <w:noProof/>
                <w:webHidden/>
              </w:rPr>
              <w:tab/>
            </w:r>
            <w:r>
              <w:rPr>
                <w:noProof/>
                <w:webHidden/>
              </w:rPr>
              <w:fldChar w:fldCharType="begin"/>
            </w:r>
            <w:r w:rsidR="008B0032">
              <w:rPr>
                <w:noProof/>
                <w:webHidden/>
              </w:rPr>
              <w:instrText xml:space="preserve"> PAGEREF _Toc308385213 \h </w:instrText>
            </w:r>
          </w:ins>
          <w:r>
            <w:rPr>
              <w:noProof/>
              <w:webHidden/>
            </w:rPr>
          </w:r>
          <w:r>
            <w:rPr>
              <w:noProof/>
              <w:webHidden/>
            </w:rPr>
            <w:fldChar w:fldCharType="separate"/>
          </w:r>
          <w:ins w:id="41" w:author="Jonas" w:date="2011-11-06T23:24:00Z">
            <w:r w:rsidR="008B0032">
              <w:rPr>
                <w:noProof/>
                <w:webHidden/>
              </w:rPr>
              <w:t>11</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42" w:author="Jonas" w:date="2011-11-06T23:24:00Z"/>
              <w:noProof/>
              <w:sz w:val="22"/>
            </w:rPr>
          </w:pPr>
          <w:ins w:id="4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4.2.</w:t>
            </w:r>
            <w:r w:rsidR="008B0032">
              <w:rPr>
                <w:noProof/>
                <w:sz w:val="22"/>
              </w:rPr>
              <w:tab/>
            </w:r>
            <w:r w:rsidR="008B0032" w:rsidRPr="006D333A">
              <w:rPr>
                <w:rStyle w:val="Hyperlink"/>
                <w:noProof/>
              </w:rPr>
              <w:t>Beschreibung zu /LUC10/: Send Multicast</w:t>
            </w:r>
            <w:r w:rsidR="008B0032">
              <w:rPr>
                <w:noProof/>
                <w:webHidden/>
              </w:rPr>
              <w:tab/>
            </w:r>
            <w:r>
              <w:rPr>
                <w:noProof/>
                <w:webHidden/>
              </w:rPr>
              <w:fldChar w:fldCharType="begin"/>
            </w:r>
            <w:r w:rsidR="008B0032">
              <w:rPr>
                <w:noProof/>
                <w:webHidden/>
              </w:rPr>
              <w:instrText xml:space="preserve"> PAGEREF _Toc308385214 \h </w:instrText>
            </w:r>
          </w:ins>
          <w:r>
            <w:rPr>
              <w:noProof/>
              <w:webHidden/>
            </w:rPr>
          </w:r>
          <w:r>
            <w:rPr>
              <w:noProof/>
              <w:webHidden/>
            </w:rPr>
            <w:fldChar w:fldCharType="separate"/>
          </w:r>
          <w:ins w:id="44" w:author="Jonas" w:date="2011-11-06T23:24:00Z">
            <w:r w:rsidR="008B0032">
              <w:rPr>
                <w:noProof/>
                <w:webHidden/>
              </w:rPr>
              <w:t>12</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45" w:author="Jonas" w:date="2011-11-06T23:24:00Z"/>
              <w:noProof/>
              <w:sz w:val="22"/>
            </w:rPr>
          </w:pPr>
          <w:ins w:id="4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4.3.</w:t>
            </w:r>
            <w:r w:rsidR="008B0032">
              <w:rPr>
                <w:noProof/>
                <w:sz w:val="22"/>
              </w:rPr>
              <w:tab/>
            </w:r>
            <w:r w:rsidR="008B0032" w:rsidRPr="006D333A">
              <w:rPr>
                <w:rStyle w:val="Hyperlink"/>
                <w:noProof/>
              </w:rPr>
              <w:t>Beschreibung zu /LUC20/: Receive Multicast</w:t>
            </w:r>
            <w:r w:rsidR="008B0032">
              <w:rPr>
                <w:noProof/>
                <w:webHidden/>
              </w:rPr>
              <w:tab/>
            </w:r>
            <w:r>
              <w:rPr>
                <w:noProof/>
                <w:webHidden/>
              </w:rPr>
              <w:fldChar w:fldCharType="begin"/>
            </w:r>
            <w:r w:rsidR="008B0032">
              <w:rPr>
                <w:noProof/>
                <w:webHidden/>
              </w:rPr>
              <w:instrText xml:space="preserve"> PAGEREF _Toc308385215 \h </w:instrText>
            </w:r>
          </w:ins>
          <w:r>
            <w:rPr>
              <w:noProof/>
              <w:webHidden/>
            </w:rPr>
          </w:r>
          <w:r>
            <w:rPr>
              <w:noProof/>
              <w:webHidden/>
            </w:rPr>
            <w:fldChar w:fldCharType="separate"/>
          </w:r>
          <w:ins w:id="47" w:author="Jonas" w:date="2011-11-06T23:24:00Z">
            <w:r w:rsidR="008B0032">
              <w:rPr>
                <w:noProof/>
                <w:webHidden/>
              </w:rPr>
              <w:t>13</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48" w:author="Jonas" w:date="2011-11-06T23:24:00Z"/>
              <w:noProof/>
              <w:sz w:val="22"/>
            </w:rPr>
          </w:pPr>
          <w:ins w:id="49"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"_Toc308385216"</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4.4.</w:t>
            </w:r>
            <w:r w:rsidR="008B0032">
              <w:rPr>
                <w:noProof/>
                <w:sz w:val="22"/>
              </w:rPr>
              <w:tab/>
            </w:r>
            <w:r w:rsidR="008B0032" w:rsidRPr="006D333A">
              <w:rPr>
                <w:rStyle w:val="Hyperlink"/>
                <w:noProof/>
              </w:rPr>
              <w:t>Beschreibung zu /LUC30/: Analyse Multicast</w:t>
            </w:r>
            <w:r w:rsidR="008B0032">
              <w:rPr>
                <w:noProof/>
                <w:webHidden/>
              </w:rPr>
              <w:tab/>
            </w:r>
            <w:r>
              <w:rPr>
                <w:noProof/>
                <w:webHidden/>
              </w:rPr>
              <w:fldChar w:fldCharType="begin"/>
            </w:r>
            <w:r w:rsidR="008B0032">
              <w:rPr>
                <w:noProof/>
                <w:webHidden/>
              </w:rPr>
              <w:instrText xml:space="preserve"> PAGEREF _Toc308385216 \h </w:instrText>
            </w:r>
          </w:ins>
          <w:r>
            <w:rPr>
              <w:noProof/>
              <w:webHidden/>
            </w:rPr>
          </w:r>
          <w:r>
            <w:rPr>
              <w:noProof/>
              <w:webHidden/>
            </w:rPr>
            <w:fldChar w:fldCharType="separate"/>
          </w:r>
          <w:ins w:id="50" w:author="Jonas" w:date="2011-11-06T23:24:00Z">
            <w:r w:rsidR="008B0032">
              <w:rPr>
                <w:noProof/>
                <w:webHidden/>
              </w:rPr>
              <w:t>13</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51" w:author="Jonas" w:date="2011-11-06T23:24:00Z"/>
              <w:noProof/>
              <w:sz w:val="22"/>
            </w:rPr>
          </w:pPr>
          <w:ins w:id="5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w:t>
            </w:r>
            <w:r w:rsidR="008B0032">
              <w:rPr>
                <w:noProof/>
                <w:sz w:val="22"/>
              </w:rPr>
              <w:tab/>
            </w:r>
            <w:r w:rsidR="008B0032" w:rsidRPr="006D333A">
              <w:rPr>
                <w:rStyle w:val="Hyperlink"/>
                <w:noProof/>
              </w:rPr>
              <w:t>Beschreibung zu /LUC40/: Configure Settings</w:t>
            </w:r>
            <w:r w:rsidR="008B0032">
              <w:rPr>
                <w:noProof/>
                <w:webHidden/>
              </w:rPr>
              <w:tab/>
            </w:r>
            <w:r>
              <w:rPr>
                <w:noProof/>
                <w:webHidden/>
              </w:rPr>
              <w:fldChar w:fldCharType="begin"/>
            </w:r>
            <w:r w:rsidR="008B0032">
              <w:rPr>
                <w:noProof/>
                <w:webHidden/>
              </w:rPr>
              <w:instrText xml:space="preserve"> PAGEREF _Toc308385217 \h </w:instrText>
            </w:r>
          </w:ins>
          <w:r>
            <w:rPr>
              <w:noProof/>
              <w:webHidden/>
            </w:rPr>
          </w:r>
          <w:r>
            <w:rPr>
              <w:noProof/>
              <w:webHidden/>
            </w:rPr>
            <w:fldChar w:fldCharType="separate"/>
          </w:r>
          <w:ins w:id="53" w:author="Jonas" w:date="2011-11-06T23:24:00Z">
            <w:r w:rsidR="008B0032">
              <w:rPr>
                <w:noProof/>
                <w:webHidden/>
              </w:rPr>
              <w:t>14</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54" w:author="Jonas" w:date="2011-11-06T23:24:00Z"/>
              <w:noProof/>
              <w:sz w:val="22"/>
            </w:rPr>
          </w:pPr>
          <w:ins w:id="5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4.5.1.</w:t>
            </w:r>
            <w:r w:rsidR="008B0032">
              <w:rPr>
                <w:noProof/>
                <w:sz w:val="22"/>
              </w:rPr>
              <w:tab/>
            </w:r>
            <w:r w:rsidR="008B0032" w:rsidRPr="006D333A">
              <w:rPr>
                <w:rStyle w:val="Hyperlink"/>
                <w:noProof/>
              </w:rPr>
              <w:t>Beschreibung zu /LUC41/: Save Configuration File</w:t>
            </w:r>
            <w:r w:rsidR="008B0032">
              <w:rPr>
                <w:noProof/>
                <w:webHidden/>
              </w:rPr>
              <w:tab/>
            </w:r>
            <w:r>
              <w:rPr>
                <w:noProof/>
                <w:webHidden/>
              </w:rPr>
              <w:fldChar w:fldCharType="begin"/>
            </w:r>
            <w:r w:rsidR="008B0032">
              <w:rPr>
                <w:noProof/>
                <w:webHidden/>
              </w:rPr>
              <w:instrText xml:space="preserve"> PAGEREF _Toc308385218 \h </w:instrText>
            </w:r>
          </w:ins>
          <w:r>
            <w:rPr>
              <w:noProof/>
              <w:webHidden/>
            </w:rPr>
          </w:r>
          <w:r>
            <w:rPr>
              <w:noProof/>
              <w:webHidden/>
            </w:rPr>
            <w:fldChar w:fldCharType="separate"/>
          </w:r>
          <w:ins w:id="56" w:author="Jonas" w:date="2011-11-06T23:24:00Z">
            <w:r w:rsidR="008B0032">
              <w:rPr>
                <w:noProof/>
                <w:webHidden/>
              </w:rPr>
              <w:t>15</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57" w:author="Jonas" w:date="2011-11-06T23:24:00Z"/>
              <w:noProof/>
              <w:sz w:val="22"/>
            </w:rPr>
          </w:pPr>
          <w:ins w:id="5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"_Toc308385219"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4.5.2.</w:t>
            </w:r>
            <w:r w:rsidR="008B0032">
              <w:rPr>
                <w:noProof/>
                <w:sz w:val="22"/>
              </w:rPr>
              <w:tab/>
            </w:r>
            <w:r w:rsidR="008B0032" w:rsidRPr="006D333A">
              <w:rPr>
                <w:rStyle w:val="Hyperlink"/>
                <w:noProof/>
              </w:rPr>
              <w:t>Beschreibung zu /LUC42/: Load Configuration File</w:t>
            </w:r>
            <w:r w:rsidR="008B0032">
              <w:rPr>
                <w:noProof/>
                <w:webHidden/>
              </w:rPr>
              <w:tab/>
            </w:r>
            <w:r>
              <w:rPr>
                <w:noProof/>
                <w:webHidden/>
              </w:rPr>
              <w:fldChar w:fldCharType="begin"/>
            </w:r>
            <w:r w:rsidR="008B0032">
              <w:rPr>
                <w:noProof/>
                <w:webHidden/>
              </w:rPr>
              <w:instrText xml:space="preserve"> PAGEREF _Toc308385219 \h </w:instrText>
            </w:r>
          </w:ins>
          <w:r>
            <w:rPr>
              <w:noProof/>
              <w:webHidden/>
            </w:rPr>
          </w:r>
          <w:r>
            <w:rPr>
              <w:noProof/>
              <w:webHidden/>
            </w:rPr>
            <w:fldChar w:fldCharType="separate"/>
          </w:r>
          <w:ins w:id="59" w:author="Jonas" w:date="2011-11-06T23:24:00Z">
            <w:r w:rsidR="008B0032">
              <w:rPr>
                <w:noProof/>
                <w:webHidden/>
              </w:rPr>
              <w:t>17</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60" w:author="Jonas" w:date="2011-11-06T23:24:00Z"/>
              <w:noProof/>
              <w:sz w:val="22"/>
            </w:rPr>
          </w:pPr>
          <w:ins w:id="61"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"_Toc308385220"</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4.5.3.</w:t>
            </w:r>
            <w:r w:rsidR="008B0032">
              <w:rPr>
                <w:noProof/>
                <w:sz w:val="22"/>
              </w:rPr>
              <w:tab/>
            </w:r>
            <w:r w:rsidR="008B0032" w:rsidRPr="006D333A">
              <w:rPr>
                <w:rStyle w:val="Hyperlink"/>
                <w:noProof/>
              </w:rPr>
              <w:t>Beschreibung zu /LUC43/: Set/Delete Multicast Group Membership</w:t>
            </w:r>
            <w:r w:rsidR="008B0032">
              <w:rPr>
                <w:noProof/>
                <w:webHidden/>
              </w:rPr>
              <w:tab/>
            </w:r>
            <w:r>
              <w:rPr>
                <w:noProof/>
                <w:webHidden/>
              </w:rPr>
              <w:fldChar w:fldCharType="begin"/>
            </w:r>
            <w:r w:rsidR="008B0032">
              <w:rPr>
                <w:noProof/>
                <w:webHidden/>
              </w:rPr>
              <w:instrText xml:space="preserve"> PAGEREF _Toc308385220 \h </w:instrText>
            </w:r>
          </w:ins>
          <w:r>
            <w:rPr>
              <w:noProof/>
              <w:webHidden/>
            </w:rPr>
          </w:r>
          <w:r>
            <w:rPr>
              <w:noProof/>
              <w:webHidden/>
            </w:rPr>
            <w:fldChar w:fldCharType="separate"/>
          </w:r>
          <w:ins w:id="62" w:author="Jonas" w:date="2011-11-06T23:24:00Z">
            <w:r w:rsidR="008B0032">
              <w:rPr>
                <w:noProof/>
                <w:webHidden/>
              </w:rPr>
              <w:t>18</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63" w:author="Jonas" w:date="2011-11-06T23:24:00Z"/>
              <w:noProof/>
              <w:sz w:val="22"/>
            </w:rPr>
          </w:pPr>
          <w:ins w:id="6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4.5.4.</w:t>
            </w:r>
            <w:r w:rsidR="008B0032">
              <w:rPr>
                <w:noProof/>
                <w:sz w:val="22"/>
              </w:rPr>
              <w:tab/>
            </w:r>
            <w:r w:rsidR="008B0032" w:rsidRPr="006D333A">
              <w:rPr>
                <w:rStyle w:val="Hyperlink"/>
                <w:noProof/>
              </w:rPr>
              <w:t>Beschreibung zu /LUC44/: Activate/Deactivate Multicast Group</w:t>
            </w:r>
            <w:r w:rsidR="008B0032">
              <w:rPr>
                <w:noProof/>
                <w:webHidden/>
              </w:rPr>
              <w:tab/>
            </w:r>
            <w:r>
              <w:rPr>
                <w:noProof/>
                <w:webHidden/>
              </w:rPr>
              <w:fldChar w:fldCharType="begin"/>
            </w:r>
            <w:r w:rsidR="008B0032">
              <w:rPr>
                <w:noProof/>
                <w:webHidden/>
              </w:rPr>
              <w:instrText xml:space="preserve"> PAGEREF _Toc308385221 \h </w:instrText>
            </w:r>
          </w:ins>
          <w:r>
            <w:rPr>
              <w:noProof/>
              <w:webHidden/>
            </w:rPr>
          </w:r>
          <w:r>
            <w:rPr>
              <w:noProof/>
              <w:webHidden/>
            </w:rPr>
            <w:fldChar w:fldCharType="separate"/>
          </w:r>
          <w:ins w:id="65" w:author="Jonas" w:date="2011-11-06T23:24:00Z">
            <w:r w:rsidR="008B0032">
              <w:rPr>
                <w:noProof/>
                <w:webHidden/>
              </w:rPr>
              <w:t>19</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66" w:author="Jonas" w:date="2011-11-06T23:24:00Z"/>
              <w:noProof/>
              <w:sz w:val="22"/>
            </w:rPr>
          </w:pPr>
          <w:ins w:id="67"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"_Toc308385222"</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4.5.5.</w:t>
            </w:r>
            <w:r w:rsidR="008B0032">
              <w:rPr>
                <w:noProof/>
                <w:sz w:val="22"/>
              </w:rPr>
              <w:tab/>
            </w:r>
            <w:r w:rsidR="008B0032" w:rsidRPr="006D333A">
              <w:rPr>
                <w:rStyle w:val="Hyperlink"/>
                <w:noProof/>
              </w:rPr>
              <w:t>Beschreibung zu /LUC45/: Configure Server Settings</w:t>
            </w:r>
            <w:r w:rsidR="008B0032">
              <w:rPr>
                <w:noProof/>
                <w:webHidden/>
              </w:rPr>
              <w:tab/>
            </w:r>
            <w:r>
              <w:rPr>
                <w:noProof/>
                <w:webHidden/>
              </w:rPr>
              <w:fldChar w:fldCharType="begin"/>
            </w:r>
            <w:r w:rsidR="008B0032">
              <w:rPr>
                <w:noProof/>
                <w:webHidden/>
              </w:rPr>
              <w:instrText xml:space="preserve"> PAGEREF _Toc308385222 \h </w:instrText>
            </w:r>
          </w:ins>
          <w:r>
            <w:rPr>
              <w:noProof/>
              <w:webHidden/>
            </w:rPr>
          </w:r>
          <w:r>
            <w:rPr>
              <w:noProof/>
              <w:webHidden/>
            </w:rPr>
            <w:fldChar w:fldCharType="separate"/>
          </w:r>
          <w:ins w:id="68" w:author="Jonas" w:date="2011-11-06T23:24:00Z">
            <w:r w:rsidR="008B0032">
              <w:rPr>
                <w:noProof/>
                <w:webHidden/>
              </w:rPr>
              <w:t>20</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69" w:author="Jonas" w:date="2011-11-06T23:24:00Z"/>
              <w:noProof/>
              <w:sz w:val="22"/>
            </w:rPr>
          </w:pPr>
          <w:ins w:id="7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4.5.6.</w:t>
            </w:r>
            <w:r w:rsidR="008B0032">
              <w:rPr>
                <w:noProof/>
                <w:sz w:val="22"/>
              </w:rPr>
              <w:tab/>
            </w:r>
            <w:r w:rsidR="008B0032" w:rsidRPr="006D333A">
              <w:rPr>
                <w:rStyle w:val="Hyperlink"/>
                <w:noProof/>
              </w:rPr>
              <w:t>Beschreibung zu /LUC46/: Configure Language Settings</w:t>
            </w:r>
            <w:r w:rsidR="008B0032">
              <w:rPr>
                <w:noProof/>
                <w:webHidden/>
              </w:rPr>
              <w:tab/>
            </w:r>
            <w:r>
              <w:rPr>
                <w:noProof/>
                <w:webHidden/>
              </w:rPr>
              <w:fldChar w:fldCharType="begin"/>
            </w:r>
            <w:r w:rsidR="008B0032">
              <w:rPr>
                <w:noProof/>
                <w:webHidden/>
              </w:rPr>
              <w:instrText xml:space="preserve"> PAGEREF _Toc308385223 \h </w:instrText>
            </w:r>
          </w:ins>
          <w:r>
            <w:rPr>
              <w:noProof/>
              <w:webHidden/>
            </w:rPr>
          </w:r>
          <w:r>
            <w:rPr>
              <w:noProof/>
              <w:webHidden/>
            </w:rPr>
            <w:fldChar w:fldCharType="separate"/>
          </w:r>
          <w:ins w:id="71" w:author="Jonas" w:date="2011-11-06T23:24:00Z">
            <w:r w:rsidR="008B0032">
              <w:rPr>
                <w:noProof/>
                <w:webHidden/>
              </w:rPr>
              <w:t>22</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72" w:author="Jonas" w:date="2011-11-06T23:24:00Z"/>
              <w:noProof/>
              <w:sz w:val="22"/>
            </w:rPr>
          </w:pPr>
          <w:ins w:id="7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4.6.</w:t>
            </w:r>
            <w:r w:rsidR="008B0032">
              <w:rPr>
                <w:noProof/>
                <w:sz w:val="22"/>
              </w:rPr>
              <w:tab/>
            </w:r>
            <w:r w:rsidR="008B0032" w:rsidRPr="006D333A">
              <w:rPr>
                <w:rStyle w:val="Hyperlink"/>
                <w:noProof/>
              </w:rPr>
              <w:t>Beschreibung zu /LUC50/: Multi-Instance-Ability</w:t>
            </w:r>
            <w:r w:rsidR="008B0032">
              <w:rPr>
                <w:noProof/>
                <w:webHidden/>
              </w:rPr>
              <w:tab/>
            </w:r>
            <w:r>
              <w:rPr>
                <w:noProof/>
                <w:webHidden/>
              </w:rPr>
              <w:fldChar w:fldCharType="begin"/>
            </w:r>
            <w:r w:rsidR="008B0032">
              <w:rPr>
                <w:noProof/>
                <w:webHidden/>
              </w:rPr>
              <w:instrText xml:space="preserve"> PAGEREF _Toc308385224 \h </w:instrText>
            </w:r>
          </w:ins>
          <w:r>
            <w:rPr>
              <w:noProof/>
              <w:webHidden/>
            </w:rPr>
          </w:r>
          <w:r>
            <w:rPr>
              <w:noProof/>
              <w:webHidden/>
            </w:rPr>
            <w:fldChar w:fldCharType="separate"/>
          </w:r>
          <w:ins w:id="74" w:author="Jonas" w:date="2011-11-06T23:24:00Z">
            <w:r w:rsidR="008B0032">
              <w:rPr>
                <w:noProof/>
                <w:webHidden/>
              </w:rPr>
              <w:t>23</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75" w:author="Jonas" w:date="2011-11-06T23:24:00Z"/>
              <w:noProof/>
              <w:sz w:val="22"/>
            </w:rPr>
          </w:pPr>
          <w:ins w:id="76"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"_Toc308385225"</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4.7.</w:t>
            </w:r>
            <w:r w:rsidR="008B0032">
              <w:rPr>
                <w:noProof/>
                <w:sz w:val="22"/>
              </w:rPr>
              <w:tab/>
            </w:r>
            <w:r w:rsidR="008B0032" w:rsidRPr="006D333A">
              <w:rPr>
                <w:rStyle w:val="Hyperlink"/>
                <w:noProof/>
              </w:rPr>
              <w:t>Beschreibung zu /LUC60/: Functional Testing</w:t>
            </w:r>
            <w:r w:rsidR="008B0032">
              <w:rPr>
                <w:noProof/>
                <w:webHidden/>
              </w:rPr>
              <w:tab/>
            </w:r>
            <w:r>
              <w:rPr>
                <w:noProof/>
                <w:webHidden/>
              </w:rPr>
              <w:fldChar w:fldCharType="begin"/>
            </w:r>
            <w:r w:rsidR="008B0032">
              <w:rPr>
                <w:noProof/>
                <w:webHidden/>
              </w:rPr>
              <w:instrText xml:space="preserve"> PAGEREF _Toc308385225 \h </w:instrText>
            </w:r>
          </w:ins>
          <w:r>
            <w:rPr>
              <w:noProof/>
              <w:webHidden/>
            </w:rPr>
          </w:r>
          <w:r>
            <w:rPr>
              <w:noProof/>
              <w:webHidden/>
            </w:rPr>
            <w:fldChar w:fldCharType="separate"/>
          </w:r>
          <w:ins w:id="77" w:author="Jonas" w:date="2011-11-06T23:24:00Z">
            <w:r w:rsidR="008B0032">
              <w:rPr>
                <w:noProof/>
                <w:webHidden/>
              </w:rPr>
              <w:t>25</w:t>
            </w:r>
            <w:r>
              <w:rPr>
                <w:noProof/>
                <w:webHidden/>
              </w:rPr>
              <w:fldChar w:fldCharType="end"/>
            </w:r>
            <w:r w:rsidRPr="006D333A">
              <w:rPr>
                <w:rStyle w:val="Hyperlink"/>
                <w:noProof/>
              </w:rPr>
              <w:fldChar w:fldCharType="end"/>
            </w:r>
          </w:ins>
        </w:p>
        <w:p w:rsidR="008B0032" w:rsidRDefault="000F6E2D">
          <w:pPr>
            <w:pStyle w:val="Verzeichnis1"/>
            <w:rPr>
              <w:ins w:id="78" w:author="Jonas" w:date="2011-11-06T23:24:00Z"/>
              <w:sz w:val="22"/>
              <w:szCs w:val="22"/>
            </w:rPr>
          </w:pPr>
          <w:ins w:id="79" w:author="Jonas" w:date="2011-11-06T23:24:00Z">
            <w:r w:rsidRPr="006D333A">
              <w:rPr>
                <w:rStyle w:val="Hyperlink"/>
              </w:rPr>
              <w:fldChar w:fldCharType="begin"/>
            </w:r>
            <w:r w:rsidR="008B0032" w:rsidRPr="006D333A">
              <w:rPr>
                <w:rStyle w:val="Hyperlink"/>
              </w:rPr>
              <w:instrText xml:space="preserve"> </w:instrText>
            </w:r>
            <w:r w:rsidR="008B0032">
              <w:instrText>HYPERLINK \l "_Toc308385226"</w:instrText>
            </w:r>
            <w:r w:rsidR="008B0032" w:rsidRPr="006D333A">
              <w:rPr>
                <w:rStyle w:val="Hyperlink"/>
              </w:rPr>
              <w:instrText xml:space="preserve"> </w:instrText>
            </w:r>
            <w:r w:rsidRPr="006D333A">
              <w:rPr>
                <w:rStyle w:val="Hyperlink"/>
              </w:rPr>
              <w:fldChar w:fldCharType="separate"/>
            </w:r>
            <w:r w:rsidR="008B0032" w:rsidRPr="006D333A">
              <w:rPr>
                <w:rStyle w:val="Hyperlink"/>
              </w:rPr>
              <w:t>5.</w:t>
            </w:r>
            <w:r w:rsidR="008B0032">
              <w:rPr>
                <w:sz w:val="22"/>
                <w:szCs w:val="22"/>
              </w:rPr>
              <w:tab/>
            </w:r>
            <w:r w:rsidR="008B0032" w:rsidRPr="006D333A">
              <w:rPr>
                <w:rStyle w:val="Hyperlink"/>
              </w:rPr>
              <w:t>Produktcharakteristiken</w:t>
            </w:r>
            <w:r w:rsidR="008B0032">
              <w:rPr>
                <w:webHidden/>
              </w:rPr>
              <w:tab/>
            </w:r>
            <w:r>
              <w:rPr>
                <w:webHidden/>
              </w:rPr>
              <w:fldChar w:fldCharType="begin"/>
            </w:r>
            <w:r w:rsidR="008B0032">
              <w:rPr>
                <w:webHidden/>
              </w:rPr>
              <w:instrText xml:space="preserve"> PAGEREF _Toc308385226 \h </w:instrText>
            </w:r>
          </w:ins>
          <w:r>
            <w:rPr>
              <w:webHidden/>
            </w:rPr>
          </w:r>
          <w:r>
            <w:rPr>
              <w:webHidden/>
            </w:rPr>
            <w:fldChar w:fldCharType="separate"/>
          </w:r>
          <w:ins w:id="80" w:author="Jonas" w:date="2011-11-06T23:24:00Z">
            <w:r w:rsidR="008B0032">
              <w:rPr>
                <w:webHidden/>
              </w:rPr>
              <w:t>27</w:t>
            </w:r>
            <w:r>
              <w:rPr>
                <w:webHidden/>
              </w:rPr>
              <w:fldChar w:fldCharType="end"/>
            </w:r>
            <w:r w:rsidRPr="006D333A">
              <w:rPr>
                <w:rStyle w:val="Hyperlink"/>
              </w:rPr>
              <w:fldChar w:fldCharType="end"/>
            </w:r>
          </w:ins>
        </w:p>
        <w:p w:rsidR="008B0032" w:rsidRDefault="000F6E2D">
          <w:pPr>
            <w:pStyle w:val="Verzeichnis2"/>
            <w:tabs>
              <w:tab w:val="left" w:pos="880"/>
              <w:tab w:val="right" w:leader="dot" w:pos="9062"/>
            </w:tabs>
            <w:rPr>
              <w:ins w:id="81" w:author="Jonas" w:date="2011-11-06T23:24:00Z"/>
              <w:noProof/>
              <w:sz w:val="22"/>
            </w:rPr>
          </w:pPr>
          <w:ins w:id="82"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"_Toc308385227"</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5.1.</w:t>
            </w:r>
            <w:r w:rsidR="008B0032">
              <w:rPr>
                <w:noProof/>
                <w:sz w:val="22"/>
              </w:rPr>
              <w:tab/>
            </w:r>
            <w:r w:rsidR="008B0032" w:rsidRPr="006D333A">
              <w:rPr>
                <w:rStyle w:val="Hyperlink"/>
                <w:noProof/>
              </w:rPr>
              <w:t>Systemumgebung</w:t>
            </w:r>
            <w:r w:rsidR="008B0032">
              <w:rPr>
                <w:noProof/>
                <w:webHidden/>
              </w:rPr>
              <w:tab/>
            </w:r>
            <w:r>
              <w:rPr>
                <w:noProof/>
                <w:webHidden/>
              </w:rPr>
              <w:fldChar w:fldCharType="begin"/>
            </w:r>
            <w:r w:rsidR="008B0032">
              <w:rPr>
                <w:noProof/>
                <w:webHidden/>
              </w:rPr>
              <w:instrText xml:space="preserve"> PAGEREF _Toc308385227 \h </w:instrText>
            </w:r>
          </w:ins>
          <w:r>
            <w:rPr>
              <w:noProof/>
              <w:webHidden/>
            </w:rPr>
          </w:r>
          <w:r>
            <w:rPr>
              <w:noProof/>
              <w:webHidden/>
            </w:rPr>
            <w:fldChar w:fldCharType="separate"/>
          </w:r>
          <w:ins w:id="83" w:author="Jonas" w:date="2011-11-06T23:24:00Z">
            <w:r w:rsidR="008B0032">
              <w:rPr>
                <w:noProof/>
                <w:webHidden/>
              </w:rPr>
              <w:t>27</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84" w:author="Jonas" w:date="2011-11-06T23:24:00Z"/>
              <w:noProof/>
              <w:sz w:val="22"/>
            </w:rPr>
          </w:pPr>
          <w:ins w:id="85"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"_Toc308385228"</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5.2.</w:t>
            </w:r>
            <w:r w:rsidR="008B0032">
              <w:rPr>
                <w:noProof/>
                <w:sz w:val="22"/>
              </w:rPr>
              <w:tab/>
            </w:r>
            <w:r w:rsidR="008B0032" w:rsidRPr="006D333A">
              <w:rPr>
                <w:rStyle w:val="Hyperlink"/>
                <w:noProof/>
              </w:rPr>
              <w:t>Hardwareumgebung</w:t>
            </w:r>
            <w:r w:rsidR="008B0032">
              <w:rPr>
                <w:noProof/>
                <w:webHidden/>
              </w:rPr>
              <w:tab/>
            </w:r>
            <w:r>
              <w:rPr>
                <w:noProof/>
                <w:webHidden/>
              </w:rPr>
              <w:fldChar w:fldCharType="begin"/>
            </w:r>
            <w:r w:rsidR="008B0032">
              <w:rPr>
                <w:noProof/>
                <w:webHidden/>
              </w:rPr>
              <w:instrText xml:space="preserve"> PAGEREF _Toc308385228 \h </w:instrText>
            </w:r>
          </w:ins>
          <w:r>
            <w:rPr>
              <w:noProof/>
              <w:webHidden/>
            </w:rPr>
          </w:r>
          <w:r>
            <w:rPr>
              <w:noProof/>
              <w:webHidden/>
            </w:rPr>
            <w:fldChar w:fldCharType="separate"/>
          </w:r>
          <w:ins w:id="86" w:author="Jonas" w:date="2011-11-06T23:24:00Z">
            <w:r w:rsidR="008B0032">
              <w:rPr>
                <w:noProof/>
                <w:webHidden/>
              </w:rPr>
              <w:t>27</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87" w:author="Jonas" w:date="2011-11-06T23:24:00Z"/>
              <w:noProof/>
              <w:sz w:val="22"/>
            </w:rPr>
          </w:pPr>
          <w:ins w:id="88"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"_Toc308385229"</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5.3.</w:t>
            </w:r>
            <w:r w:rsidR="008B0032">
              <w:rPr>
                <w:noProof/>
                <w:sz w:val="22"/>
              </w:rPr>
              <w:tab/>
            </w:r>
            <w:r w:rsidR="008B0032" w:rsidRPr="006D333A">
              <w:rPr>
                <w:rStyle w:val="Hyperlink"/>
                <w:noProof/>
              </w:rPr>
              <w:t>Softwareumgebung</w:t>
            </w:r>
            <w:r w:rsidR="008B0032">
              <w:rPr>
                <w:noProof/>
                <w:webHidden/>
              </w:rPr>
              <w:tab/>
            </w:r>
            <w:r>
              <w:rPr>
                <w:noProof/>
                <w:webHidden/>
              </w:rPr>
              <w:fldChar w:fldCharType="begin"/>
            </w:r>
            <w:r w:rsidR="008B0032">
              <w:rPr>
                <w:noProof/>
                <w:webHidden/>
              </w:rPr>
              <w:instrText xml:space="preserve"> PAGEREF _Toc308385229 \h </w:instrText>
            </w:r>
          </w:ins>
          <w:r>
            <w:rPr>
              <w:noProof/>
              <w:webHidden/>
            </w:rPr>
          </w:r>
          <w:r>
            <w:rPr>
              <w:noProof/>
              <w:webHidden/>
            </w:rPr>
            <w:fldChar w:fldCharType="separate"/>
          </w:r>
          <w:ins w:id="89" w:author="Jonas" w:date="2011-11-06T23:24:00Z">
            <w:r w:rsidR="008B0032">
              <w:rPr>
                <w:noProof/>
                <w:webHidden/>
              </w:rPr>
              <w:t>28</w:t>
            </w:r>
            <w:r>
              <w:rPr>
                <w:noProof/>
                <w:webHidden/>
              </w:rPr>
              <w:fldChar w:fldCharType="end"/>
            </w:r>
            <w:r w:rsidRPr="006D333A">
              <w:rPr>
                <w:rStyle w:val="Hyperlink"/>
                <w:noProof/>
              </w:rPr>
              <w:fldChar w:fldCharType="end"/>
            </w:r>
          </w:ins>
        </w:p>
        <w:p w:rsidR="008B0032" w:rsidRDefault="000F6E2D">
          <w:pPr>
            <w:pStyle w:val="Verzeichnis1"/>
            <w:rPr>
              <w:ins w:id="90" w:author="Jonas" w:date="2011-11-06T23:24:00Z"/>
              <w:sz w:val="22"/>
              <w:szCs w:val="22"/>
            </w:rPr>
          </w:pPr>
          <w:ins w:id="91" w:author="Jonas" w:date="2011-11-06T23:24:00Z">
            <w:r w:rsidRPr="006D333A">
              <w:rPr>
                <w:rStyle w:val="Hyperlink"/>
              </w:rPr>
              <w:lastRenderedPageBreak/>
              <w:fldChar w:fldCharType="begin"/>
            </w:r>
            <w:r w:rsidR="008B0032" w:rsidRPr="006D333A">
              <w:rPr>
                <w:rStyle w:val="Hyperlink"/>
              </w:rPr>
              <w:instrText xml:space="preserve"> </w:instrText>
            </w:r>
            <w:r w:rsidR="008B0032">
              <w:instrText>HYPERLINK \l "_Toc308385230"</w:instrText>
            </w:r>
            <w:r w:rsidR="008B0032" w:rsidRPr="006D333A">
              <w:rPr>
                <w:rStyle w:val="Hyperlink"/>
              </w:rPr>
              <w:instrText xml:space="preserve"> </w:instrText>
            </w:r>
            <w:r w:rsidRPr="006D333A">
              <w:rPr>
                <w:rStyle w:val="Hyperlink"/>
              </w:rPr>
              <w:fldChar w:fldCharType="separate"/>
            </w:r>
            <w:r w:rsidR="008B0032" w:rsidRPr="006D333A">
              <w:rPr>
                <w:rStyle w:val="Hyperlink"/>
              </w:rPr>
              <w:t>6.</w:t>
            </w:r>
            <w:r w:rsidR="008B0032">
              <w:rPr>
                <w:sz w:val="22"/>
                <w:szCs w:val="22"/>
              </w:rPr>
              <w:tab/>
            </w:r>
            <w:r w:rsidR="008B0032" w:rsidRPr="006D333A">
              <w:rPr>
                <w:rStyle w:val="Hyperlink"/>
              </w:rPr>
              <w:t>Anhang</w:t>
            </w:r>
            <w:r w:rsidR="008B0032">
              <w:rPr>
                <w:webHidden/>
              </w:rPr>
              <w:tab/>
            </w:r>
            <w:r>
              <w:rPr>
                <w:webHidden/>
              </w:rPr>
              <w:fldChar w:fldCharType="begin"/>
            </w:r>
            <w:r w:rsidR="008B0032">
              <w:rPr>
                <w:webHidden/>
              </w:rPr>
              <w:instrText xml:space="preserve"> PAGEREF _Toc308385230 \h </w:instrText>
            </w:r>
          </w:ins>
          <w:r>
            <w:rPr>
              <w:webHidden/>
            </w:rPr>
          </w:r>
          <w:r>
            <w:rPr>
              <w:webHidden/>
            </w:rPr>
            <w:fldChar w:fldCharType="separate"/>
          </w:r>
          <w:ins w:id="92" w:author="Jonas" w:date="2011-11-06T23:24:00Z">
            <w:r w:rsidR="008B0032">
              <w:rPr>
                <w:webHidden/>
              </w:rPr>
              <w:t>28</w:t>
            </w:r>
            <w:r>
              <w:rPr>
                <w:webHidden/>
              </w:rPr>
              <w:fldChar w:fldCharType="end"/>
            </w:r>
            <w:r w:rsidRPr="006D333A">
              <w:rPr>
                <w:rStyle w:val="Hyperlink"/>
              </w:rPr>
              <w:fldChar w:fldCharType="end"/>
            </w:r>
          </w:ins>
        </w:p>
        <w:p w:rsidR="008B0032" w:rsidRDefault="000F6E2D">
          <w:pPr>
            <w:pStyle w:val="Verzeichnis2"/>
            <w:tabs>
              <w:tab w:val="left" w:pos="880"/>
              <w:tab w:val="right" w:leader="dot" w:pos="9062"/>
            </w:tabs>
            <w:rPr>
              <w:ins w:id="93" w:author="Jonas" w:date="2011-11-06T23:24:00Z"/>
              <w:noProof/>
              <w:sz w:val="22"/>
            </w:rPr>
          </w:pPr>
          <w:ins w:id="94"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"_Toc308385231"</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6.1.</w:t>
            </w:r>
            <w:r w:rsidR="008B0032">
              <w:rPr>
                <w:noProof/>
                <w:sz w:val="22"/>
              </w:rPr>
              <w:tab/>
            </w:r>
            <w:r w:rsidR="008B0032" w:rsidRPr="006D333A">
              <w:rPr>
                <w:rStyle w:val="Hyperlink"/>
                <w:noProof/>
              </w:rPr>
              <w:t>Multiple MAC Registration Protocol</w:t>
            </w:r>
            <w:r w:rsidR="008B0032">
              <w:rPr>
                <w:noProof/>
                <w:webHidden/>
              </w:rPr>
              <w:tab/>
            </w:r>
            <w:r>
              <w:rPr>
                <w:noProof/>
                <w:webHidden/>
              </w:rPr>
              <w:fldChar w:fldCharType="begin"/>
            </w:r>
            <w:r w:rsidR="008B0032">
              <w:rPr>
                <w:noProof/>
                <w:webHidden/>
              </w:rPr>
              <w:instrText xml:space="preserve"> PAGEREF _Toc308385231 \h </w:instrText>
            </w:r>
          </w:ins>
          <w:r>
            <w:rPr>
              <w:noProof/>
              <w:webHidden/>
            </w:rPr>
          </w:r>
          <w:r>
            <w:rPr>
              <w:noProof/>
              <w:webHidden/>
            </w:rPr>
            <w:fldChar w:fldCharType="separate"/>
          </w:r>
          <w:ins w:id="95" w:author="Jonas" w:date="2011-11-06T23:24:00Z">
            <w:r w:rsidR="008B0032">
              <w:rPr>
                <w:noProof/>
                <w:webHidden/>
              </w:rPr>
              <w:t>28</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96" w:author="Jonas" w:date="2011-11-06T23:24:00Z"/>
              <w:noProof/>
              <w:sz w:val="22"/>
            </w:rPr>
          </w:pPr>
          <w:ins w:id="97"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"_Toc308385232"</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6.2.</w:t>
            </w:r>
            <w:r w:rsidR="008B0032">
              <w:rPr>
                <w:noProof/>
                <w:sz w:val="22"/>
              </w:rPr>
              <w:tab/>
            </w:r>
            <w:r w:rsidR="008B0032" w:rsidRPr="006D333A">
              <w:rPr>
                <w:rStyle w:val="Hyperlink"/>
                <w:noProof/>
              </w:rPr>
              <w:t>Testframework STAF/STAX</w:t>
            </w:r>
            <w:r w:rsidR="008B0032">
              <w:rPr>
                <w:noProof/>
                <w:webHidden/>
              </w:rPr>
              <w:tab/>
            </w:r>
            <w:r>
              <w:rPr>
                <w:noProof/>
                <w:webHidden/>
              </w:rPr>
              <w:fldChar w:fldCharType="begin"/>
            </w:r>
            <w:r w:rsidR="008B0032">
              <w:rPr>
                <w:noProof/>
                <w:webHidden/>
              </w:rPr>
              <w:instrText xml:space="preserve"> PAGEREF _Toc308385232 \h </w:instrText>
            </w:r>
          </w:ins>
          <w:r>
            <w:rPr>
              <w:noProof/>
              <w:webHidden/>
            </w:rPr>
          </w:r>
          <w:r>
            <w:rPr>
              <w:noProof/>
              <w:webHidden/>
            </w:rPr>
            <w:fldChar w:fldCharType="separate"/>
          </w:r>
          <w:ins w:id="98" w:author="Jonas" w:date="2011-11-06T23:24:00Z">
            <w:r w:rsidR="008B0032">
              <w:rPr>
                <w:noProof/>
                <w:webHidden/>
              </w:rPr>
              <w:t>29</w:t>
            </w:r>
            <w:r>
              <w:rPr>
                <w:noProof/>
                <w:webHidden/>
              </w:rPr>
              <w:fldChar w:fldCharType="end"/>
            </w:r>
            <w:r w:rsidRPr="006D333A">
              <w:rPr>
                <w:rStyle w:val="Hyperlink"/>
                <w:noProof/>
              </w:rPr>
              <w:fldChar w:fldCharType="end"/>
            </w:r>
          </w:ins>
        </w:p>
        <w:p w:rsidR="008B0032" w:rsidRDefault="000F6E2D">
          <w:pPr>
            <w:pStyle w:val="Verzeichnis3"/>
            <w:tabs>
              <w:tab w:val="left" w:pos="1320"/>
              <w:tab w:val="right" w:leader="dot" w:pos="9062"/>
            </w:tabs>
            <w:rPr>
              <w:ins w:id="99" w:author="Jonas" w:date="2011-11-06T23:24:00Z"/>
              <w:noProof/>
              <w:sz w:val="22"/>
            </w:rPr>
          </w:pPr>
          <w:ins w:id="100"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"_Toc308385233"</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6.2.1.</w:t>
            </w:r>
            <w:r w:rsidR="008B0032">
              <w:rPr>
                <w:noProof/>
                <w:sz w:val="22"/>
              </w:rPr>
              <w:tab/>
            </w:r>
            <w:r w:rsidR="008B0032" w:rsidRPr="006D333A">
              <w:rPr>
                <w:rStyle w:val="Hyperlink"/>
                <w:noProof/>
              </w:rPr>
              <w:t>STAF</w:t>
            </w:r>
            <w:r w:rsidR="008B0032">
              <w:rPr>
                <w:noProof/>
                <w:webHidden/>
              </w:rPr>
              <w:tab/>
            </w:r>
            <w:r>
              <w:rPr>
                <w:noProof/>
                <w:webHidden/>
              </w:rPr>
              <w:fldChar w:fldCharType="begin"/>
            </w:r>
            <w:r w:rsidR="008B0032">
              <w:rPr>
                <w:noProof/>
                <w:webHidden/>
              </w:rPr>
              <w:instrText xml:space="preserve"> PAGEREF _Toc308385233 \h </w:instrText>
            </w:r>
          </w:ins>
          <w:r>
            <w:rPr>
              <w:noProof/>
              <w:webHidden/>
            </w:rPr>
          </w:r>
          <w:r>
            <w:rPr>
              <w:noProof/>
              <w:webHidden/>
            </w:rPr>
            <w:fldChar w:fldCharType="separate"/>
          </w:r>
          <w:ins w:id="101" w:author="Jonas" w:date="2011-11-06T23:24:00Z">
            <w:r w:rsidR="008B0032">
              <w:rPr>
                <w:noProof/>
                <w:webHidden/>
              </w:rPr>
              <w:t>29</w:t>
            </w:r>
            <w:r>
              <w:rPr>
                <w:noProof/>
                <w:webHidden/>
              </w:rPr>
              <w:fldChar w:fldCharType="end"/>
            </w:r>
            <w:r w:rsidRPr="006D333A">
              <w:rPr>
                <w:rStyle w:val="Hyperlink"/>
                <w:noProof/>
              </w:rPr>
              <w:fldChar w:fldCharType="end"/>
            </w:r>
          </w:ins>
        </w:p>
        <w:p w:rsidR="008B0032" w:rsidRDefault="000F6E2D">
          <w:pPr>
            <w:pStyle w:val="Verzeichnis2"/>
            <w:tabs>
              <w:tab w:val="left" w:pos="880"/>
              <w:tab w:val="right" w:leader="dot" w:pos="9062"/>
            </w:tabs>
            <w:rPr>
              <w:ins w:id="102" w:author="Jonas" w:date="2011-11-06T23:24:00Z"/>
              <w:noProof/>
              <w:sz w:val="22"/>
            </w:rPr>
          </w:pPr>
          <w:ins w:id="103" w:author="Jonas" w:date="2011-11-06T23:24:00Z">
            <w:r w:rsidRPr="006D333A">
              <w:rPr>
                <w:rStyle w:val="Hyperlink"/>
                <w:noProof/>
              </w:rPr>
              <w:fldChar w:fldCharType="begin"/>
            </w:r>
            <w:r w:rsidR="008B0032" w:rsidRPr="006D333A">
              <w:rPr>
                <w:rStyle w:val="Hyperlink"/>
                <w:noProof/>
              </w:rPr>
              <w:instrText xml:space="preserve"> </w:instrText>
            </w:r>
            <w:r w:rsidR="008B0032">
              <w:rPr>
                <w:noProof/>
              </w:rPr>
              <w:instrText>HYPERLINK \l "_Toc308385234"</w:instrText>
            </w:r>
            <w:r w:rsidR="008B0032" w:rsidRPr="006D333A">
              <w:rPr>
                <w:rStyle w:val="Hyperlink"/>
                <w:noProof/>
              </w:rPr>
              <w:instrText xml:space="preserve"> </w:instrText>
            </w:r>
            <w:r w:rsidRPr="006D333A">
              <w:rPr>
                <w:rStyle w:val="Hyperlink"/>
                <w:noProof/>
              </w:rPr>
              <w:fldChar w:fldCharType="separate"/>
            </w:r>
            <w:r w:rsidR="008B0032" w:rsidRPr="006D333A">
              <w:rPr>
                <w:rStyle w:val="Hyperlink"/>
                <w:noProof/>
              </w:rPr>
              <w:t>6.3.</w:t>
            </w:r>
            <w:r w:rsidR="008B0032">
              <w:rPr>
                <w:noProof/>
                <w:sz w:val="22"/>
              </w:rPr>
              <w:tab/>
            </w:r>
            <w:r w:rsidR="008B0032" w:rsidRPr="006D333A">
              <w:rPr>
                <w:rStyle w:val="Hyperlink"/>
                <w:noProof/>
              </w:rPr>
              <w:t>STAX</w:t>
            </w:r>
            <w:r w:rsidR="008B0032">
              <w:rPr>
                <w:noProof/>
                <w:webHidden/>
              </w:rPr>
              <w:tab/>
            </w:r>
            <w:r>
              <w:rPr>
                <w:noProof/>
                <w:webHidden/>
              </w:rPr>
              <w:fldChar w:fldCharType="begin"/>
            </w:r>
            <w:r w:rsidR="008B0032">
              <w:rPr>
                <w:noProof/>
                <w:webHidden/>
              </w:rPr>
              <w:instrText xml:space="preserve"> PAGEREF _Toc308385234 \h </w:instrText>
            </w:r>
          </w:ins>
          <w:r>
            <w:rPr>
              <w:noProof/>
              <w:webHidden/>
            </w:rPr>
          </w:r>
          <w:r>
            <w:rPr>
              <w:noProof/>
              <w:webHidden/>
            </w:rPr>
            <w:fldChar w:fldCharType="separate"/>
          </w:r>
          <w:ins w:id="104" w:author="Jonas" w:date="2011-11-06T23:24:00Z">
            <w:r w:rsidR="008B0032">
              <w:rPr>
                <w:noProof/>
                <w:webHidden/>
              </w:rPr>
              <w:t>31</w:t>
            </w:r>
            <w:r>
              <w:rPr>
                <w:noProof/>
                <w:webHidden/>
              </w:rPr>
              <w:fldChar w:fldCharType="end"/>
            </w:r>
            <w:r w:rsidRPr="006D333A">
              <w:rPr>
                <w:rStyle w:val="Hyperlink"/>
                <w:noProof/>
              </w:rPr>
              <w:fldChar w:fldCharType="end"/>
            </w:r>
          </w:ins>
        </w:p>
        <w:p w:rsidR="008B0032" w:rsidRDefault="000F6E2D">
          <w:pPr>
            <w:pStyle w:val="Verzeichnis1"/>
            <w:rPr>
              <w:ins w:id="105" w:author="Jonas" w:date="2011-11-06T23:24:00Z"/>
              <w:sz w:val="22"/>
              <w:szCs w:val="22"/>
            </w:rPr>
          </w:pPr>
          <w:ins w:id="106" w:author="Jonas" w:date="2011-11-06T23:24:00Z">
            <w:r w:rsidRPr="006D333A">
              <w:rPr>
                <w:rStyle w:val="Hyperlink"/>
              </w:rPr>
              <w:fldChar w:fldCharType="begin"/>
            </w:r>
            <w:r w:rsidR="008B0032" w:rsidRPr="006D333A">
              <w:rPr>
                <w:rStyle w:val="Hyperlink"/>
              </w:rPr>
              <w:instrText xml:space="preserve"> </w:instrText>
            </w:r>
            <w:r w:rsidR="008B0032">
              <w:instrText>HYPERLINK \l "_Toc308385235"</w:instrText>
            </w:r>
            <w:r w:rsidR="008B0032" w:rsidRPr="006D333A">
              <w:rPr>
                <w:rStyle w:val="Hyperlink"/>
              </w:rPr>
              <w:instrText xml:space="preserve"> </w:instrText>
            </w:r>
            <w:r w:rsidRPr="006D333A">
              <w:rPr>
                <w:rStyle w:val="Hyperlink"/>
              </w:rPr>
              <w:fldChar w:fldCharType="separate"/>
            </w:r>
            <w:r w:rsidR="008B0032" w:rsidRPr="006D333A">
              <w:rPr>
                <w:rStyle w:val="Hyperlink"/>
              </w:rPr>
              <w:t>Dokumentversionen</w:t>
            </w:r>
            <w:r w:rsidR="008B0032">
              <w:rPr>
                <w:webHidden/>
              </w:rPr>
              <w:tab/>
            </w:r>
            <w:r>
              <w:rPr>
                <w:webHidden/>
              </w:rPr>
              <w:fldChar w:fldCharType="begin"/>
            </w:r>
            <w:r w:rsidR="008B0032">
              <w:rPr>
                <w:webHidden/>
              </w:rPr>
              <w:instrText xml:space="preserve"> PAGEREF _Toc308385235 \h </w:instrText>
            </w:r>
          </w:ins>
          <w:r>
            <w:rPr>
              <w:webHidden/>
            </w:rPr>
          </w:r>
          <w:r>
            <w:rPr>
              <w:webHidden/>
            </w:rPr>
            <w:fldChar w:fldCharType="separate"/>
          </w:r>
          <w:ins w:id="107" w:author="Jonas" w:date="2011-11-06T23:24:00Z">
            <w:r w:rsidR="008B0032">
              <w:rPr>
                <w:webHidden/>
              </w:rPr>
              <w:t>32</w:t>
            </w:r>
            <w:r>
              <w:rPr>
                <w:webHidden/>
              </w:rPr>
              <w:fldChar w:fldCharType="end"/>
            </w:r>
            <w:r w:rsidRPr="006D333A">
              <w:rPr>
                <w:rStyle w:val="Hyperlink"/>
              </w:rPr>
              <w:fldChar w:fldCharType="end"/>
            </w:r>
          </w:ins>
        </w:p>
        <w:p w:rsidR="00C44441" w:rsidDel="008B0032" w:rsidRDefault="00C44441">
          <w:pPr>
            <w:pStyle w:val="Verzeichnis1"/>
            <w:rPr>
              <w:del w:id="108" w:author="Jonas" w:date="2011-11-06T23:24:00Z"/>
              <w:sz w:val="22"/>
              <w:szCs w:val="22"/>
            </w:rPr>
          </w:pPr>
          <w:del w:id="109" w:author="Jonas" w:date="2011-11-06T23:24:00Z">
            <w:r w:rsidRPr="008B0032" w:rsidDel="008B0032">
              <w:delText>1.</w:delText>
            </w:r>
            <w:r w:rsidDel="008B0032">
              <w:rPr>
                <w:sz w:val="22"/>
                <w:szCs w:val="22"/>
              </w:rPr>
              <w:tab/>
            </w:r>
            <w:r w:rsidRPr="008B0032" w:rsidDel="008B0032">
              <w:delText>Einleitung</w:delText>
            </w:r>
            <w:r w:rsidDel="008B0032">
              <w:rPr>
                <w:webHidden/>
              </w:rPr>
              <w:tab/>
              <w:delText>4</w:delText>
            </w:r>
          </w:del>
        </w:p>
        <w:p w:rsidR="00C44441" w:rsidDel="008B0032" w:rsidRDefault="00C44441">
          <w:pPr>
            <w:pStyle w:val="Verzeichnis1"/>
            <w:rPr>
              <w:del w:id="110" w:author="Jonas" w:date="2011-11-06T23:24:00Z"/>
              <w:sz w:val="22"/>
              <w:szCs w:val="22"/>
            </w:rPr>
          </w:pPr>
          <w:del w:id="111" w:author="Jonas" w:date="2011-11-06T23:24:00Z">
            <w:r w:rsidRPr="008B0032" w:rsidDel="008B0032">
              <w:delText>2.</w:delText>
            </w:r>
            <w:r w:rsidDel="008B0032">
              <w:rPr>
                <w:sz w:val="22"/>
                <w:szCs w:val="22"/>
              </w:rPr>
              <w:tab/>
            </w:r>
            <w:r w:rsidRPr="008B0032" w:rsidDel="008B0032">
              <w:delText>Zielbestimmung</w:delText>
            </w:r>
            <w:r w:rsidDel="008B0032">
              <w:rPr>
                <w:webHidden/>
              </w:rPr>
              <w:tab/>
              <w:delText>4</w:delText>
            </w:r>
          </w:del>
        </w:p>
        <w:p w:rsidR="00C44441" w:rsidDel="008B0032" w:rsidRDefault="00C44441">
          <w:pPr>
            <w:pStyle w:val="Verzeichnis1"/>
            <w:rPr>
              <w:del w:id="112" w:author="Jonas" w:date="2011-11-06T23:24:00Z"/>
              <w:sz w:val="22"/>
              <w:szCs w:val="22"/>
            </w:rPr>
          </w:pPr>
          <w:del w:id="113" w:author="Jonas" w:date="2011-11-06T23:24:00Z">
            <w:r w:rsidRPr="008B0032" w:rsidDel="008B0032">
              <w:delText>3.</w:delText>
            </w:r>
            <w:r w:rsidDel="008B0032">
              <w:rPr>
                <w:sz w:val="22"/>
                <w:szCs w:val="22"/>
              </w:rPr>
              <w:tab/>
            </w:r>
            <w:r w:rsidRPr="008B0032" w:rsidDel="008B0032">
              <w:delText>Produkteinsatz</w:delText>
            </w:r>
            <w:r w:rsidDel="008B0032">
              <w:rPr>
                <w:webHidden/>
              </w:rPr>
              <w:tab/>
              <w:delText>5</w:delText>
            </w:r>
          </w:del>
        </w:p>
        <w:p w:rsidR="00C44441" w:rsidDel="008B0032" w:rsidRDefault="00C44441">
          <w:pPr>
            <w:pStyle w:val="Verzeichnis2"/>
            <w:tabs>
              <w:tab w:val="left" w:pos="880"/>
              <w:tab w:val="right" w:leader="dot" w:pos="9062"/>
            </w:tabs>
            <w:rPr>
              <w:del w:id="114" w:author="Jonas" w:date="2011-11-06T23:24:00Z"/>
              <w:noProof/>
              <w:sz w:val="22"/>
            </w:rPr>
          </w:pPr>
          <w:del w:id="115" w:author="Jonas" w:date="2011-11-06T23:24:00Z">
            <w:r w:rsidRPr="008B0032" w:rsidDel="008B0032">
              <w:rPr>
                <w:noProof/>
              </w:rPr>
              <w:delText>3.1.</w:delText>
            </w:r>
            <w:r w:rsidDel="008B0032">
              <w:rPr>
                <w:noProof/>
                <w:sz w:val="22"/>
              </w:rPr>
              <w:tab/>
            </w:r>
            <w:r w:rsidRPr="008B0032" w:rsidDel="008B0032">
              <w:rPr>
                <w:noProof/>
              </w:rPr>
              <w:delText>Beschreibung des Problembereichs</w:delText>
            </w:r>
            <w:r w:rsidDel="008B0032">
              <w:rPr>
                <w:noProof/>
                <w:webHidden/>
              </w:rPr>
              <w:tab/>
              <w:delText>5</w:delText>
            </w:r>
          </w:del>
        </w:p>
        <w:p w:rsidR="00C44441" w:rsidDel="008B0032" w:rsidRDefault="00C44441">
          <w:pPr>
            <w:pStyle w:val="Verzeichnis2"/>
            <w:tabs>
              <w:tab w:val="left" w:pos="880"/>
              <w:tab w:val="right" w:leader="dot" w:pos="9062"/>
            </w:tabs>
            <w:rPr>
              <w:del w:id="116" w:author="Jonas" w:date="2011-11-06T23:24:00Z"/>
              <w:noProof/>
              <w:sz w:val="22"/>
            </w:rPr>
          </w:pPr>
          <w:del w:id="117" w:author="Jonas" w:date="2011-11-06T23:24:00Z">
            <w:r w:rsidRPr="008B0032" w:rsidDel="008B0032">
              <w:rPr>
                <w:noProof/>
              </w:rPr>
              <w:delText>3.2.</w:delText>
            </w:r>
            <w:r w:rsidDel="008B0032">
              <w:rPr>
                <w:noProof/>
                <w:sz w:val="22"/>
              </w:rPr>
              <w:tab/>
            </w:r>
            <w:r w:rsidRPr="008B0032" w:rsidDel="008B0032">
              <w:rPr>
                <w:noProof/>
              </w:rPr>
              <w:delText>Modell des Problembereiches</w:delText>
            </w:r>
            <w:r w:rsidDel="008B0032">
              <w:rPr>
                <w:noProof/>
                <w:webHidden/>
              </w:rPr>
              <w:tab/>
              <w:delText>8</w:delText>
            </w:r>
          </w:del>
        </w:p>
        <w:p w:rsidR="00C44441" w:rsidDel="008B0032" w:rsidRDefault="00C44441">
          <w:pPr>
            <w:pStyle w:val="Verzeichnis2"/>
            <w:tabs>
              <w:tab w:val="left" w:pos="880"/>
              <w:tab w:val="right" w:leader="dot" w:pos="9062"/>
            </w:tabs>
            <w:rPr>
              <w:del w:id="118" w:author="Jonas" w:date="2011-11-06T23:24:00Z"/>
              <w:noProof/>
              <w:sz w:val="22"/>
            </w:rPr>
          </w:pPr>
          <w:del w:id="119" w:author="Jonas" w:date="2011-11-06T23:24:00Z">
            <w:r w:rsidRPr="008B0032" w:rsidDel="008B0032">
              <w:rPr>
                <w:noProof/>
              </w:rPr>
              <w:delText>3.3.</w:delText>
            </w:r>
            <w:r w:rsidDel="008B0032">
              <w:rPr>
                <w:noProof/>
                <w:sz w:val="22"/>
              </w:rPr>
              <w:tab/>
            </w:r>
            <w:r w:rsidRPr="008B0032" w:rsidDel="008B0032">
              <w:rPr>
                <w:noProof/>
              </w:rPr>
              <w:delText>Beschreibung der Geschäftsprozesse</w:delText>
            </w:r>
            <w:r w:rsidDel="008B0032">
              <w:rPr>
                <w:noProof/>
                <w:webHidden/>
              </w:rPr>
              <w:tab/>
              <w:delText>9</w:delText>
            </w:r>
          </w:del>
        </w:p>
        <w:p w:rsidR="00C44441" w:rsidDel="008B0032" w:rsidRDefault="00C44441">
          <w:pPr>
            <w:pStyle w:val="Verzeichnis3"/>
            <w:tabs>
              <w:tab w:val="left" w:pos="1320"/>
              <w:tab w:val="right" w:leader="dot" w:pos="9062"/>
            </w:tabs>
            <w:rPr>
              <w:del w:id="120" w:author="Jonas" w:date="2011-11-06T23:24:00Z"/>
              <w:noProof/>
              <w:sz w:val="22"/>
            </w:rPr>
          </w:pPr>
          <w:del w:id="121" w:author="Jonas" w:date="2011-11-06T23:24:00Z">
            <w:r w:rsidRPr="008B0032" w:rsidDel="008B0032">
              <w:rPr>
                <w:noProof/>
              </w:rPr>
              <w:delText>3.3.1.</w:delText>
            </w:r>
            <w:r w:rsidDel="008B0032">
              <w:rPr>
                <w:noProof/>
                <w:sz w:val="22"/>
              </w:rPr>
              <w:tab/>
            </w:r>
            <w:r w:rsidRPr="008B0032" w:rsidDel="008B0032">
              <w:rPr>
                <w:noProof/>
              </w:rPr>
              <w:delText>Testen der Netzwerkverbindung</w:delText>
            </w:r>
            <w:r w:rsidDel="008B0032">
              <w:rPr>
                <w:noProof/>
                <w:webHidden/>
              </w:rPr>
              <w:tab/>
              <w:delText>9</w:delText>
            </w:r>
          </w:del>
        </w:p>
        <w:p w:rsidR="00C44441" w:rsidDel="008B0032" w:rsidRDefault="00C44441">
          <w:pPr>
            <w:pStyle w:val="Verzeichnis3"/>
            <w:tabs>
              <w:tab w:val="left" w:pos="1320"/>
              <w:tab w:val="right" w:leader="dot" w:pos="9062"/>
            </w:tabs>
            <w:rPr>
              <w:del w:id="122" w:author="Jonas" w:date="2011-11-06T23:24:00Z"/>
              <w:noProof/>
              <w:sz w:val="22"/>
            </w:rPr>
          </w:pPr>
          <w:del w:id="123" w:author="Jonas" w:date="2011-11-06T23:24:00Z">
            <w:r w:rsidRPr="008B0032" w:rsidDel="008B0032">
              <w:rPr>
                <w:noProof/>
              </w:rPr>
              <w:delText>3.3.2.</w:delText>
            </w:r>
            <w:r w:rsidDel="008B0032">
              <w:rPr>
                <w:noProof/>
                <w:sz w:val="22"/>
              </w:rPr>
              <w:tab/>
            </w:r>
            <w:r w:rsidRPr="008B0032" w:rsidDel="008B0032">
              <w:rPr>
                <w:noProof/>
              </w:rPr>
              <w:delText>Multicast-Funktionalitätstest</w:delText>
            </w:r>
            <w:r w:rsidDel="008B0032">
              <w:rPr>
                <w:noProof/>
                <w:webHidden/>
              </w:rPr>
              <w:tab/>
              <w:delText>10</w:delText>
            </w:r>
          </w:del>
        </w:p>
        <w:p w:rsidR="00C44441" w:rsidDel="008B0032" w:rsidRDefault="00C44441">
          <w:pPr>
            <w:pStyle w:val="Verzeichnis3"/>
            <w:tabs>
              <w:tab w:val="left" w:pos="1320"/>
              <w:tab w:val="right" w:leader="dot" w:pos="9062"/>
            </w:tabs>
            <w:rPr>
              <w:del w:id="124" w:author="Jonas" w:date="2011-11-06T23:24:00Z"/>
              <w:noProof/>
              <w:sz w:val="22"/>
            </w:rPr>
          </w:pPr>
          <w:del w:id="125" w:author="Jonas" w:date="2011-11-06T23:24:00Z">
            <w:r w:rsidRPr="008B0032" w:rsidDel="008B0032">
              <w:rPr>
                <w:noProof/>
              </w:rPr>
              <w:delText>3.3.3.</w:delText>
            </w:r>
            <w:r w:rsidDel="008B0032">
              <w:rPr>
                <w:noProof/>
                <w:sz w:val="22"/>
              </w:rPr>
              <w:tab/>
            </w:r>
            <w:r w:rsidRPr="008B0032" w:rsidDel="008B0032">
              <w:rPr>
                <w:noProof/>
              </w:rPr>
              <w:delText>Belastbarkeitstest</w:delText>
            </w:r>
            <w:r w:rsidDel="008B0032">
              <w:rPr>
                <w:noProof/>
                <w:webHidden/>
              </w:rPr>
              <w:tab/>
              <w:delText>10</w:delText>
            </w:r>
          </w:del>
        </w:p>
        <w:p w:rsidR="00C44441" w:rsidDel="008B0032" w:rsidRDefault="00C44441">
          <w:pPr>
            <w:pStyle w:val="Verzeichnis3"/>
            <w:tabs>
              <w:tab w:val="left" w:pos="1320"/>
              <w:tab w:val="right" w:leader="dot" w:pos="9062"/>
            </w:tabs>
            <w:rPr>
              <w:del w:id="126" w:author="Jonas" w:date="2011-11-06T23:24:00Z"/>
              <w:noProof/>
              <w:sz w:val="22"/>
            </w:rPr>
          </w:pPr>
          <w:del w:id="127" w:author="Jonas" w:date="2011-11-06T23:24:00Z">
            <w:r w:rsidRPr="008B0032" w:rsidDel="008B0032">
              <w:rPr>
                <w:noProof/>
              </w:rPr>
              <w:delText>3.3.4.</w:delText>
            </w:r>
            <w:r w:rsidDel="008B0032">
              <w:rPr>
                <w:noProof/>
                <w:sz w:val="22"/>
              </w:rPr>
              <w:tab/>
            </w:r>
            <w:r w:rsidRPr="008B0032" w:rsidDel="008B0032">
              <w:rPr>
                <w:noProof/>
              </w:rPr>
              <w:delText>Fehlersuche</w:delText>
            </w:r>
            <w:r w:rsidDel="008B0032">
              <w:rPr>
                <w:noProof/>
                <w:webHidden/>
              </w:rPr>
              <w:tab/>
              <w:delText>10</w:delText>
            </w:r>
          </w:del>
        </w:p>
        <w:p w:rsidR="00C44441" w:rsidDel="008B0032" w:rsidRDefault="00C44441">
          <w:pPr>
            <w:pStyle w:val="Verzeichnis3"/>
            <w:tabs>
              <w:tab w:val="left" w:pos="1320"/>
              <w:tab w:val="right" w:leader="dot" w:pos="9062"/>
            </w:tabs>
            <w:rPr>
              <w:del w:id="128" w:author="Jonas" w:date="2011-11-06T23:24:00Z"/>
              <w:noProof/>
              <w:sz w:val="22"/>
            </w:rPr>
          </w:pPr>
          <w:del w:id="129" w:author="Jonas" w:date="2011-11-06T23:24:00Z">
            <w:r w:rsidRPr="008B0032" w:rsidDel="008B0032">
              <w:rPr>
                <w:noProof/>
              </w:rPr>
              <w:delText>3.3.5.</w:delText>
            </w:r>
            <w:r w:rsidDel="008B0032">
              <w:rPr>
                <w:noProof/>
                <w:sz w:val="22"/>
              </w:rPr>
              <w:tab/>
            </w:r>
            <w:r w:rsidRPr="008B0032" w:rsidDel="008B0032">
              <w:rPr>
                <w:noProof/>
              </w:rPr>
              <w:delText>Testbericht</w:delText>
            </w:r>
            <w:r w:rsidDel="008B0032">
              <w:rPr>
                <w:noProof/>
                <w:webHidden/>
              </w:rPr>
              <w:tab/>
              <w:delText>10</w:delText>
            </w:r>
          </w:del>
        </w:p>
        <w:p w:rsidR="00C44441" w:rsidDel="008B0032" w:rsidRDefault="00C44441">
          <w:pPr>
            <w:pStyle w:val="Verzeichnis3"/>
            <w:tabs>
              <w:tab w:val="left" w:pos="1320"/>
              <w:tab w:val="right" w:leader="dot" w:pos="9062"/>
            </w:tabs>
            <w:rPr>
              <w:del w:id="130" w:author="Jonas" w:date="2011-11-06T23:24:00Z"/>
              <w:noProof/>
              <w:sz w:val="22"/>
            </w:rPr>
          </w:pPr>
          <w:del w:id="131" w:author="Jonas" w:date="2011-11-06T23:24:00Z">
            <w:r w:rsidRPr="008B0032" w:rsidDel="008B0032">
              <w:rPr>
                <w:noProof/>
              </w:rPr>
              <w:delText>3.3.6.</w:delText>
            </w:r>
            <w:r w:rsidDel="008B0032">
              <w:rPr>
                <w:noProof/>
                <w:sz w:val="22"/>
              </w:rPr>
              <w:tab/>
            </w:r>
            <w:r w:rsidRPr="008B0032" w:rsidDel="008B0032">
              <w:rPr>
                <w:noProof/>
              </w:rPr>
              <w:delText>Kundendemonstration</w:delText>
            </w:r>
            <w:r w:rsidDel="008B0032">
              <w:rPr>
                <w:noProof/>
                <w:webHidden/>
              </w:rPr>
              <w:tab/>
              <w:delText>10</w:delText>
            </w:r>
          </w:del>
        </w:p>
        <w:p w:rsidR="00C44441" w:rsidDel="008B0032" w:rsidRDefault="00C44441">
          <w:pPr>
            <w:pStyle w:val="Verzeichnis1"/>
            <w:rPr>
              <w:del w:id="132" w:author="Jonas" w:date="2011-11-06T23:24:00Z"/>
              <w:sz w:val="22"/>
              <w:szCs w:val="22"/>
            </w:rPr>
          </w:pPr>
          <w:del w:id="133" w:author="Jonas" w:date="2011-11-06T23:24:00Z">
            <w:r w:rsidRPr="008B0032" w:rsidDel="008B0032">
              <w:delText>4.</w:delText>
            </w:r>
            <w:r w:rsidDel="008B0032">
              <w:rPr>
                <w:sz w:val="22"/>
                <w:szCs w:val="22"/>
              </w:rPr>
              <w:tab/>
            </w:r>
            <w:r w:rsidRPr="008B0032" w:rsidDel="008B0032">
              <w:delText>Produktfunktionen</w:delText>
            </w:r>
            <w:r w:rsidDel="008B0032">
              <w:rPr>
                <w:webHidden/>
              </w:rPr>
              <w:tab/>
              <w:delText>11</w:delText>
            </w:r>
          </w:del>
        </w:p>
        <w:p w:rsidR="00C44441" w:rsidDel="008B0032" w:rsidRDefault="00C44441">
          <w:pPr>
            <w:pStyle w:val="Verzeichnis2"/>
            <w:tabs>
              <w:tab w:val="left" w:pos="880"/>
              <w:tab w:val="right" w:leader="dot" w:pos="9062"/>
            </w:tabs>
            <w:rPr>
              <w:del w:id="134" w:author="Jonas" w:date="2011-11-06T23:24:00Z"/>
              <w:noProof/>
              <w:sz w:val="22"/>
            </w:rPr>
          </w:pPr>
          <w:del w:id="135" w:author="Jonas" w:date="2011-11-06T23:24:00Z">
            <w:r w:rsidRPr="008B0032" w:rsidDel="008B0032">
              <w:rPr>
                <w:noProof/>
              </w:rPr>
              <w:delText>4.1.</w:delText>
            </w:r>
            <w:r w:rsidDel="008B0032">
              <w:rPr>
                <w:noProof/>
                <w:sz w:val="22"/>
              </w:rPr>
              <w:tab/>
            </w:r>
            <w:r w:rsidRPr="008B0032" w:rsidDel="008B0032">
              <w:rPr>
                <w:noProof/>
              </w:rPr>
              <w:delText>Use Cases – Übersicht</w:delText>
            </w:r>
            <w:r w:rsidDel="008B0032">
              <w:rPr>
                <w:noProof/>
                <w:webHidden/>
              </w:rPr>
              <w:tab/>
              <w:delText>11</w:delText>
            </w:r>
          </w:del>
        </w:p>
        <w:p w:rsidR="00C44441" w:rsidDel="008B0032" w:rsidRDefault="00C44441">
          <w:pPr>
            <w:pStyle w:val="Verzeichnis2"/>
            <w:tabs>
              <w:tab w:val="left" w:pos="880"/>
              <w:tab w:val="right" w:leader="dot" w:pos="9062"/>
            </w:tabs>
            <w:rPr>
              <w:del w:id="136" w:author="Jonas" w:date="2011-11-06T23:24:00Z"/>
              <w:noProof/>
              <w:sz w:val="22"/>
            </w:rPr>
          </w:pPr>
          <w:del w:id="137" w:author="Jonas" w:date="2011-11-06T23:24:00Z">
            <w:r w:rsidRPr="008B0032" w:rsidDel="008B0032">
              <w:rPr>
                <w:noProof/>
              </w:rPr>
              <w:delText>4.2.</w:delText>
            </w:r>
            <w:r w:rsidDel="008B0032">
              <w:rPr>
                <w:noProof/>
                <w:sz w:val="22"/>
              </w:rPr>
              <w:tab/>
            </w:r>
            <w:r w:rsidRPr="008B0032" w:rsidDel="008B0032">
              <w:rPr>
                <w:noProof/>
              </w:rPr>
              <w:delText>Beschreibung zu /LUC10/: Send Multicast</w:delText>
            </w:r>
            <w:r w:rsidDel="008B0032">
              <w:rPr>
                <w:noProof/>
                <w:webHidden/>
              </w:rPr>
              <w:tab/>
              <w:delText>11</w:delText>
            </w:r>
          </w:del>
        </w:p>
        <w:p w:rsidR="00C44441" w:rsidDel="008B0032" w:rsidRDefault="00C44441">
          <w:pPr>
            <w:pStyle w:val="Verzeichnis2"/>
            <w:tabs>
              <w:tab w:val="left" w:pos="880"/>
              <w:tab w:val="right" w:leader="dot" w:pos="9062"/>
            </w:tabs>
            <w:rPr>
              <w:del w:id="138" w:author="Jonas" w:date="2011-11-06T23:24:00Z"/>
              <w:noProof/>
              <w:sz w:val="22"/>
            </w:rPr>
          </w:pPr>
          <w:del w:id="139" w:author="Jonas" w:date="2011-11-06T23:24:00Z">
            <w:r w:rsidRPr="008B0032" w:rsidDel="008B0032">
              <w:rPr>
                <w:noProof/>
              </w:rPr>
              <w:delText>4.3.</w:delText>
            </w:r>
            <w:r w:rsidDel="008B0032">
              <w:rPr>
                <w:noProof/>
                <w:sz w:val="22"/>
              </w:rPr>
              <w:tab/>
            </w:r>
            <w:r w:rsidRPr="008B0032" w:rsidDel="008B0032">
              <w:rPr>
                <w:noProof/>
              </w:rPr>
              <w:delText>Beschreibung zu /LUC20/: Receive Multicast</w:delText>
            </w:r>
            <w:r w:rsidDel="008B0032">
              <w:rPr>
                <w:noProof/>
                <w:webHidden/>
              </w:rPr>
              <w:tab/>
              <w:delText>12</w:delText>
            </w:r>
          </w:del>
        </w:p>
        <w:p w:rsidR="00C44441" w:rsidDel="008B0032" w:rsidRDefault="00C44441">
          <w:pPr>
            <w:pStyle w:val="Verzeichnis2"/>
            <w:tabs>
              <w:tab w:val="left" w:pos="880"/>
              <w:tab w:val="right" w:leader="dot" w:pos="9062"/>
            </w:tabs>
            <w:rPr>
              <w:del w:id="140" w:author="Jonas" w:date="2011-11-06T23:24:00Z"/>
              <w:noProof/>
              <w:sz w:val="22"/>
            </w:rPr>
          </w:pPr>
          <w:del w:id="141" w:author="Jonas" w:date="2011-11-06T23:24:00Z">
            <w:r w:rsidRPr="008B0032" w:rsidDel="008B0032">
              <w:rPr>
                <w:noProof/>
              </w:rPr>
              <w:delText>4.4.</w:delText>
            </w:r>
            <w:r w:rsidDel="008B0032">
              <w:rPr>
                <w:noProof/>
                <w:sz w:val="22"/>
              </w:rPr>
              <w:tab/>
            </w:r>
            <w:r w:rsidRPr="008B0032" w:rsidDel="008B0032">
              <w:rPr>
                <w:noProof/>
              </w:rPr>
              <w:delText>Beschreibung zu /LUC30/: Analyse Multicast</w:delText>
            </w:r>
            <w:r w:rsidDel="008B0032">
              <w:rPr>
                <w:noProof/>
                <w:webHidden/>
              </w:rPr>
              <w:tab/>
              <w:delText>13</w:delText>
            </w:r>
          </w:del>
        </w:p>
        <w:p w:rsidR="00C44441" w:rsidDel="008B0032" w:rsidRDefault="00C44441">
          <w:pPr>
            <w:pStyle w:val="Verzeichnis2"/>
            <w:tabs>
              <w:tab w:val="left" w:pos="880"/>
              <w:tab w:val="right" w:leader="dot" w:pos="9062"/>
            </w:tabs>
            <w:rPr>
              <w:del w:id="142" w:author="Jonas" w:date="2011-11-06T23:24:00Z"/>
              <w:noProof/>
              <w:sz w:val="22"/>
            </w:rPr>
          </w:pPr>
          <w:del w:id="143" w:author="Jonas" w:date="2011-11-06T23:24:00Z">
            <w:r w:rsidRPr="008B0032" w:rsidDel="008B0032">
              <w:rPr>
                <w:noProof/>
              </w:rPr>
              <w:delText>4.5.</w:delText>
            </w:r>
            <w:r w:rsidDel="008B0032">
              <w:rPr>
                <w:noProof/>
                <w:sz w:val="22"/>
              </w:rPr>
              <w:tab/>
            </w:r>
            <w:r w:rsidRPr="008B0032" w:rsidDel="008B0032">
              <w:rPr>
                <w:noProof/>
              </w:rPr>
              <w:delText>Beschreibung zu /LUC40/: Configure Settings</w:delText>
            </w:r>
            <w:r w:rsidDel="008B0032">
              <w:rPr>
                <w:noProof/>
                <w:webHidden/>
              </w:rPr>
              <w:tab/>
              <w:delText>13</w:delText>
            </w:r>
          </w:del>
        </w:p>
        <w:p w:rsidR="00C44441" w:rsidDel="008B0032" w:rsidRDefault="00C44441">
          <w:pPr>
            <w:pStyle w:val="Verzeichnis3"/>
            <w:tabs>
              <w:tab w:val="left" w:pos="1320"/>
              <w:tab w:val="right" w:leader="dot" w:pos="9062"/>
            </w:tabs>
            <w:rPr>
              <w:del w:id="144" w:author="Jonas" w:date="2011-11-06T23:24:00Z"/>
              <w:noProof/>
              <w:sz w:val="22"/>
            </w:rPr>
          </w:pPr>
          <w:del w:id="145" w:author="Jonas" w:date="2011-11-06T23:24:00Z">
            <w:r w:rsidRPr="008B0032" w:rsidDel="008B0032">
              <w:rPr>
                <w:noProof/>
              </w:rPr>
              <w:delText>4.5.1.</w:delText>
            </w:r>
            <w:r w:rsidDel="008B0032">
              <w:rPr>
                <w:noProof/>
                <w:sz w:val="22"/>
              </w:rPr>
              <w:tab/>
            </w:r>
            <w:r w:rsidRPr="008B0032" w:rsidDel="008B0032">
              <w:rPr>
                <w:noProof/>
              </w:rPr>
              <w:delText>Beschreibung zu /LUC41/: Save Configuration File</w:delText>
            </w:r>
            <w:r w:rsidDel="008B0032">
              <w:rPr>
                <w:noProof/>
                <w:webHidden/>
              </w:rPr>
              <w:tab/>
              <w:delText>15</w:delText>
            </w:r>
          </w:del>
        </w:p>
        <w:p w:rsidR="00C44441" w:rsidDel="008B0032" w:rsidRDefault="00C44441">
          <w:pPr>
            <w:pStyle w:val="Verzeichnis3"/>
            <w:tabs>
              <w:tab w:val="left" w:pos="1320"/>
              <w:tab w:val="right" w:leader="dot" w:pos="9062"/>
            </w:tabs>
            <w:rPr>
              <w:del w:id="146" w:author="Jonas" w:date="2011-11-06T23:24:00Z"/>
              <w:noProof/>
              <w:sz w:val="22"/>
            </w:rPr>
          </w:pPr>
          <w:del w:id="147" w:author="Jonas" w:date="2011-11-06T23:24:00Z">
            <w:r w:rsidRPr="008B0032" w:rsidDel="008B0032">
              <w:rPr>
                <w:noProof/>
              </w:rPr>
              <w:delText>4.5.2.</w:delText>
            </w:r>
            <w:r w:rsidDel="008B0032">
              <w:rPr>
                <w:noProof/>
                <w:sz w:val="22"/>
              </w:rPr>
              <w:tab/>
            </w:r>
            <w:r w:rsidRPr="008B0032" w:rsidDel="008B0032">
              <w:rPr>
                <w:noProof/>
              </w:rPr>
              <w:delText>Beschreibung zu /LUC42/: Load Configuration File</w:delText>
            </w:r>
            <w:r w:rsidDel="008B0032">
              <w:rPr>
                <w:noProof/>
                <w:webHidden/>
              </w:rPr>
              <w:tab/>
              <w:delText>16</w:delText>
            </w:r>
          </w:del>
        </w:p>
        <w:p w:rsidR="00C44441" w:rsidDel="008B0032" w:rsidRDefault="00C44441">
          <w:pPr>
            <w:pStyle w:val="Verzeichnis3"/>
            <w:tabs>
              <w:tab w:val="left" w:pos="1320"/>
              <w:tab w:val="right" w:leader="dot" w:pos="9062"/>
            </w:tabs>
            <w:rPr>
              <w:del w:id="148" w:author="Jonas" w:date="2011-11-06T23:24:00Z"/>
              <w:noProof/>
              <w:sz w:val="22"/>
            </w:rPr>
          </w:pPr>
          <w:del w:id="149" w:author="Jonas" w:date="2011-11-06T23:24:00Z">
            <w:r w:rsidRPr="008B0032" w:rsidDel="008B0032">
              <w:rPr>
                <w:noProof/>
              </w:rPr>
              <w:delText>4.5.3.</w:delText>
            </w:r>
            <w:r w:rsidDel="008B0032">
              <w:rPr>
                <w:noProof/>
                <w:sz w:val="22"/>
              </w:rPr>
              <w:tab/>
            </w:r>
            <w:r w:rsidRPr="008B0032" w:rsidDel="008B0032">
              <w:rPr>
                <w:noProof/>
              </w:rPr>
              <w:delText>Beschreibung zu /LUC43/: Set/Delete Multicast Group Membership</w:delText>
            </w:r>
            <w:r w:rsidDel="008B0032">
              <w:rPr>
                <w:noProof/>
                <w:webHidden/>
              </w:rPr>
              <w:tab/>
              <w:delText>17</w:delText>
            </w:r>
          </w:del>
        </w:p>
        <w:p w:rsidR="00C44441" w:rsidDel="008B0032" w:rsidRDefault="00C44441">
          <w:pPr>
            <w:pStyle w:val="Verzeichnis3"/>
            <w:tabs>
              <w:tab w:val="left" w:pos="1320"/>
              <w:tab w:val="right" w:leader="dot" w:pos="9062"/>
            </w:tabs>
            <w:rPr>
              <w:del w:id="150" w:author="Jonas" w:date="2011-11-06T23:24:00Z"/>
              <w:noProof/>
              <w:sz w:val="22"/>
            </w:rPr>
          </w:pPr>
          <w:del w:id="151" w:author="Jonas" w:date="2011-11-06T23:24:00Z">
            <w:r w:rsidRPr="008B0032" w:rsidDel="008B0032">
              <w:rPr>
                <w:noProof/>
              </w:rPr>
              <w:delText>4.5.4.</w:delText>
            </w:r>
            <w:r w:rsidDel="008B0032">
              <w:rPr>
                <w:noProof/>
                <w:sz w:val="22"/>
              </w:rPr>
              <w:tab/>
            </w:r>
            <w:r w:rsidRPr="008B0032" w:rsidDel="008B0032">
              <w:rPr>
                <w:noProof/>
              </w:rPr>
              <w:delText>Beschreibung zu /LUC44/: Activate/Deactivate Multicast Group</w:delText>
            </w:r>
            <w:r w:rsidDel="008B0032">
              <w:rPr>
                <w:noProof/>
                <w:webHidden/>
              </w:rPr>
              <w:tab/>
              <w:delText>18</w:delText>
            </w:r>
          </w:del>
        </w:p>
        <w:p w:rsidR="00C44441" w:rsidDel="008B0032" w:rsidRDefault="00C44441">
          <w:pPr>
            <w:pStyle w:val="Verzeichnis3"/>
            <w:tabs>
              <w:tab w:val="left" w:pos="1320"/>
              <w:tab w:val="right" w:leader="dot" w:pos="9062"/>
            </w:tabs>
            <w:rPr>
              <w:del w:id="152" w:author="Jonas" w:date="2011-11-06T23:24:00Z"/>
              <w:noProof/>
              <w:sz w:val="22"/>
            </w:rPr>
          </w:pPr>
          <w:del w:id="153" w:author="Jonas" w:date="2011-11-06T23:24:00Z">
            <w:r w:rsidRPr="008B0032" w:rsidDel="008B0032">
              <w:rPr>
                <w:noProof/>
              </w:rPr>
              <w:delText>4.5.5.</w:delText>
            </w:r>
            <w:r w:rsidDel="008B0032">
              <w:rPr>
                <w:noProof/>
                <w:sz w:val="22"/>
              </w:rPr>
              <w:tab/>
            </w:r>
            <w:r w:rsidRPr="008B0032" w:rsidDel="008B0032">
              <w:rPr>
                <w:noProof/>
              </w:rPr>
              <w:delText>Beschreibung zu /LUC45/: Configure Server Settings</w:delText>
            </w:r>
            <w:r w:rsidDel="008B0032">
              <w:rPr>
                <w:noProof/>
                <w:webHidden/>
              </w:rPr>
              <w:tab/>
              <w:delText>20</w:delText>
            </w:r>
          </w:del>
        </w:p>
        <w:p w:rsidR="00C44441" w:rsidDel="008B0032" w:rsidRDefault="00C44441">
          <w:pPr>
            <w:pStyle w:val="Verzeichnis3"/>
            <w:tabs>
              <w:tab w:val="left" w:pos="1320"/>
              <w:tab w:val="right" w:leader="dot" w:pos="9062"/>
            </w:tabs>
            <w:rPr>
              <w:del w:id="154" w:author="Jonas" w:date="2011-11-06T23:24:00Z"/>
              <w:noProof/>
              <w:sz w:val="22"/>
            </w:rPr>
          </w:pPr>
          <w:del w:id="155" w:author="Jonas" w:date="2011-11-06T23:24:00Z">
            <w:r w:rsidRPr="008B0032" w:rsidDel="008B0032">
              <w:rPr>
                <w:noProof/>
              </w:rPr>
              <w:delText>4.5.6.</w:delText>
            </w:r>
            <w:r w:rsidDel="008B0032">
              <w:rPr>
                <w:noProof/>
                <w:sz w:val="22"/>
              </w:rPr>
              <w:tab/>
            </w:r>
            <w:r w:rsidRPr="008B0032" w:rsidDel="008B0032">
              <w:rPr>
                <w:noProof/>
              </w:rPr>
              <w:delText>Beschreibung zu /LUC46/: Configure Language Settings</w:delText>
            </w:r>
            <w:r w:rsidDel="008B0032">
              <w:rPr>
                <w:noProof/>
                <w:webHidden/>
              </w:rPr>
              <w:tab/>
              <w:delText>21</w:delText>
            </w:r>
          </w:del>
        </w:p>
        <w:p w:rsidR="00C44441" w:rsidDel="008B0032" w:rsidRDefault="00C44441">
          <w:pPr>
            <w:pStyle w:val="Verzeichnis2"/>
            <w:tabs>
              <w:tab w:val="left" w:pos="880"/>
              <w:tab w:val="right" w:leader="dot" w:pos="9062"/>
            </w:tabs>
            <w:rPr>
              <w:del w:id="156" w:author="Jonas" w:date="2011-11-06T23:24:00Z"/>
              <w:noProof/>
              <w:sz w:val="22"/>
            </w:rPr>
          </w:pPr>
          <w:del w:id="157" w:author="Jonas" w:date="2011-11-06T23:24:00Z">
            <w:r w:rsidRPr="008B0032" w:rsidDel="008B0032">
              <w:rPr>
                <w:noProof/>
              </w:rPr>
              <w:delText>4.6.</w:delText>
            </w:r>
            <w:r w:rsidDel="008B0032">
              <w:rPr>
                <w:noProof/>
                <w:sz w:val="22"/>
              </w:rPr>
              <w:tab/>
            </w:r>
            <w:r w:rsidRPr="008B0032" w:rsidDel="008B0032">
              <w:rPr>
                <w:noProof/>
              </w:rPr>
              <w:delText>Beschreibung zu /LUC50/: Multi-Instance-Ability</w:delText>
            </w:r>
            <w:r w:rsidDel="008B0032">
              <w:rPr>
                <w:noProof/>
                <w:webHidden/>
              </w:rPr>
              <w:tab/>
              <w:delText>22</w:delText>
            </w:r>
          </w:del>
        </w:p>
        <w:p w:rsidR="00C44441" w:rsidDel="008B0032" w:rsidRDefault="00C44441">
          <w:pPr>
            <w:pStyle w:val="Verzeichnis2"/>
            <w:tabs>
              <w:tab w:val="left" w:pos="880"/>
              <w:tab w:val="right" w:leader="dot" w:pos="9062"/>
            </w:tabs>
            <w:rPr>
              <w:del w:id="158" w:author="Jonas" w:date="2011-11-06T23:24:00Z"/>
              <w:noProof/>
              <w:sz w:val="22"/>
            </w:rPr>
          </w:pPr>
          <w:del w:id="159" w:author="Jonas" w:date="2011-11-06T23:24:00Z">
            <w:r w:rsidRPr="008B0032" w:rsidDel="008B0032">
              <w:rPr>
                <w:noProof/>
              </w:rPr>
              <w:lastRenderedPageBreak/>
              <w:delText>4.7.</w:delText>
            </w:r>
            <w:r w:rsidDel="008B0032">
              <w:rPr>
                <w:noProof/>
                <w:sz w:val="22"/>
              </w:rPr>
              <w:tab/>
            </w:r>
            <w:r w:rsidRPr="008B0032" w:rsidDel="008B0032">
              <w:rPr>
                <w:noProof/>
              </w:rPr>
              <w:delText>Beschreibung zu /LUC60/: Functional Testing</w:delText>
            </w:r>
            <w:r w:rsidDel="008B0032">
              <w:rPr>
                <w:noProof/>
                <w:webHidden/>
              </w:rPr>
              <w:tab/>
              <w:delText>24</w:delText>
            </w:r>
          </w:del>
        </w:p>
        <w:p w:rsidR="00C44441" w:rsidDel="008B0032" w:rsidRDefault="00C44441">
          <w:pPr>
            <w:pStyle w:val="Verzeichnis1"/>
            <w:rPr>
              <w:del w:id="160" w:author="Jonas" w:date="2011-11-06T23:24:00Z"/>
              <w:sz w:val="22"/>
              <w:szCs w:val="22"/>
            </w:rPr>
          </w:pPr>
          <w:del w:id="161" w:author="Jonas" w:date="2011-11-06T23:24:00Z">
            <w:r w:rsidRPr="008B0032" w:rsidDel="008B0032">
              <w:delText>5.</w:delText>
            </w:r>
            <w:r w:rsidDel="008B0032">
              <w:rPr>
                <w:sz w:val="22"/>
                <w:szCs w:val="22"/>
              </w:rPr>
              <w:tab/>
            </w:r>
            <w:r w:rsidRPr="008B0032" w:rsidDel="008B0032">
              <w:delText>Produktcharakteristiken</w:delText>
            </w:r>
            <w:r w:rsidDel="008B0032">
              <w:rPr>
                <w:webHidden/>
              </w:rPr>
              <w:tab/>
              <w:delText>26</w:delText>
            </w:r>
          </w:del>
        </w:p>
        <w:p w:rsidR="00C44441" w:rsidDel="008B0032" w:rsidRDefault="00C44441">
          <w:pPr>
            <w:pStyle w:val="Verzeichnis2"/>
            <w:tabs>
              <w:tab w:val="left" w:pos="880"/>
              <w:tab w:val="right" w:leader="dot" w:pos="9062"/>
            </w:tabs>
            <w:rPr>
              <w:del w:id="162" w:author="Jonas" w:date="2011-11-06T23:24:00Z"/>
              <w:noProof/>
              <w:sz w:val="22"/>
            </w:rPr>
          </w:pPr>
          <w:del w:id="163" w:author="Jonas" w:date="2011-11-06T23:24:00Z">
            <w:r w:rsidRPr="008B0032" w:rsidDel="008B0032">
              <w:rPr>
                <w:noProof/>
              </w:rPr>
              <w:delText>5.1.</w:delText>
            </w:r>
            <w:r w:rsidDel="008B0032">
              <w:rPr>
                <w:noProof/>
                <w:sz w:val="22"/>
              </w:rPr>
              <w:tab/>
            </w:r>
            <w:r w:rsidRPr="008B0032" w:rsidDel="008B0032">
              <w:rPr>
                <w:noProof/>
              </w:rPr>
              <w:delText>Systemumgebung</w:delText>
            </w:r>
            <w:r w:rsidDel="008B0032">
              <w:rPr>
                <w:noProof/>
                <w:webHidden/>
              </w:rPr>
              <w:tab/>
              <w:delText>26</w:delText>
            </w:r>
          </w:del>
        </w:p>
        <w:p w:rsidR="00C44441" w:rsidDel="008B0032" w:rsidRDefault="00C44441">
          <w:pPr>
            <w:pStyle w:val="Verzeichnis2"/>
            <w:tabs>
              <w:tab w:val="left" w:pos="880"/>
              <w:tab w:val="right" w:leader="dot" w:pos="9062"/>
            </w:tabs>
            <w:rPr>
              <w:del w:id="164" w:author="Jonas" w:date="2011-11-06T23:24:00Z"/>
              <w:noProof/>
              <w:sz w:val="22"/>
            </w:rPr>
          </w:pPr>
          <w:del w:id="165" w:author="Jonas" w:date="2011-11-06T23:24:00Z">
            <w:r w:rsidRPr="008B0032" w:rsidDel="008B0032">
              <w:rPr>
                <w:noProof/>
              </w:rPr>
              <w:delText>5.2.</w:delText>
            </w:r>
            <w:r w:rsidDel="008B0032">
              <w:rPr>
                <w:noProof/>
                <w:sz w:val="22"/>
              </w:rPr>
              <w:tab/>
            </w:r>
            <w:r w:rsidRPr="008B0032" w:rsidDel="008B0032">
              <w:rPr>
                <w:noProof/>
              </w:rPr>
              <w:delText>Hardwareumgebung</w:delText>
            </w:r>
            <w:r w:rsidDel="008B0032">
              <w:rPr>
                <w:noProof/>
                <w:webHidden/>
              </w:rPr>
              <w:tab/>
              <w:delText>27</w:delText>
            </w:r>
          </w:del>
        </w:p>
        <w:p w:rsidR="00C44441" w:rsidDel="008B0032" w:rsidRDefault="00C44441">
          <w:pPr>
            <w:pStyle w:val="Verzeichnis2"/>
            <w:tabs>
              <w:tab w:val="left" w:pos="880"/>
              <w:tab w:val="right" w:leader="dot" w:pos="9062"/>
            </w:tabs>
            <w:rPr>
              <w:del w:id="166" w:author="Jonas" w:date="2011-11-06T23:24:00Z"/>
              <w:noProof/>
              <w:sz w:val="22"/>
            </w:rPr>
          </w:pPr>
          <w:del w:id="167" w:author="Jonas" w:date="2011-11-06T23:24:00Z">
            <w:r w:rsidRPr="008B0032" w:rsidDel="008B0032">
              <w:rPr>
                <w:noProof/>
              </w:rPr>
              <w:delText>5.3.</w:delText>
            </w:r>
            <w:r w:rsidDel="008B0032">
              <w:rPr>
                <w:noProof/>
                <w:sz w:val="22"/>
              </w:rPr>
              <w:tab/>
            </w:r>
            <w:r w:rsidRPr="008B0032" w:rsidDel="008B0032">
              <w:rPr>
                <w:noProof/>
              </w:rPr>
              <w:delText>Softwareumgebung</w:delText>
            </w:r>
            <w:r w:rsidDel="008B0032">
              <w:rPr>
                <w:noProof/>
                <w:webHidden/>
              </w:rPr>
              <w:tab/>
              <w:delText>27</w:delText>
            </w:r>
          </w:del>
        </w:p>
        <w:p w:rsidR="00C44441" w:rsidDel="008B0032" w:rsidRDefault="00C44441">
          <w:pPr>
            <w:pStyle w:val="Verzeichnis1"/>
            <w:rPr>
              <w:del w:id="168" w:author="Jonas" w:date="2011-11-06T23:24:00Z"/>
              <w:sz w:val="22"/>
              <w:szCs w:val="22"/>
            </w:rPr>
          </w:pPr>
          <w:del w:id="169" w:author="Jonas" w:date="2011-11-06T23:24:00Z">
            <w:r w:rsidRPr="008B0032" w:rsidDel="008B0032">
              <w:delText>6.</w:delText>
            </w:r>
            <w:r w:rsidDel="008B0032">
              <w:rPr>
                <w:sz w:val="22"/>
                <w:szCs w:val="22"/>
              </w:rPr>
              <w:tab/>
            </w:r>
            <w:r w:rsidRPr="008B0032" w:rsidDel="008B0032">
              <w:delText>Anhang</w:delText>
            </w:r>
            <w:r w:rsidDel="008B0032">
              <w:rPr>
                <w:webHidden/>
              </w:rPr>
              <w:tab/>
              <w:delText>27</w:delText>
            </w:r>
          </w:del>
        </w:p>
        <w:p w:rsidR="00C44441" w:rsidDel="008B0032" w:rsidRDefault="00C44441">
          <w:pPr>
            <w:pStyle w:val="Verzeichnis2"/>
            <w:tabs>
              <w:tab w:val="left" w:pos="880"/>
              <w:tab w:val="right" w:leader="dot" w:pos="9062"/>
            </w:tabs>
            <w:rPr>
              <w:del w:id="170" w:author="Jonas" w:date="2011-11-06T23:24:00Z"/>
              <w:noProof/>
              <w:sz w:val="22"/>
            </w:rPr>
          </w:pPr>
          <w:del w:id="171" w:author="Jonas" w:date="2011-11-06T23:24:00Z">
            <w:r w:rsidRPr="008B0032" w:rsidDel="008B0032">
              <w:rPr>
                <w:noProof/>
              </w:rPr>
              <w:delText>6.1.</w:delText>
            </w:r>
            <w:r w:rsidDel="008B0032">
              <w:rPr>
                <w:noProof/>
                <w:sz w:val="22"/>
              </w:rPr>
              <w:tab/>
            </w:r>
            <w:r w:rsidRPr="008B0032" w:rsidDel="008B0032">
              <w:rPr>
                <w:noProof/>
              </w:rPr>
              <w:delText>Multiple MAC Registration Protocol</w:delText>
            </w:r>
            <w:r w:rsidDel="008B0032">
              <w:rPr>
                <w:noProof/>
                <w:webHidden/>
              </w:rPr>
              <w:tab/>
              <w:delText>27</w:delText>
            </w:r>
          </w:del>
        </w:p>
        <w:p w:rsidR="00C44441" w:rsidDel="008B0032" w:rsidRDefault="00C44441">
          <w:pPr>
            <w:pStyle w:val="Verzeichnis2"/>
            <w:tabs>
              <w:tab w:val="left" w:pos="880"/>
              <w:tab w:val="right" w:leader="dot" w:pos="9062"/>
            </w:tabs>
            <w:rPr>
              <w:del w:id="172" w:author="Jonas" w:date="2011-11-06T23:24:00Z"/>
              <w:noProof/>
              <w:sz w:val="22"/>
            </w:rPr>
          </w:pPr>
          <w:del w:id="173" w:author="Jonas" w:date="2011-11-06T23:24:00Z">
            <w:r w:rsidRPr="008B0032" w:rsidDel="008B0032">
              <w:rPr>
                <w:noProof/>
              </w:rPr>
              <w:delText>6.2.</w:delText>
            </w:r>
            <w:r w:rsidDel="008B0032">
              <w:rPr>
                <w:noProof/>
                <w:sz w:val="22"/>
              </w:rPr>
              <w:tab/>
            </w:r>
            <w:r w:rsidRPr="008B0032" w:rsidDel="008B0032">
              <w:rPr>
                <w:noProof/>
              </w:rPr>
              <w:delText>Testframework STAF/STAX</w:delText>
            </w:r>
            <w:r w:rsidDel="008B0032">
              <w:rPr>
                <w:noProof/>
                <w:webHidden/>
              </w:rPr>
              <w:tab/>
              <w:delText>28</w:delText>
            </w:r>
          </w:del>
        </w:p>
        <w:p w:rsidR="00C44441" w:rsidDel="008B0032" w:rsidRDefault="00C44441">
          <w:pPr>
            <w:pStyle w:val="Verzeichnis3"/>
            <w:tabs>
              <w:tab w:val="left" w:pos="1320"/>
              <w:tab w:val="right" w:leader="dot" w:pos="9062"/>
            </w:tabs>
            <w:rPr>
              <w:del w:id="174" w:author="Jonas" w:date="2011-11-06T23:24:00Z"/>
              <w:noProof/>
              <w:sz w:val="22"/>
            </w:rPr>
          </w:pPr>
          <w:del w:id="175" w:author="Jonas" w:date="2011-11-06T23:24:00Z">
            <w:r w:rsidRPr="008B0032" w:rsidDel="008B0032">
              <w:rPr>
                <w:noProof/>
              </w:rPr>
              <w:delText>6.2.1.</w:delText>
            </w:r>
            <w:r w:rsidDel="008B0032">
              <w:rPr>
                <w:noProof/>
                <w:sz w:val="22"/>
              </w:rPr>
              <w:tab/>
            </w:r>
            <w:r w:rsidRPr="008B0032" w:rsidDel="008B0032">
              <w:rPr>
                <w:noProof/>
              </w:rPr>
              <w:delText>STAF</w:delText>
            </w:r>
            <w:r w:rsidDel="008B0032">
              <w:rPr>
                <w:noProof/>
                <w:webHidden/>
              </w:rPr>
              <w:tab/>
              <w:delText>28</w:delText>
            </w:r>
          </w:del>
        </w:p>
        <w:p w:rsidR="00C44441" w:rsidDel="008B0032" w:rsidRDefault="00C44441">
          <w:pPr>
            <w:pStyle w:val="Verzeichnis2"/>
            <w:tabs>
              <w:tab w:val="left" w:pos="880"/>
              <w:tab w:val="right" w:leader="dot" w:pos="9062"/>
            </w:tabs>
            <w:rPr>
              <w:del w:id="176" w:author="Jonas" w:date="2011-11-06T23:24:00Z"/>
              <w:noProof/>
              <w:sz w:val="22"/>
            </w:rPr>
          </w:pPr>
          <w:del w:id="177" w:author="Jonas" w:date="2011-11-06T23:24:00Z">
            <w:r w:rsidRPr="008B0032" w:rsidDel="008B0032">
              <w:rPr>
                <w:noProof/>
              </w:rPr>
              <w:delText>6.3.</w:delText>
            </w:r>
            <w:r w:rsidDel="008B0032">
              <w:rPr>
                <w:noProof/>
                <w:sz w:val="22"/>
              </w:rPr>
              <w:tab/>
            </w:r>
            <w:r w:rsidRPr="008B0032" w:rsidDel="008B0032">
              <w:rPr>
                <w:noProof/>
              </w:rPr>
              <w:delText>STAX</w:delText>
            </w:r>
            <w:r w:rsidDel="008B0032">
              <w:rPr>
                <w:noProof/>
                <w:webHidden/>
              </w:rPr>
              <w:tab/>
              <w:delText>30</w:delText>
            </w:r>
          </w:del>
        </w:p>
        <w:p w:rsidR="00C44441" w:rsidDel="008B0032" w:rsidRDefault="00C44441">
          <w:pPr>
            <w:pStyle w:val="Verzeichnis1"/>
            <w:rPr>
              <w:del w:id="178" w:author="Jonas" w:date="2011-11-06T23:24:00Z"/>
              <w:sz w:val="22"/>
              <w:szCs w:val="22"/>
            </w:rPr>
          </w:pPr>
          <w:del w:id="179" w:author="Jonas" w:date="2011-11-06T23:24:00Z">
            <w:r w:rsidRPr="008B0032" w:rsidDel="008B0032">
              <w:delText>Dokumentversionen</w:delText>
            </w:r>
            <w:r w:rsidDel="008B0032">
              <w:rPr>
                <w:webHidden/>
              </w:rPr>
              <w:tab/>
              <w:delText>32</w:delText>
            </w:r>
          </w:del>
        </w:p>
        <w:p w:rsidR="00510BC3" w:rsidRDefault="000F6E2D" w:rsidP="00934449">
          <w:r>
            <w:fldChar w:fldCharType="end"/>
          </w:r>
        </w:p>
      </w:sdtContent>
    </w:sdt>
    <w:p w:rsidR="00CD02A6" w:rsidRDefault="00CD02A6">
      <w:pPr>
        <w:rPr>
          <w:rFonts w:asciiTheme="majorHAnsi" w:eastAsiaTheme="majorEastAsia" w:hAnsiTheme="majorHAnsi" w:cstheme="majorBidi"/>
          <w:b/>
          <w:bCs/>
          <w:color w:val="C00000"/>
          <w:sz w:val="28"/>
          <w:szCs w:val="28"/>
        </w:rPr>
      </w:pPr>
      <w:r>
        <w:br w:type="page"/>
      </w:r>
    </w:p>
    <w:p w:rsidR="000A099F" w:rsidRDefault="000A099F" w:rsidP="00934449">
      <w:pPr>
        <w:pStyle w:val="berschrift1"/>
        <w:numPr>
          <w:ilvl w:val="0"/>
          <w:numId w:val="3"/>
        </w:numPr>
      </w:pPr>
      <w:bookmarkStart w:id="180" w:name="_Toc308385200"/>
      <w:r>
        <w:lastRenderedPageBreak/>
        <w:t>Einleitung</w:t>
      </w:r>
      <w:bookmarkEnd w:id="180"/>
    </w:p>
    <w:p w:rsidR="00C15B8E" w:rsidRPr="00C15B8E" w:rsidRDefault="00C15B8E" w:rsidP="00934449"/>
    <w:p w:rsidR="000A099F" w:rsidRDefault="000A099F" w:rsidP="00D4561E">
      <w:pPr>
        <w:jc w:val="both"/>
      </w:pPr>
      <w:del w:id="181" w:author="Jonas" w:date="2011-11-06T22:18:00Z">
        <w:r w:rsidDel="00CD02A6">
          <w:delText>Dieses Dokument</w:delText>
        </w:r>
      </w:del>
      <w:ins w:id="182" w:author="Jonas" w:date="2011-11-06T22:18:00Z">
        <w:r w:rsidR="00CD02A6">
          <w:t>In diesem Dokument</w:t>
        </w:r>
      </w:ins>
      <w:r>
        <w:t xml:space="preserve"> (System Requirements Specification / Pflichtenheft) </w:t>
      </w:r>
      <w:r w:rsidR="00CD02A6">
        <w:t>wird näher beschrieben</w:t>
      </w:r>
      <w:r>
        <w:t xml:space="preserve">, </w:t>
      </w:r>
      <w:r w:rsidRPr="000A099F">
        <w:rPr>
          <w:i/>
        </w:rPr>
        <w:t>wie</w:t>
      </w:r>
      <w:r>
        <w:t xml:space="preserve"> die </w:t>
      </w:r>
      <w:del w:id="183" w:author="Jonas" w:date="2011-11-06T22:22:00Z">
        <w:r w:rsidDel="00CD02A6">
          <w:delText xml:space="preserve">zu </w:delText>
        </w:r>
      </w:del>
      <w:r>
        <w:t>vereinbarten Aufgaben zwischen Auftragnehmer und Auftraggeber zu erledigen sind.</w:t>
      </w:r>
    </w:p>
    <w:p w:rsidR="00171D26" w:rsidRDefault="00171D26" w:rsidP="00D4561E">
      <w:pPr>
        <w:jc w:val="both"/>
      </w:pPr>
      <w:r>
        <w:t xml:space="preserve">Es beinhaltet zum einen </w:t>
      </w:r>
      <w:del w:id="184" w:author="Jonas" w:date="2011-11-06T22:23:00Z">
        <w:r w:rsidDel="00CD02A6">
          <w:delText xml:space="preserve">das </w:delText>
        </w:r>
      </w:del>
      <w:ins w:id="185" w:author="Jonas" w:date="2011-11-06T22:23:00Z">
        <w:r w:rsidR="00CD02A6">
          <w:t xml:space="preserve">die </w:t>
        </w:r>
      </w:ins>
      <w:r>
        <w:t>Erfass</w:t>
      </w:r>
      <w:del w:id="186" w:author="Jonas" w:date="2011-11-06T22:23:00Z">
        <w:r w:rsidDel="00CD02A6">
          <w:delText>en</w:delText>
        </w:r>
      </w:del>
      <w:ins w:id="187" w:author="Jonas" w:date="2011-11-06T22:23:00Z">
        <w:r w:rsidR="00CD02A6">
          <w:t>ung</w:t>
        </w:r>
      </w:ins>
      <w:r>
        <w:t xml:space="preserve"> des Problembereiches</w:t>
      </w:r>
      <w:r w:rsidR="00A55BA8">
        <w:t>,</w:t>
      </w:r>
      <w:r>
        <w:t xml:space="preserve"> sowie der Geschäftsprozesse des Auftraggebers</w:t>
      </w:r>
      <w:ins w:id="188" w:author="Jonas" w:date="2011-11-06T22:24:00Z">
        <w:r w:rsidR="00CD02A6">
          <w:t>.</w:t>
        </w:r>
      </w:ins>
      <w:del w:id="189" w:author="Jonas" w:date="2011-11-06T22:24:00Z">
        <w:r w:rsidR="00A55BA8" w:rsidDel="00CD02A6">
          <w:delText>,</w:delText>
        </w:r>
        <w:r w:rsidDel="00CD02A6">
          <w:delText xml:space="preserve"> als</w:delText>
        </w:r>
      </w:del>
      <w:r>
        <w:t xml:space="preserve"> </w:t>
      </w:r>
      <w:ins w:id="190" w:author="Jonas" w:date="2011-11-06T22:24:00Z">
        <w:r w:rsidR="00CD02A6">
          <w:t>Z</w:t>
        </w:r>
      </w:ins>
      <w:del w:id="191" w:author="Jonas" w:date="2011-11-06T22:24:00Z">
        <w:r w:rsidDel="00CD02A6">
          <w:delText>z</w:delText>
        </w:r>
      </w:del>
      <w:r>
        <w:t>um anderen die Beschreibung</w:t>
      </w:r>
      <w:r w:rsidR="00C44441">
        <w:t>en</w:t>
      </w:r>
      <w:r>
        <w:t xml:space="preserve"> der künftigen Produktfunktionen in Form von Use-Cases. Zusätzlich </w:t>
      </w:r>
      <w:del w:id="192" w:author="Jonas" w:date="2011-11-06T22:24:00Z">
        <w:r w:rsidDel="00CD02A6">
          <w:delText>umfasst es</w:delText>
        </w:r>
      </w:del>
      <w:ins w:id="193" w:author="Jonas" w:date="2011-11-06T22:24:00Z">
        <w:r w:rsidR="00CD02A6">
          <w:t>werden</w:t>
        </w:r>
      </w:ins>
      <w:r>
        <w:t xml:space="preserve"> die Produktcharakteristiken wie beispielsweise benötigte Hard- und Software</w:t>
      </w:r>
      <w:ins w:id="194" w:author="Jonas" w:date="2011-11-06T22:24:00Z">
        <w:r w:rsidR="00CD02A6">
          <w:t xml:space="preserve"> beschrieben</w:t>
        </w:r>
      </w:ins>
      <w:r>
        <w:t>.</w:t>
      </w:r>
    </w:p>
    <w:p w:rsidR="00A55BA8" w:rsidRDefault="00A55BA8" w:rsidP="00D4561E">
      <w:pPr>
        <w:jc w:val="both"/>
      </w:pPr>
    </w:p>
    <w:p w:rsidR="00A55BA8" w:rsidRPr="00A55BA8" w:rsidRDefault="00A55BA8" w:rsidP="00D4561E">
      <w:pPr>
        <w:jc w:val="both"/>
      </w:pPr>
      <w:r w:rsidRPr="00A55BA8">
        <w:t>Zur Sicherstellung d</w:t>
      </w:r>
      <w:r w:rsidR="00C44441">
        <w:t>er Multibetriebssystemfähigkeit</w:t>
      </w:r>
      <w:r w:rsidRPr="00A55BA8">
        <w:t xml:space="preserve"> wird der MultiCastor ständig auf </w:t>
      </w:r>
      <w:ins w:id="195" w:author="Jonas" w:date="2011-11-06T22:25:00Z">
        <w:r w:rsidR="009149BD">
          <w:t xml:space="preserve">den Betriebssystemen </w:t>
        </w:r>
      </w:ins>
      <w:r w:rsidRPr="00A55BA8">
        <w:t>Windows, Linux und Mac</w:t>
      </w:r>
      <w:ins w:id="196" w:author="Jonas" w:date="2011-11-06T22:25:00Z">
        <w:r w:rsidR="009149BD">
          <w:t xml:space="preserve"> OS</w:t>
        </w:r>
      </w:ins>
      <w:r w:rsidRPr="00A55BA8">
        <w:t xml:space="preserve"> getestet. Um dem </w:t>
      </w:r>
      <w:r w:rsidR="00CD02A6">
        <w:t>Benutzer</w:t>
      </w:r>
      <w:r w:rsidRPr="00A55BA8">
        <w:t xml:space="preserve"> </w:t>
      </w:r>
      <w:r w:rsidR="00CD02A6">
        <w:t>die</w:t>
      </w:r>
      <w:r w:rsidRPr="00A55BA8">
        <w:t xml:space="preserve"> unterschiedliche</w:t>
      </w:r>
      <w:r w:rsidR="00CD02A6">
        <w:t>n</w:t>
      </w:r>
      <w:r w:rsidRPr="00A55BA8">
        <w:t xml:space="preserve"> „Look and Feel“ dieser Betriebssysteme näher zu bringen, haben wir uns entschlossen, </w:t>
      </w:r>
      <w:r w:rsidR="00CD02A6">
        <w:t>bei den</w:t>
      </w:r>
      <w:r w:rsidR="00BE06ED">
        <w:t xml:space="preserve"> Screenshots </w:t>
      </w:r>
      <w:r w:rsidR="00CD02A6">
        <w:t>in unseren Dokumenten verschiedene</w:t>
      </w:r>
      <w:r w:rsidR="00BE06ED">
        <w:t xml:space="preserve"> diese</w:t>
      </w:r>
      <w:r w:rsidR="00CD02A6">
        <w:t>r</w:t>
      </w:r>
      <w:r w:rsidR="00BE06ED">
        <w:t xml:space="preserve"> Systeme abzudecken.</w:t>
      </w:r>
    </w:p>
    <w:p w:rsidR="00A55BA8" w:rsidRPr="000A099F" w:rsidRDefault="00A55BA8" w:rsidP="00934449"/>
    <w:p w:rsidR="004D1E2B" w:rsidRDefault="004D1E2B" w:rsidP="00934449">
      <w:pPr>
        <w:pStyle w:val="berschrift1"/>
        <w:numPr>
          <w:ilvl w:val="0"/>
          <w:numId w:val="3"/>
        </w:numPr>
      </w:pPr>
      <w:bookmarkStart w:id="197" w:name="_Toc308385201"/>
      <w:r>
        <w:t>Zielbestimmung</w:t>
      </w:r>
      <w:bookmarkEnd w:id="197"/>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pPr>
              <w:spacing w:line="276" w:lineRule="auto"/>
            </w:pPr>
            <w:r>
              <w:t>Vision/Ziel</w:t>
            </w:r>
          </w:p>
        </w:tc>
        <w:tc>
          <w:tcPr>
            <w:tcW w:w="7828" w:type="dxa"/>
          </w:tcPr>
          <w:p w:rsidR="00DF04E8" w:rsidRDefault="00DF04E8" w:rsidP="00934449">
            <w:pPr>
              <w:spacing w:line="276" w:lineRule="auto"/>
              <w:cnfStyle w:val="100000000000"/>
            </w:pPr>
            <w:r>
              <w:t>Beschreibung</w:t>
            </w:r>
          </w:p>
        </w:tc>
      </w:tr>
      <w:tr w:rsidR="00DF04E8" w:rsidTr="00DF04E8">
        <w:trPr>
          <w:cnfStyle w:val="000000100000"/>
        </w:trPr>
        <w:tc>
          <w:tcPr>
            <w:cnfStyle w:val="001000000000"/>
            <w:tcW w:w="1384" w:type="dxa"/>
          </w:tcPr>
          <w:p w:rsidR="00DF04E8" w:rsidRDefault="00DF04E8" w:rsidP="00934449">
            <w:pPr>
              <w:spacing w:line="276" w:lineRule="auto"/>
            </w:pPr>
            <w:r>
              <w:t>/V10/</w:t>
            </w:r>
          </w:p>
        </w:tc>
        <w:tc>
          <w:tcPr>
            <w:tcW w:w="7828" w:type="dxa"/>
          </w:tcPr>
          <w:p w:rsidR="00DF04E8" w:rsidRDefault="00DF04E8" w:rsidP="00934449">
            <w:pPr>
              <w:spacing w:line="276" w:lineRule="auto"/>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pPr>
              <w:spacing w:line="276" w:lineRule="auto"/>
            </w:pPr>
            <w:r>
              <w:t>/V20/</w:t>
            </w:r>
          </w:p>
        </w:tc>
        <w:tc>
          <w:tcPr>
            <w:tcW w:w="7828" w:type="dxa"/>
          </w:tcPr>
          <w:p w:rsidR="00DF04E8" w:rsidRDefault="00DF04E8" w:rsidP="00934449">
            <w:pPr>
              <w:spacing w:line="276" w:lineRule="auto"/>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pPr>
              <w:spacing w:line="276" w:lineRule="auto"/>
            </w:pPr>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pPr>
              <w:spacing w:line="276" w:lineRule="auto"/>
            </w:pPr>
            <w:r>
              <w:t>/Z10/</w:t>
            </w:r>
          </w:p>
        </w:tc>
        <w:tc>
          <w:tcPr>
            <w:tcW w:w="7828" w:type="dxa"/>
          </w:tcPr>
          <w:p w:rsidR="00DF04E8" w:rsidRDefault="00DF04E8" w:rsidP="00934449">
            <w:pPr>
              <w:spacing w:line="276" w:lineRule="auto"/>
              <w:cnfStyle w:val="000000000000"/>
            </w:pPr>
            <w:r w:rsidRPr="00DF04E8">
              <w:t>Der MultiCastor soll im laufenden Betrieb zwischen Layer-2- und Layer-3-Funktionalität umschaltbar sein</w:t>
            </w:r>
          </w:p>
        </w:tc>
      </w:tr>
      <w:tr w:rsidR="00DF04E8" w:rsidTr="00DF04E8">
        <w:trPr>
          <w:cnfStyle w:val="000000100000"/>
        </w:trPr>
        <w:tc>
          <w:tcPr>
            <w:cnfStyle w:val="001000000000"/>
            <w:tcW w:w="1384" w:type="dxa"/>
          </w:tcPr>
          <w:p w:rsidR="00DF04E8" w:rsidRDefault="00DF04E8" w:rsidP="00934449">
            <w:pPr>
              <w:spacing w:line="276" w:lineRule="auto"/>
            </w:pPr>
            <w:r>
              <w:t>/Z20/</w:t>
            </w:r>
          </w:p>
        </w:tc>
        <w:tc>
          <w:tcPr>
            <w:tcW w:w="7828" w:type="dxa"/>
          </w:tcPr>
          <w:p w:rsidR="00DF04E8" w:rsidRDefault="00DF04E8" w:rsidP="00934449">
            <w:pPr>
              <w:spacing w:line="276" w:lineRule="auto"/>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pPr>
              <w:spacing w:line="276" w:lineRule="auto"/>
            </w:pPr>
            <w:r>
              <w:t>/Z30/</w:t>
            </w:r>
          </w:p>
        </w:tc>
        <w:tc>
          <w:tcPr>
            <w:tcW w:w="7828" w:type="dxa"/>
          </w:tcPr>
          <w:p w:rsidR="00DF04E8" w:rsidRDefault="00DF04E8" w:rsidP="009149BD">
            <w:pPr>
              <w:spacing w:line="276" w:lineRule="auto"/>
              <w:cnfStyle w:val="000000000000"/>
            </w:pPr>
            <w:r w:rsidRPr="00DF04E8">
              <w:t xml:space="preserve">Die Konfigurationsspeicherung soll überarbeitet werden. Es wird auf ein modulareres System gesetzt, </w:t>
            </w:r>
            <w:del w:id="198" w:author="Jonas" w:date="2011-11-06T22:26:00Z">
              <w:r w:rsidRPr="00DF04E8" w:rsidDel="009149BD">
                <w:delText xml:space="preserve">wo </w:delText>
              </w:r>
            </w:del>
            <w:ins w:id="199" w:author="Jonas" w:date="2011-11-06T22:26:00Z">
              <w:r w:rsidR="009149BD">
                <w:t>bei dem</w:t>
              </w:r>
              <w:r w:rsidR="009149BD" w:rsidRPr="00DF04E8">
                <w:t xml:space="preserve"> </w:t>
              </w:r>
            </w:ins>
            <w:r w:rsidRPr="00DF04E8">
              <w:t>Programm- und Userkonfiguration getrennt gespeichert sowie geladen werden können.</w:t>
            </w:r>
          </w:p>
        </w:tc>
      </w:tr>
    </w:tbl>
    <w:p w:rsidR="00DF04E8" w:rsidRDefault="00DF04E8" w:rsidP="00934449"/>
    <w:p w:rsidR="004D1E2B" w:rsidRDefault="004D1E2B" w:rsidP="00934449">
      <w:pPr>
        <w:pStyle w:val="berschrift1"/>
        <w:numPr>
          <w:ilvl w:val="0"/>
          <w:numId w:val="3"/>
        </w:numPr>
        <w:jc w:val="both"/>
      </w:pPr>
      <w:bookmarkStart w:id="200" w:name="_Toc308385202"/>
      <w:r>
        <w:lastRenderedPageBreak/>
        <w:t>Produkteinsatz</w:t>
      </w:r>
      <w:bookmarkEnd w:id="200"/>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201" w:name="_Toc308385203"/>
      <w:r w:rsidR="00AA68B0">
        <w:t>Beschreibung des Problembereichs</w:t>
      </w:r>
      <w:bookmarkEnd w:id="201"/>
    </w:p>
    <w:p w:rsidR="00934449" w:rsidRDefault="00934449" w:rsidP="00934449">
      <w:pPr>
        <w:pStyle w:val="KeinLeerraum"/>
        <w:spacing w:line="276" w:lineRule="auto"/>
        <w:jc w:val="both"/>
      </w:pPr>
    </w:p>
    <w:p w:rsidR="00EE130D" w:rsidRDefault="00AA68B0" w:rsidP="00934449">
      <w:pPr>
        <w:pStyle w:val="KeinLeerraum"/>
        <w:spacing w:line="276" w:lineRule="auto"/>
        <w:jc w:val="both"/>
      </w:pPr>
      <w:r>
        <w:t>Viele Unternehmen haben riesige Netzwerke, in denen viele Hosts miteinander kommuniz</w:t>
      </w:r>
      <w:r w:rsidR="001F1AE5">
        <w:t>i</w:t>
      </w:r>
      <w:r>
        <w:t xml:space="preserve">eren. Die zumeist eingesetzte Art von Kommunikation ist </w:t>
      </w:r>
      <w:r w:rsidRPr="00AA68B0">
        <w:rPr>
          <w:i/>
        </w:rPr>
        <w:t>Broadcasting</w:t>
      </w:r>
      <w:r>
        <w:t>, bei der jeder Host mit jedem Anderen kommunizieren kann.</w:t>
      </w:r>
    </w:p>
    <w:p w:rsidR="00AA68B0" w:rsidRPr="00934449" w:rsidRDefault="00AA68B0" w:rsidP="00CA73B6">
      <w:pPr>
        <w:pStyle w:val="KeinLeerraum"/>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1F1AE5">
      <w:pPr>
        <w:pStyle w:val="Beschriftung"/>
        <w:jc w:val="center"/>
      </w:pPr>
      <w:r>
        <w:t xml:space="preserve">Abbildung </w:t>
      </w:r>
      <w:fldSimple w:instr=" SEQ Abbildung \* ARABIC ">
        <w:r w:rsidR="00915C60">
          <w:rPr>
            <w:noProof/>
          </w:rPr>
          <w:t>1</w:t>
        </w:r>
      </w:fldSimple>
      <w:r>
        <w:t>: Broadcasting</w:t>
      </w:r>
      <w:r w:rsidR="001F1AE5">
        <w:rPr>
          <w:rStyle w:val="Funotenzeichen"/>
        </w:rPr>
        <w:footnoteReference w:id="1"/>
      </w:r>
      <w:r>
        <w:t>,</w:t>
      </w:r>
    </w:p>
    <w:p w:rsidR="00AA68B0" w:rsidRDefault="00AA68B0" w:rsidP="00934449"/>
    <w:p w:rsidR="00AA68B0" w:rsidRDefault="00AA68B0" w:rsidP="00D4561E">
      <w:pPr>
        <w:jc w:val="both"/>
      </w:pPr>
      <w:r>
        <w:t>Dieser Zustand ist nicht immer gewünscht. Sei es, um das Netzwerk zu entlasten oder um Dateien nur bestimmten Hosts zugänglich zu machen.</w:t>
      </w:r>
    </w:p>
    <w:p w:rsidR="00AA68B0" w:rsidRDefault="00AA68B0" w:rsidP="00D4561E">
      <w:pPr>
        <w:jc w:val="both"/>
      </w:pPr>
    </w:p>
    <w:p w:rsidR="00AA68B0" w:rsidRDefault="00AA68B0" w:rsidP="00D4561E">
      <w:pPr>
        <w:jc w:val="both"/>
      </w:pPr>
      <w:r>
        <w:t xml:space="preserve">Abhilfe schafft hier Multicast, denn </w:t>
      </w:r>
      <w:r w:rsidR="001F1AE5">
        <w:t>eben jenes</w:t>
      </w:r>
      <w:r>
        <w:t xml:space="preserve"> erfüllt die Funktion, eine Nachricht an mehrere User</w:t>
      </w:r>
      <w:del w:id="202" w:author="Jonas" w:date="2011-11-06T22:27:00Z">
        <w:r w:rsidDel="009149BD">
          <w:delText xml:space="preserve"> </w:delText>
        </w:r>
      </w:del>
      <w:r>
        <w:t xml:space="preserve"> (im Gegensatz zu Broadcast</w:t>
      </w:r>
      <w:r w:rsidR="001F1AE5">
        <w:t xml:space="preserve"> aber</w:t>
      </w:r>
      <w:r>
        <w:t xml:space="preserve"> </w:t>
      </w:r>
      <w:r w:rsidRPr="00AA68B0">
        <w:rPr>
          <w:b/>
        </w:rPr>
        <w:t xml:space="preserve">nicht </w:t>
      </w:r>
      <w:r>
        <w:rPr>
          <w:b/>
        </w:rPr>
        <w:t xml:space="preserve">an </w:t>
      </w:r>
      <w:r w:rsidRPr="00AA68B0">
        <w:rPr>
          <w:b/>
        </w:rPr>
        <w:t>alle</w:t>
      </w:r>
      <w:r w:rsidRPr="009149BD">
        <w:t>)</w:t>
      </w:r>
      <w:r>
        <w:rPr>
          <w:b/>
        </w:rPr>
        <w:t xml:space="preserve"> </w:t>
      </w:r>
      <w:r>
        <w:t xml:space="preserve">im Netzwerk gleichzeitig zu </w:t>
      </w:r>
      <w:r>
        <w:lastRenderedPageBreak/>
        <w:t>schicken. Der Sender registriert dafür eine sogenannte Multicast-Gruppe</w:t>
      </w:r>
      <w:r w:rsidR="007417E4">
        <w:t xml:space="preserve"> bei seinem zuständigen Switch, an dem sich nun Empfänger für diese Gruppe registrieren können.</w:t>
      </w:r>
    </w:p>
    <w:p w:rsidR="007417E4" w:rsidRDefault="007417E4" w:rsidP="00D4561E">
      <w:pPr>
        <w:jc w:val="both"/>
      </w:pPr>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915C60">
          <w:rPr>
            <w:noProof/>
          </w:rPr>
          <w:t>2</w:t>
        </w:r>
      </w:fldSimple>
      <w:r>
        <w:t>: Multicast-Kommunikation im Netzwerk</w:t>
      </w:r>
    </w:p>
    <w:p w:rsidR="007417E4" w:rsidRDefault="007417E4" w:rsidP="00934449"/>
    <w:p w:rsidR="009149BD" w:rsidRDefault="007417E4" w:rsidP="00D4561E">
      <w:pPr>
        <w:jc w:val="both"/>
        <w:rPr>
          <w:ins w:id="203" w:author="Jonas" w:date="2011-11-06T22:30:00Z"/>
        </w:rPr>
      </w:pPr>
      <w:r>
        <w:t>Der MultiCastor V1.0 nutzt die im Betriebssystem verankerten Protokolle IGMP und MLD, um Multicast auf IP-Ebene (Layer-3) zu testen.</w:t>
      </w:r>
    </w:p>
    <w:p w:rsidR="00AA68B0" w:rsidRDefault="009149BD" w:rsidP="00D4561E">
      <w:pPr>
        <w:jc w:val="both"/>
      </w:pPr>
      <w:ins w:id="204" w:author="Jonas" w:date="2011-11-06T22:30:00Z">
        <w:r>
          <w:t xml:space="preserve">Da ein Switch lediglich auf Layer-2-Ebene (anhand von MAC-Adressen) kommunizieren kann, </w:t>
        </w:r>
      </w:ins>
      <w:del w:id="205" w:author="Jonas" w:date="2011-11-06T22:30:00Z">
        <w:r w:rsidR="007417E4" w:rsidDel="009149BD">
          <w:delText xml:space="preserve"> </w:delText>
        </w:r>
      </w:del>
      <w:del w:id="206" w:author="Jonas" w:date="2011-11-06T22:31:00Z">
        <w:r w:rsidR="007417E4" w:rsidDel="009149BD">
          <w:delText>Die Kommunikation auf Layer-3-Ebene hat den entscheidenden</w:delText>
        </w:r>
      </w:del>
      <w:ins w:id="207" w:author="Jonas" w:date="2011-11-06T22:31:00Z">
        <w:r>
          <w:t>ergibt sich hierbei der entscheidende</w:t>
        </w:r>
      </w:ins>
      <w:r w:rsidR="007417E4">
        <w:t xml:space="preserve"> Nachteil, dass mehrere Switche ohne Zuhilfenahme eines Routers kein Multicasting betreiben können</w:t>
      </w:r>
      <w:ins w:id="208" w:author="Jonas" w:date="2011-11-06T22:31:00Z">
        <w:r>
          <w:t>.</w:t>
        </w:r>
      </w:ins>
      <w:del w:id="209" w:author="Jonas" w:date="2011-11-06T22:31:00Z">
        <w:r w:rsidR="007417E4" w:rsidDel="009149BD">
          <w:delText xml:space="preserve">, </w:delText>
        </w:r>
      </w:del>
      <w:del w:id="210" w:author="Jonas" w:date="2011-11-06T22:30:00Z">
        <w:r w:rsidR="007417E4" w:rsidDel="009149BD">
          <w:delText>das ein Switch lediglich auf Layer-2-Ebene (anhand von MAC-Adressen) kommunizieren kann.</w:delText>
        </w:r>
      </w:del>
    </w:p>
    <w:p w:rsidR="00B90899" w:rsidRDefault="00B90899" w:rsidP="00D4561E">
      <w:pPr>
        <w:jc w:val="both"/>
      </w:pPr>
      <w:del w:id="211" w:author="Jonas" w:date="2011-11-06T22:32:00Z">
        <w:r w:rsidDel="009149BD">
          <w:delText>Aus diesem Grund muss man einen Router dazwischen schalte</w:delText>
        </w:r>
      </w:del>
      <w:ins w:id="212" w:author="Jonas" w:date="2011-11-06T22:32:00Z">
        <w:r w:rsidR="009149BD">
          <w:t xml:space="preserve">Das </w:t>
        </w:r>
      </w:ins>
      <w:ins w:id="213" w:author="Jonas" w:date="2011-11-06T22:33:00Z">
        <w:r w:rsidR="009149BD">
          <w:t xml:space="preserve">Verfahren des </w:t>
        </w:r>
      </w:ins>
      <w:ins w:id="214" w:author="MPH" w:date="2011-11-07T20:07:00Z">
        <w:r w:rsidR="00711FC9">
          <w:t>Z</w:t>
        </w:r>
      </w:ins>
      <w:ins w:id="215" w:author="Jonas" w:date="2011-11-06T22:33:00Z">
        <w:del w:id="216" w:author="MPH" w:date="2011-11-07T20:07:00Z">
          <w:r w:rsidR="009149BD" w:rsidDel="00711FC9">
            <w:delText>z</w:delText>
          </w:r>
        </w:del>
      </w:ins>
      <w:ins w:id="217" w:author="Jonas" w:date="2011-11-06T22:32:00Z">
        <w:r w:rsidR="009149BD">
          <w:t>wischenschalten</w:t>
        </w:r>
      </w:ins>
      <w:ins w:id="218" w:author="Jonas" w:date="2011-11-06T22:33:00Z">
        <w:r w:rsidR="009149BD">
          <w:t>s</w:t>
        </w:r>
      </w:ins>
      <w:ins w:id="219" w:author="Jonas" w:date="2011-11-06T22:32:00Z">
        <w:r w:rsidR="009149BD">
          <w:t xml:space="preserve"> ei</w:t>
        </w:r>
      </w:ins>
      <w:ins w:id="220" w:author="Jonas" w:date="2011-11-06T22:33:00Z">
        <w:r w:rsidR="009149BD">
          <w:t>nes Routers</w:t>
        </w:r>
      </w:ins>
      <w:r>
        <w:t xml:space="preserve">, </w:t>
      </w:r>
      <w:del w:id="221" w:author="Jonas" w:date="2011-11-06T22:33:00Z">
        <w:r w:rsidDel="009149BD">
          <w:delText xml:space="preserve">wenn man </w:delText>
        </w:r>
      </w:del>
      <w:ins w:id="222" w:author="Jonas" w:date="2011-11-06T22:33:00Z">
        <w:r w:rsidR="009149BD">
          <w:t xml:space="preserve">um </w:t>
        </w:r>
      </w:ins>
      <w:r>
        <w:t xml:space="preserve">Multicasting betreiben </w:t>
      </w:r>
      <w:del w:id="223" w:author="Jonas" w:date="2011-11-06T22:33:00Z">
        <w:r w:rsidDel="009149BD">
          <w:delText>will.</w:delText>
        </w:r>
      </w:del>
      <w:ins w:id="224" w:author="Jonas" w:date="2011-11-06T22:33:00Z">
        <w:r w:rsidR="009149BD">
          <w:t>zu können,</w:t>
        </w:r>
      </w:ins>
      <w:del w:id="225" w:author="Jonas" w:date="2011-11-06T22:33:00Z">
        <w:r w:rsidDel="009149BD">
          <w:delText xml:space="preserve"> Dieses Verfahren</w:delText>
        </w:r>
      </w:del>
      <w:r>
        <w:t xml:space="preserve"> wird auch</w:t>
      </w:r>
      <w:ins w:id="226" w:author="Jonas" w:date="2011-11-06T22:33:00Z">
        <w:r w:rsidR="009149BD">
          <w:t xml:space="preserve"> als</w:t>
        </w:r>
      </w:ins>
      <w:r>
        <w:t xml:space="preserve"> IGMP</w:t>
      </w:r>
      <w:r w:rsidR="000D6E0A">
        <w:t>-</w:t>
      </w:r>
      <w:r>
        <w:t xml:space="preserve">Snooping </w:t>
      </w:r>
      <w:del w:id="227" w:author="Jonas" w:date="2011-11-06T22:33:00Z">
        <w:r w:rsidDel="009149BD">
          <w:delText>genannt</w:delText>
        </w:r>
      </w:del>
      <w:ins w:id="228" w:author="Jonas" w:date="2011-11-06T22:33:00Z">
        <w:r w:rsidR="009149BD">
          <w:t>bezeichnet</w:t>
        </w:r>
      </w:ins>
      <w:r>
        <w:t>.</w:t>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915C60">
          <w:rPr>
            <w:noProof/>
          </w:rPr>
          <w:t>3</w:t>
        </w:r>
      </w:fldSimple>
      <w:r>
        <w:t>: MC in Layer-3</w:t>
      </w:r>
      <w:r w:rsidR="00677D94">
        <w:rPr>
          <w:rStyle w:val="Funotenzeichen"/>
        </w:rPr>
        <w:footnoteReference w:id="2"/>
      </w:r>
      <w:r>
        <w:t xml:space="preserve"> </w:t>
      </w:r>
    </w:p>
    <w:p w:rsidR="00B90899" w:rsidRDefault="000D6E0A" w:rsidP="00D4561E">
      <w:pPr>
        <w:jc w:val="both"/>
      </w:pPr>
      <w:r>
        <w:t xml:space="preserve">Unter Zuhilfenahme </w:t>
      </w:r>
      <w:ins w:id="229" w:author="MPH" w:date="2011-11-07T20:09:00Z">
        <w:r w:rsidR="00612FF2">
          <w:t>eines Routers mit</w:t>
        </w:r>
      </w:ins>
      <w:del w:id="230" w:author="MPH" w:date="2011-11-07T20:09:00Z">
        <w:r w:rsidDel="00612FF2">
          <w:delText>von</w:delText>
        </w:r>
      </w:del>
      <w:r>
        <w:t xml:space="preserve"> IGMP-Snooping sind die Switche in der Lage ein multicast-ähnliches Verhalten zu ermöglichen.</w:t>
      </w:r>
      <w:del w:id="231" w:author="MPH" w:date="2011-11-07T20:11:00Z">
        <w:r w:rsidDel="00612FF2">
          <w:delText xml:space="preserve"> </w:delText>
        </w:r>
      </w:del>
      <w:del w:id="232" w:author="MPH" w:date="2011-11-07T20:09:00Z">
        <w:r w:rsidDel="00612FF2">
          <w:delText>Der Nachteil besteht darin, dass ein IGMP-Snooping-fähiger Router zwischen geschaltet werden muss.</w:delText>
        </w:r>
      </w:del>
    </w:p>
    <w:p w:rsidR="000D6E0A" w:rsidRDefault="000D6E0A" w:rsidP="00D4561E">
      <w:pPr>
        <w:jc w:val="both"/>
      </w:pPr>
      <w:r>
        <w:t xml:space="preserve">MMRP hingegen ermöglicht ein Multicast auf Layer-2-Ebene, weswegen </w:t>
      </w:r>
      <w:del w:id="233" w:author="MPH" w:date="2011-11-07T20:12:00Z">
        <w:r w:rsidDel="00612FF2">
          <w:delText xml:space="preserve">MMRP </w:delText>
        </w:r>
      </w:del>
      <w:ins w:id="234" w:author="MPH" w:date="2011-11-07T20:12:00Z">
        <w:r w:rsidR="00612FF2">
          <w:t xml:space="preserve">es </w:t>
        </w:r>
      </w:ins>
      <w:r>
        <w:t>ohne IGMP-Snooping funktioniert</w:t>
      </w:r>
      <w:ins w:id="235" w:author="Jonas" w:date="2011-11-06T22:35:00Z">
        <w:r w:rsidR="007C354E">
          <w:t>, also</w:t>
        </w:r>
      </w:ins>
      <w:ins w:id="236" w:author="Jonas" w:date="2011-11-06T22:36:00Z">
        <w:r w:rsidR="007C354E">
          <w:t xml:space="preserve"> auch</w:t>
        </w:r>
      </w:ins>
      <w:ins w:id="237" w:author="Jonas" w:date="2011-11-06T22:35:00Z">
        <w:r w:rsidR="007C354E">
          <w:t xml:space="preserve"> ohne zusätzlichen Router</w:t>
        </w:r>
      </w:ins>
      <w:r>
        <w:t xml:space="preserve">. Einzige Vorraussetzung </w:t>
      </w:r>
      <w:del w:id="238" w:author="Jonas" w:date="2011-11-06T22:36:00Z">
        <w:r w:rsidDel="007C354E">
          <w:delText xml:space="preserve">sind </w:delText>
        </w:r>
      </w:del>
      <w:ins w:id="239" w:author="Jonas" w:date="2011-11-06T22:36:00Z">
        <w:r w:rsidR="007C354E">
          <w:t xml:space="preserve">ist die Verwendung von </w:t>
        </w:r>
      </w:ins>
      <w:r>
        <w:t>MMRP-fähige</w:t>
      </w:r>
      <w:ins w:id="240" w:author="Jonas" w:date="2011-11-06T22:36:00Z">
        <w:r w:rsidR="007C354E">
          <w:t>n</w:t>
        </w:r>
      </w:ins>
      <w:r>
        <w:t xml:space="preserve"> Switche</w:t>
      </w:r>
      <w:ins w:id="241" w:author="Jonas" w:date="2011-11-06T22:36:00Z">
        <w:r w:rsidR="007C354E">
          <w:t>n</w:t>
        </w:r>
      </w:ins>
      <w:r>
        <w:t>.</w:t>
      </w:r>
    </w:p>
    <w:p w:rsidR="000D6E0A" w:rsidRPr="00AA68B0" w:rsidRDefault="000D6E0A" w:rsidP="00934449"/>
    <w:p w:rsidR="00EE130D" w:rsidRDefault="00EE130D" w:rsidP="00934449">
      <w:pPr>
        <w:pStyle w:val="berschrift2"/>
        <w:numPr>
          <w:ilvl w:val="1"/>
          <w:numId w:val="3"/>
        </w:numPr>
        <w:jc w:val="both"/>
      </w:pPr>
      <w:r>
        <w:t xml:space="preserve"> </w:t>
      </w:r>
      <w:bookmarkStart w:id="242" w:name="_Toc308385204"/>
      <w:r w:rsidR="000D6E0A">
        <w:t>Modell des Problembereiches</w:t>
      </w:r>
      <w:bookmarkEnd w:id="242"/>
    </w:p>
    <w:p w:rsidR="00934449" w:rsidRDefault="00934449" w:rsidP="00934449"/>
    <w:p w:rsidR="00F24C35" w:rsidRDefault="000D6E0A" w:rsidP="00D4561E">
      <w:pPr>
        <w:jc w:val="both"/>
      </w:pPr>
      <w:r>
        <w:t xml:space="preserve">Der aktuelle Multicastor kann </w:t>
      </w:r>
      <w:del w:id="243" w:author="Jonas" w:date="2011-11-06T22:36:00Z">
        <w:r w:rsidDel="007C354E">
          <w:delText xml:space="preserve">nur </w:delText>
        </w:r>
      </w:del>
      <w:r>
        <w:t xml:space="preserve">zum Testen </w:t>
      </w:r>
      <w:ins w:id="244" w:author="Jonas" w:date="2011-11-06T22:37:00Z">
        <w:r w:rsidR="007C354E">
          <w:t xml:space="preserve">von wie </w:t>
        </w:r>
      </w:ins>
      <w:r>
        <w:t>folg</w:t>
      </w:r>
      <w:del w:id="245" w:author="Jonas" w:date="2011-11-06T22:37:00Z">
        <w:r w:rsidDel="007C354E">
          <w:delText>end</w:delText>
        </w:r>
      </w:del>
      <w:ins w:id="246" w:author="Jonas" w:date="2011-11-06T22:37:00Z">
        <w:r w:rsidR="007C354E">
          <w:t>t</w:t>
        </w:r>
      </w:ins>
      <w:r>
        <w:t xml:space="preserve"> aufgebauter Netzwerke</w:t>
      </w:r>
      <w:ins w:id="247" w:author="Jonas" w:date="2011-11-06T22:37:00Z">
        <w:r w:rsidR="007C354E">
          <w:t>n</w:t>
        </w:r>
      </w:ins>
      <w:r>
        <w:t xml:space="preserve"> genutzt werden:</w:t>
      </w:r>
    </w:p>
    <w:p w:rsidR="000D6E0A" w:rsidRDefault="000D6E0A" w:rsidP="00CA73B6">
      <w:pPr>
        <w:pStyle w:val="KeinLeerraum"/>
        <w:jc w:val="center"/>
      </w:pPr>
      <w:r>
        <w:rPr>
          <w:noProof/>
        </w:rPr>
        <w:lastRenderedPageBreak/>
        <w:drawing>
          <wp:inline distT="0" distB="0" distL="0" distR="0">
            <wp:extent cx="4791074" cy="3171825"/>
            <wp:effectExtent l="19050" t="0" r="0"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tretch>
                      <a:fillRect/>
                    </a:stretch>
                  </pic:blipFill>
                  <pic:spPr bwMode="auto">
                    <a:xfrm>
                      <a:off x="0" y="0"/>
                      <a:ext cx="4791074" cy="3171825"/>
                    </a:xfrm>
                    <a:prstGeom prst="rect">
                      <a:avLst/>
                    </a:prstGeom>
                    <a:noFill/>
                    <a:ln w="9525">
                      <a:noFill/>
                      <a:miter lim="800000"/>
                      <a:headEnd/>
                      <a:tailEnd/>
                    </a:ln>
                  </pic:spPr>
                </pic:pic>
              </a:graphicData>
            </a:graphic>
          </wp:inline>
        </w:drawing>
      </w:r>
    </w:p>
    <w:p w:rsidR="000D6E0A" w:rsidRDefault="000D6E0A" w:rsidP="00BD2B5D">
      <w:pPr>
        <w:pStyle w:val="Beschriftung"/>
        <w:jc w:val="center"/>
      </w:pPr>
      <w:r>
        <w:t xml:space="preserve">Abbildung </w:t>
      </w:r>
      <w:fldSimple w:instr=" SEQ Abbildung \* ARABIC ">
        <w:r w:rsidR="00915C60">
          <w:rPr>
            <w:noProof/>
          </w:rPr>
          <w:t>4</w:t>
        </w:r>
      </w:fldSimple>
      <w:r>
        <w:t>: Netzwerkaufbau</w:t>
      </w:r>
      <w:r w:rsidR="009426B2">
        <w:rPr>
          <w:rStyle w:val="Funotenzeichen"/>
        </w:rPr>
        <w:footnoteReference w:id="3"/>
      </w:r>
    </w:p>
    <w:p w:rsidR="000D6E0A" w:rsidRDefault="000D6E0A" w:rsidP="00934449"/>
    <w:p w:rsidR="000D6E0A" w:rsidRDefault="000D6E0A" w:rsidP="00D4561E">
      <w:pPr>
        <w:jc w:val="both"/>
      </w:pPr>
      <w:r>
        <w:t>Es ist zu erkennen, dass zwingend ein Router erforderlich ist</w:t>
      </w:r>
      <w:del w:id="248" w:author="Jonas" w:date="2011-11-06T22:37:00Z">
        <w:r w:rsidDel="007C354E">
          <w:delText xml:space="preserve">, </w:delText>
        </w:r>
      </w:del>
      <w:ins w:id="249" w:author="Jonas" w:date="2011-11-06T22:37:00Z">
        <w:r w:rsidR="007C354E">
          <w:t xml:space="preserve">. </w:t>
        </w:r>
      </w:ins>
      <w:del w:id="250" w:author="Jonas" w:date="2011-11-06T22:38:00Z">
        <w:r w:rsidDel="007C354E">
          <w:delText xml:space="preserve">ein </w:delText>
        </w:r>
      </w:del>
      <w:ins w:id="251" w:author="Jonas" w:date="2011-11-06T22:38:00Z">
        <w:r w:rsidR="007C354E">
          <w:t xml:space="preserve">Ein </w:t>
        </w:r>
      </w:ins>
      <w:r>
        <w:t xml:space="preserve">rein auf Switchen basierendes Netzwerk wird noch nicht unterstützt. Aus diesem Grund wird in Version 2.0 des MultiCastors das MMR-Protokoll implementiert werden, um auch </w:t>
      </w:r>
      <w:del w:id="252" w:author="Jonas" w:date="2011-11-06T22:38:00Z">
        <w:r w:rsidDel="007C354E">
          <w:delText xml:space="preserve">folgende </w:delText>
        </w:r>
      </w:del>
      <w:r>
        <w:t xml:space="preserve">Netzwerke </w:t>
      </w:r>
      <w:ins w:id="253" w:author="Jonas" w:date="2011-11-06T22:38:00Z">
        <w:r w:rsidR="007C354E">
          <w:t xml:space="preserve">folgender Struktur </w:t>
        </w:r>
      </w:ins>
      <w:r>
        <w:t>testen zu können:</w:t>
      </w:r>
    </w:p>
    <w:p w:rsidR="000D6E0A" w:rsidRDefault="000D6E0A" w:rsidP="00D4561E">
      <w:pPr>
        <w:jc w:val="both"/>
      </w:pPr>
    </w:p>
    <w:p w:rsidR="000D6E0A" w:rsidRDefault="000D6E0A" w:rsidP="00D4561E">
      <w:pPr>
        <w:jc w:val="both"/>
        <w:rPr>
          <w:b/>
          <w:i/>
          <w:color w:val="00B050"/>
        </w:rPr>
      </w:pPr>
      <w:commentRangeStart w:id="254"/>
      <w:r w:rsidRPr="000D6E0A">
        <w:rPr>
          <w:b/>
          <w:i/>
          <w:color w:val="00B050"/>
        </w:rPr>
        <w:t>// TODO</w:t>
      </w:r>
      <w:r>
        <w:rPr>
          <w:b/>
          <w:i/>
          <w:color w:val="00B050"/>
        </w:rPr>
        <w:t xml:space="preserve"> Bild: Multicast im Switchnetwerk ohne Router</w:t>
      </w:r>
      <w:commentRangeEnd w:id="254"/>
      <w:r w:rsidR="00F37F2E">
        <w:rPr>
          <w:rStyle w:val="Kommentarzeichen"/>
        </w:rPr>
        <w:commentReference w:id="254"/>
      </w:r>
    </w:p>
    <w:p w:rsidR="000D6E0A" w:rsidRDefault="000D6E0A" w:rsidP="00D4561E">
      <w:pPr>
        <w:jc w:val="both"/>
      </w:pPr>
      <w:r>
        <w:t>Generell ist der Multi</w:t>
      </w:r>
      <w:r w:rsidR="007E2819">
        <w:t>C</w:t>
      </w:r>
      <w:r>
        <w:t xml:space="preserve">astor ein Tool, </w:t>
      </w:r>
      <w:del w:id="255" w:author="Jonas" w:date="2011-11-06T22:39:00Z">
        <w:r w:rsidDel="007C354E">
          <w:delText>dass</w:delText>
        </w:r>
      </w:del>
      <w:ins w:id="256" w:author="Jonas" w:date="2011-11-06T22:39:00Z">
        <w:r w:rsidR="007C354E">
          <w:t>das</w:t>
        </w:r>
      </w:ins>
      <w:r>
        <w:t xml:space="preserve"> das Netzwerk im Unternehmen auf Belastbarkeit und Multicast-Fähigkeit testen soll. Beim Testen kann es gegebenenfalls zu folgenden Komplikationen kommen:</w:t>
      </w:r>
    </w:p>
    <w:p w:rsidR="000D6E0A" w:rsidRDefault="000D6E0A" w:rsidP="00D4561E">
      <w:pPr>
        <w:pStyle w:val="Listenabsatz"/>
        <w:numPr>
          <w:ilvl w:val="0"/>
          <w:numId w:val="12"/>
        </w:numPr>
        <w:jc w:val="both"/>
      </w:pPr>
      <w:r>
        <w:t>Der Heap kann überlaufen, wenn zu viele Multicast-Ströme zeitgleich getestet werden.</w:t>
      </w:r>
    </w:p>
    <w:p w:rsidR="000D6E0A" w:rsidRPr="000D6E0A" w:rsidRDefault="000D6E0A" w:rsidP="00D4561E">
      <w:pPr>
        <w:pStyle w:val="Listenabsatz"/>
        <w:numPr>
          <w:ilvl w:val="0"/>
          <w:numId w:val="12"/>
        </w:numPr>
        <w:jc w:val="both"/>
      </w:pPr>
      <w:r>
        <w:t>Es könnte ein Verbindungsabbruch im Netzwerk auftreten.</w:t>
      </w:r>
    </w:p>
    <w:p w:rsidR="000D6E0A" w:rsidRDefault="000D6E0A" w:rsidP="00D4561E">
      <w:pPr>
        <w:jc w:val="both"/>
      </w:pPr>
      <w:r>
        <w:t xml:space="preserve">Für beide </w:t>
      </w:r>
      <w:r w:rsidR="007E2819">
        <w:t xml:space="preserve">Fälle werden Problemerkennung sowie </w:t>
      </w:r>
      <w:ins w:id="257" w:author="Jonas" w:date="2011-11-06T22:40:00Z">
        <w:r w:rsidR="007C354E">
          <w:t>-</w:t>
        </w:r>
      </w:ins>
      <w:del w:id="258" w:author="Jonas" w:date="2011-11-06T22:40:00Z">
        <w:r w:rsidR="007E2819" w:rsidDel="007C354E">
          <w:delText>–</w:delText>
        </w:r>
      </w:del>
      <w:r w:rsidR="007E2819">
        <w:t>lösung implementiert werden:</w:t>
      </w:r>
    </w:p>
    <w:p w:rsidR="007E2819" w:rsidRDefault="007E2819" w:rsidP="00D4561E">
      <w:pPr>
        <w:jc w:val="both"/>
      </w:pPr>
      <w:r>
        <w:t xml:space="preserve">Der MultiCastor V2.0 wird bei der Anlegung einer neuen Multicast-Instanz prüfen, ob genug Speicher zur Verfügung steht und anderenfalls eine entsprechende Warnung ausgeben. </w:t>
      </w:r>
    </w:p>
    <w:p w:rsidR="007E2819" w:rsidRDefault="007E2819" w:rsidP="00D4561E">
      <w:pPr>
        <w:jc w:val="both"/>
      </w:pPr>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t xml:space="preserve"> </w:t>
      </w:r>
      <w:bookmarkStart w:id="259" w:name="_Toc308385205"/>
      <w:r>
        <w:t>Beschreibung der Geschäftsprozesse</w:t>
      </w:r>
      <w:bookmarkEnd w:id="259"/>
    </w:p>
    <w:p w:rsidR="00934449" w:rsidRPr="00934449" w:rsidRDefault="00934449" w:rsidP="00D4561E">
      <w:pPr>
        <w:jc w:val="both"/>
      </w:pPr>
    </w:p>
    <w:p w:rsidR="00883F47" w:rsidRDefault="003F21DD" w:rsidP="00D4561E">
      <w:pPr>
        <w:pStyle w:val="KeinLeerraum"/>
        <w:spacing w:line="276" w:lineRule="auto"/>
        <w:jc w:val="both"/>
      </w:pPr>
      <w:del w:id="260" w:author="Jonas" w:date="2011-11-06T22:41:00Z">
        <w:r w:rsidDel="007C354E">
          <w:delText>„[</w:delText>
        </w:r>
      </w:del>
      <w:r w:rsidR="007E2819">
        <w:t>Der MultiCastor</w:t>
      </w:r>
      <w:del w:id="261" w:author="Jonas" w:date="2011-11-06T22:41:00Z">
        <w:r w:rsidDel="007C354E">
          <w:delText>]</w:delText>
        </w:r>
      </w:del>
      <w:r w:rsidR="007E2819">
        <w:t xml:space="preserve"> unterstützt den Nutzer bei einer Vielzahl von Vorgängen </w:t>
      </w:r>
      <w:del w:id="262" w:author="Jonas" w:date="2011-11-06T22:41:00Z">
        <w:r w:rsidDel="007C354E">
          <w:delText>[</w:delText>
        </w:r>
      </w:del>
      <w:r w:rsidR="007E2819">
        <w:t>beim</w:t>
      </w:r>
      <w:del w:id="263" w:author="Jonas" w:date="2011-11-06T22:41:00Z">
        <w:r w:rsidDel="007C354E">
          <w:delText>]</w:delText>
        </w:r>
      </w:del>
      <w:r w:rsidR="007E2819">
        <w:t xml:space="preserve"> Netzwerktest. Zur Verdeutlichung wird ein beispielhafter Testpr</w:t>
      </w:r>
      <w:r>
        <w:t xml:space="preserve">ozess in </w:t>
      </w:r>
      <w:del w:id="264" w:author="MPH" w:date="2011-11-07T20:24:00Z">
        <w:r w:rsidDel="00E32D9A">
          <w:delText xml:space="preserve">Abbildung </w:delText>
        </w:r>
      </w:del>
      <w:ins w:id="265" w:author="MPH" w:date="2011-11-07T20:23:00Z">
        <w:r w:rsidR="00E32D9A">
          <w:fldChar w:fldCharType="begin"/>
        </w:r>
        <w:r w:rsidR="00E32D9A">
          <w:instrText xml:space="preserve"> REF _Ref308460762 </w:instrText>
        </w:r>
      </w:ins>
      <w:r w:rsidR="00E32D9A">
        <w:fldChar w:fldCharType="separate"/>
      </w:r>
      <w:ins w:id="266" w:author="MPH" w:date="2011-11-07T20:23:00Z">
        <w:r w:rsidR="00E32D9A">
          <w:t xml:space="preserve">Abbildung </w:t>
        </w:r>
        <w:r w:rsidR="00E32D9A">
          <w:rPr>
            <w:noProof/>
          </w:rPr>
          <w:t>5</w:t>
        </w:r>
        <w:r w:rsidR="00E32D9A">
          <w:fldChar w:fldCharType="end"/>
        </w:r>
      </w:ins>
      <w:del w:id="267" w:author="MPH" w:date="2011-11-07T20:22:00Z">
        <w:r w:rsidDel="00E32D9A">
          <w:delText>[</w:delText>
        </w:r>
      </w:del>
      <w:del w:id="268" w:author="MPH" w:date="2011-11-07T20:24:00Z">
        <w:r w:rsidDel="00E32D9A">
          <w:delText>5</w:delText>
        </w:r>
      </w:del>
      <w:del w:id="269" w:author="MPH" w:date="2011-11-07T20:22:00Z">
        <w:r w:rsidDel="00E32D9A">
          <w:delText>]</w:delText>
        </w:r>
      </w:del>
      <w:r w:rsidR="007E2819">
        <w:t xml:space="preserve"> dargestellt.</w:t>
      </w:r>
      <w:del w:id="270" w:author="Jonas" w:date="2011-11-06T22:41:00Z">
        <w:r w:rsidDel="007C354E">
          <w:delText>“</w:delText>
        </w:r>
      </w:del>
      <w:r>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bookmarkStart w:id="271" w:name="_Ref308460762"/>
      <w:r>
        <w:t xml:space="preserve">Abbildung </w:t>
      </w:r>
      <w:fldSimple w:instr=" SEQ Abbildung \* ARABIC ">
        <w:r w:rsidR="00915C60">
          <w:rPr>
            <w:noProof/>
          </w:rPr>
          <w:t>5</w:t>
        </w:r>
      </w:fldSimple>
      <w:bookmarkEnd w:id="271"/>
      <w:r>
        <w:t xml:space="preserve">: </w:t>
      </w:r>
      <w:r w:rsidR="003E7E31">
        <w:t>Beispiel Testprozess</w:t>
      </w:r>
      <w:r w:rsidR="003E7E31">
        <w:rPr>
          <w:rStyle w:val="Funotenzeichen"/>
        </w:rPr>
        <w:footnoteReference w:id="5"/>
      </w:r>
    </w:p>
    <w:p w:rsidR="00F24C35" w:rsidRDefault="007E2819" w:rsidP="00D4561E">
      <w:pPr>
        <w:jc w:val="both"/>
      </w:pPr>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272" w:name="_Toc308385206"/>
      <w:r>
        <w:t>Testen der Netzwerkverbindung</w:t>
      </w:r>
      <w:bookmarkEnd w:id="272"/>
    </w:p>
    <w:p w:rsidR="00934449" w:rsidRPr="00934449" w:rsidRDefault="00934449" w:rsidP="00D4561E">
      <w:pPr>
        <w:jc w:val="both"/>
      </w:pPr>
    </w:p>
    <w:p w:rsidR="007E2819" w:rsidRDefault="007E2819" w:rsidP="00D4561E">
      <w:pPr>
        <w:jc w:val="both"/>
      </w:pPr>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D4561E">
      <w:pPr>
        <w:jc w:val="both"/>
      </w:pPr>
    </w:p>
    <w:p w:rsidR="007E2819" w:rsidRDefault="007E2819" w:rsidP="00934449">
      <w:pPr>
        <w:pStyle w:val="berschrift3"/>
        <w:numPr>
          <w:ilvl w:val="2"/>
          <w:numId w:val="3"/>
        </w:numPr>
      </w:pPr>
      <w:bookmarkStart w:id="273" w:name="_Toc308385207"/>
      <w:r>
        <w:t>Multicast-Funktionalitätstest</w:t>
      </w:r>
      <w:bookmarkEnd w:id="273"/>
    </w:p>
    <w:p w:rsidR="00934449" w:rsidRPr="00934449" w:rsidRDefault="00934449" w:rsidP="00D4561E">
      <w:pPr>
        <w:jc w:val="both"/>
      </w:pPr>
    </w:p>
    <w:p w:rsidR="007E2819" w:rsidRDefault="007E2819" w:rsidP="00D4561E">
      <w:pPr>
        <w:jc w:val="both"/>
      </w:pPr>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behilflich, indem Multicast-Datenströme von/an eine Vielzahl verschiedener Multicast-Gruppen gesendet und empfangen werden können. Darüber hinaus bietet es eine Jitter- und Lost Packets-Anzeige, die eine Fehlersuche ermöglicht.</w:t>
      </w:r>
    </w:p>
    <w:p w:rsidR="004260AD" w:rsidRDefault="004260AD" w:rsidP="00D4561E">
      <w:pPr>
        <w:jc w:val="both"/>
      </w:pPr>
    </w:p>
    <w:p w:rsidR="007E2819" w:rsidRDefault="007E2819" w:rsidP="00934449">
      <w:pPr>
        <w:pStyle w:val="berschrift3"/>
        <w:numPr>
          <w:ilvl w:val="2"/>
          <w:numId w:val="3"/>
        </w:numPr>
      </w:pPr>
      <w:bookmarkStart w:id="274" w:name="_Toc308385208"/>
      <w:r>
        <w:t>Belastbarkeitstest</w:t>
      </w:r>
      <w:bookmarkEnd w:id="274"/>
    </w:p>
    <w:p w:rsidR="00934449" w:rsidRPr="00934449" w:rsidRDefault="00934449" w:rsidP="00934449"/>
    <w:p w:rsidR="007E2819" w:rsidRDefault="007E2819" w:rsidP="00D4561E">
      <w:pPr>
        <w:jc w:val="both"/>
      </w:pPr>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Packets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275" w:name="_Toc308385209"/>
      <w:r>
        <w:t>Fehlersuche</w:t>
      </w:r>
      <w:bookmarkEnd w:id="275"/>
    </w:p>
    <w:p w:rsidR="00934449" w:rsidRPr="00934449" w:rsidRDefault="00934449" w:rsidP="00934449"/>
    <w:p w:rsidR="007E2819" w:rsidRDefault="007E2819" w:rsidP="00D4561E">
      <w:pPr>
        <w:jc w:val="both"/>
      </w:pPr>
      <w:r w:rsidRPr="007E2819">
        <w:t>Durch die Übertragung einer SenderID und der Auswertung</w:t>
      </w:r>
      <w:r w:rsidR="00F302D4">
        <w:t>, wie</w:t>
      </w:r>
      <w:ins w:id="276" w:author="Jonas" w:date="2011-11-06T22:43:00Z">
        <w:r w:rsidR="007C354E">
          <w:t xml:space="preserve"> </w:t>
        </w:r>
      </w:ins>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277" w:name="_Toc308385210"/>
      <w:r>
        <w:t>Testbericht</w:t>
      </w:r>
      <w:bookmarkEnd w:id="277"/>
    </w:p>
    <w:p w:rsidR="00934449" w:rsidRPr="00934449" w:rsidRDefault="00934449" w:rsidP="00934449"/>
    <w:p w:rsidR="00F302D4" w:rsidRDefault="00F302D4" w:rsidP="00D4561E">
      <w:pPr>
        <w:jc w:val="both"/>
      </w:pPr>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278" w:name="_Toc308385211"/>
      <w:r>
        <w:t>Kundendemonstration</w:t>
      </w:r>
      <w:bookmarkEnd w:id="278"/>
    </w:p>
    <w:p w:rsidR="00934449" w:rsidRPr="00934449" w:rsidRDefault="00934449" w:rsidP="00934449"/>
    <w:p w:rsidR="00F302D4" w:rsidRDefault="00F302D4" w:rsidP="00D4561E">
      <w:pPr>
        <w:jc w:val="both"/>
      </w:pPr>
      <w:r>
        <w:t>Mit dem MultiCastor kann die Belastbarkeit eines Netzwerks direkt gezeigt werden. Eine graphische Darstellung der Messwerte ermöglicht hierbei eine optisch ansprechende Darstellung der Ergebnisse.</w:t>
      </w:r>
    </w:p>
    <w:p w:rsidR="00934449" w:rsidRPr="00F302D4" w:rsidRDefault="00934449" w:rsidP="00934449"/>
    <w:p w:rsidR="00552314" w:rsidRDefault="00552314" w:rsidP="005650BB">
      <w:pPr>
        <w:pStyle w:val="berschrift1"/>
        <w:numPr>
          <w:ilvl w:val="0"/>
          <w:numId w:val="3"/>
        </w:numPr>
        <w:jc w:val="both"/>
      </w:pPr>
      <w:bookmarkStart w:id="279" w:name="_Toc308385212"/>
      <w:r>
        <w:t>Produktfunktionen</w:t>
      </w:r>
      <w:bookmarkEnd w:id="279"/>
    </w:p>
    <w:p w:rsidR="00934449" w:rsidRPr="00934449" w:rsidRDefault="00934449" w:rsidP="00934449"/>
    <w:p w:rsidR="00F302D4" w:rsidRDefault="00EE10CE" w:rsidP="00F302D4">
      <w:pPr>
        <w:pStyle w:val="berschrift2"/>
        <w:numPr>
          <w:ilvl w:val="1"/>
          <w:numId w:val="3"/>
        </w:numPr>
        <w:jc w:val="both"/>
      </w:pPr>
      <w:r>
        <w:t xml:space="preserve"> </w:t>
      </w:r>
      <w:bookmarkStart w:id="280" w:name="_Toc308385213"/>
      <w:r>
        <w:t>Use Cases</w:t>
      </w:r>
      <w:r w:rsidR="00F302D4">
        <w:t xml:space="preserve"> – Übersicht</w:t>
      </w:r>
      <w:bookmarkEnd w:id="280"/>
    </w:p>
    <w:p w:rsidR="00934449" w:rsidRPr="00934449" w:rsidRDefault="00934449" w:rsidP="00934449"/>
    <w:p w:rsidR="00F302D4" w:rsidRDefault="00F302D4" w:rsidP="00D4561E">
      <w:pPr>
        <w:jc w:val="both"/>
      </w:pPr>
      <w:r w:rsidRPr="00F302D4">
        <w:t>Das folgende Diagramm zeigt die Abhängigkeiten der Use</w:t>
      </w:r>
      <w:r w:rsidR="001F0991">
        <w:t xml:space="preserve"> C</w:t>
      </w:r>
      <w:r w:rsidRPr="00F302D4">
        <w:t>ases. Als neue Rolle ist der Developer/Tester aufgeführt, der über STAF/STAX die Anwendung prüfen kann. Ebenfalls ist die Multiinstanzfähigkeit abgebildet. Weitere Erweiterungen finden sich bei den Konfigurationsmöglichkeiten.</w:t>
      </w:r>
    </w:p>
    <w:p w:rsidR="00F302D4" w:rsidRDefault="00F302D4" w:rsidP="00CA73B6">
      <w:pPr>
        <w:pStyle w:val="KeinLeerraum"/>
        <w:jc w:val="center"/>
      </w:pPr>
      <w:r>
        <w:rPr>
          <w:noProof/>
        </w:rPr>
        <w:lastRenderedPageBreak/>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r w:rsidR="00915C60">
          <w:rPr>
            <w:noProof/>
          </w:rPr>
          <w:t>6</w:t>
        </w:r>
      </w:fldSimple>
      <w:r>
        <w:t>: Übersicht Use-Cases</w:t>
      </w:r>
    </w:p>
    <w:p w:rsidR="00F302D4" w:rsidRDefault="00F302D4" w:rsidP="00D4561E">
      <w:pPr>
        <w:jc w:val="both"/>
      </w:pPr>
      <w:r>
        <w:t>In den folgenden Abschnitten werden die einzelnen Use-Cases näher beschrieben.</w:t>
      </w:r>
    </w:p>
    <w:p w:rsidR="00405864" w:rsidRDefault="00405864" w:rsidP="00934449"/>
    <w:p w:rsidR="00F302D4" w:rsidRDefault="00F302D4" w:rsidP="00F302D4">
      <w:pPr>
        <w:pStyle w:val="berschrift2"/>
        <w:numPr>
          <w:ilvl w:val="1"/>
          <w:numId w:val="3"/>
        </w:numPr>
      </w:pPr>
      <w:r>
        <w:t xml:space="preserve"> </w:t>
      </w:r>
      <w:bookmarkStart w:id="281" w:name="_Toc308385214"/>
      <w:r>
        <w:t>Beschreibung zu /LUC10/: Send Multicast</w:t>
      </w:r>
      <w:bookmarkEnd w:id="281"/>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Del="001C39A6" w:rsidTr="000A099F">
        <w:trPr>
          <w:cnfStyle w:val="100000000000"/>
          <w:del w:id="282" w:author="MPH" w:date="2011-11-07T20:26:00Z"/>
        </w:trPr>
        <w:tc>
          <w:tcPr>
            <w:cnfStyle w:val="001000000000"/>
            <w:tcW w:w="9212" w:type="dxa"/>
            <w:gridSpan w:val="2"/>
            <w:tcBorders>
              <w:bottom w:val="nil"/>
            </w:tcBorders>
          </w:tcPr>
          <w:p w:rsidR="005F7CDF" w:rsidRPr="005F7CDF" w:rsidDel="001C39A6" w:rsidRDefault="005F7CDF" w:rsidP="00664477">
            <w:pPr>
              <w:spacing w:line="276" w:lineRule="auto"/>
              <w:rPr>
                <w:del w:id="283" w:author="MPH" w:date="2011-11-07T20:26:00Z"/>
                <w:rFonts w:ascii="Arial" w:eastAsia="Times New Roman" w:hAnsi="Arial" w:cs="Arial"/>
                <w:b w:val="0"/>
                <w:color w:val="000000"/>
                <w:szCs w:val="24"/>
              </w:rPr>
            </w:pPr>
            <w:del w:id="284"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5F7CDF" w:rsidTr="005F7CDF">
        <w:trPr>
          <w:cnfStyle w:val="000000100000"/>
        </w:trPr>
        <w:tc>
          <w:tcPr>
            <w:cnfStyle w:val="001000000000"/>
            <w:tcW w:w="3227" w:type="dxa"/>
            <w:tcBorders>
              <w:top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D4561E">
      <w:pPr>
        <w:jc w:val="both"/>
      </w:pPr>
      <w:r w:rsidRPr="00E02230">
        <w:lastRenderedPageBreak/>
        <w:t xml:space="preserve">Der Benutzer kann auf der Startseite ein Sendertab zum Programm hinzufügen. </w:t>
      </w:r>
      <w:r>
        <w:t>Er</w:t>
      </w:r>
      <w:r w:rsidRPr="00E02230">
        <w:t xml:space="preserve"> sucht sich aus,</w:t>
      </w:r>
      <w:r>
        <w:t xml:space="preserve"> ob ein Layer-</w:t>
      </w:r>
      <w:r w:rsidRPr="00E02230">
        <w:t xml:space="preserve">2 oder </w:t>
      </w:r>
      <w:r>
        <w:t>-</w:t>
      </w:r>
      <w:r w:rsidRPr="00E02230">
        <w:t xml:space="preserve">3 Multicaststrom betrieben werden soll. Es werden Standardwerte für den Sender geladen, so dass der User sofort einen Strom anlegen kann. Änderungen für die Verbindung kann </w:t>
      </w:r>
      <w:del w:id="285" w:author="Jonas" w:date="2011-11-06T22:48:00Z">
        <w:r w:rsidRPr="00E02230" w:rsidDel="00D4561E">
          <w:delText>der User</w:delText>
        </w:r>
      </w:del>
      <w:ins w:id="286" w:author="Jonas" w:date="2011-11-06T22:48:00Z">
        <w:r w:rsidR="00D4561E">
          <w:t>können</w:t>
        </w:r>
      </w:ins>
      <w:r w:rsidRPr="00E02230">
        <w:t xml:space="preserve"> ebenfalls in diesem Tab </w:t>
      </w:r>
      <w:del w:id="287" w:author="Jonas" w:date="2011-11-06T22:48:00Z">
        <w:r w:rsidRPr="00E02230" w:rsidDel="00D4561E">
          <w:delText>vornehmen</w:delText>
        </w:r>
      </w:del>
      <w:ins w:id="288" w:author="Jonas" w:date="2011-11-06T22:48:00Z">
        <w:r w:rsidR="00D4561E" w:rsidRPr="00E02230">
          <w:t>vor</w:t>
        </w:r>
        <w:r w:rsidR="00D4561E">
          <w:t>genommen werden</w:t>
        </w:r>
      </w:ins>
      <w:r w:rsidRPr="00E02230">
        <w:t>.</w:t>
      </w:r>
    </w:p>
    <w:p w:rsidR="00405864" w:rsidRPr="00E02230" w:rsidRDefault="00405864" w:rsidP="00664477"/>
    <w:p w:rsidR="00F302D4" w:rsidRDefault="00E02230" w:rsidP="00664477">
      <w:pPr>
        <w:pStyle w:val="berschrift2"/>
        <w:numPr>
          <w:ilvl w:val="1"/>
          <w:numId w:val="3"/>
        </w:numPr>
      </w:pPr>
      <w:r>
        <w:t xml:space="preserve"> </w:t>
      </w:r>
      <w:bookmarkStart w:id="289" w:name="_Toc308385215"/>
      <w:r>
        <w:t>Beschreibung zu /LUC20/: Receive Multicast</w:t>
      </w:r>
      <w:bookmarkEnd w:id="289"/>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Del="001C39A6" w:rsidTr="00934449">
        <w:trPr>
          <w:cnfStyle w:val="100000000000"/>
          <w:del w:id="290" w:author="MPH" w:date="2011-11-07T20:26:00Z"/>
        </w:trPr>
        <w:tc>
          <w:tcPr>
            <w:cnfStyle w:val="001000000000"/>
            <w:tcW w:w="9212" w:type="dxa"/>
            <w:gridSpan w:val="2"/>
            <w:tcBorders>
              <w:bottom w:val="nil"/>
            </w:tcBorders>
          </w:tcPr>
          <w:p w:rsidR="00F14CD9" w:rsidRPr="005F7CDF" w:rsidDel="001C39A6" w:rsidRDefault="00F14CD9" w:rsidP="00664477">
            <w:pPr>
              <w:spacing w:line="276" w:lineRule="auto"/>
              <w:rPr>
                <w:del w:id="291" w:author="MPH" w:date="2011-11-07T20:26:00Z"/>
                <w:rFonts w:ascii="Arial" w:eastAsia="Times New Roman" w:hAnsi="Arial" w:cs="Arial"/>
                <w:b w:val="0"/>
                <w:color w:val="000000"/>
                <w:szCs w:val="24"/>
              </w:rPr>
            </w:pPr>
            <w:del w:id="292"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commentRangeStart w:id="293"/>
              <w:r w:rsidR="00C83D24" w:rsidDel="001C39A6">
                <w:rPr>
                  <w:rFonts w:ascii="Arial" w:eastAsia="Times New Roman" w:hAnsi="Arial" w:cs="Arial"/>
                  <w:b w:val="0"/>
                  <w:color w:val="000000"/>
                  <w:szCs w:val="24"/>
                </w:rPr>
                <w:delText>TODO</w:delText>
              </w:r>
              <w:commentRangeEnd w:id="293"/>
              <w:r w:rsidR="00D4561E" w:rsidDel="001C39A6">
                <w:rPr>
                  <w:rStyle w:val="Kommentarzeichen"/>
                  <w:b w:val="0"/>
                  <w:bCs w:val="0"/>
                  <w:color w:val="auto"/>
                </w:rPr>
                <w:commentReference w:id="293"/>
              </w:r>
            </w:del>
          </w:p>
        </w:tc>
      </w:tr>
      <w:tr w:rsidR="00F14CD9" w:rsidTr="00934449">
        <w:trPr>
          <w:cnfStyle w:val="000000100000"/>
        </w:trPr>
        <w:tc>
          <w:tcPr>
            <w:cnfStyle w:val="001000000000"/>
            <w:tcW w:w="3227" w:type="dxa"/>
            <w:tcBorders>
              <w:top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934449">
        <w:tc>
          <w:tcPr>
            <w:cnfStyle w:val="001000000000"/>
            <w:tcW w:w="3227" w:type="dxa"/>
          </w:tcPr>
          <w:p w:rsidR="00F14CD9" w:rsidRPr="005F7CDF" w:rsidRDefault="00F14CD9"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D4561E">
      <w:pPr>
        <w:jc w:val="both"/>
      </w:pPr>
      <w:r w:rsidRPr="00E02230">
        <w:t>Der Benutzer kann auf der Startseite ein Receivertab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664477"/>
    <w:p w:rsidR="00E02230" w:rsidRDefault="00E02230" w:rsidP="00664477">
      <w:pPr>
        <w:pStyle w:val="berschrift2"/>
        <w:numPr>
          <w:ilvl w:val="1"/>
          <w:numId w:val="3"/>
        </w:numPr>
      </w:pPr>
      <w:r>
        <w:t xml:space="preserve"> </w:t>
      </w:r>
      <w:bookmarkStart w:id="294" w:name="_Toc308385216"/>
      <w:r>
        <w:t>Beschreibung zu /LUC30/: Analyse Multicast</w:t>
      </w:r>
      <w:bookmarkEnd w:id="294"/>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Del="001C39A6" w:rsidTr="00934449">
        <w:trPr>
          <w:cnfStyle w:val="100000000000"/>
          <w:del w:id="295" w:author="MPH" w:date="2011-11-07T20:26:00Z"/>
        </w:trPr>
        <w:tc>
          <w:tcPr>
            <w:cnfStyle w:val="001000000000"/>
            <w:tcW w:w="9212" w:type="dxa"/>
            <w:gridSpan w:val="2"/>
            <w:tcBorders>
              <w:bottom w:val="nil"/>
            </w:tcBorders>
          </w:tcPr>
          <w:p w:rsidR="004B3AFF" w:rsidRPr="005F7CDF" w:rsidDel="001C39A6" w:rsidRDefault="004B3AFF" w:rsidP="00664477">
            <w:pPr>
              <w:spacing w:line="276" w:lineRule="auto"/>
              <w:rPr>
                <w:del w:id="296" w:author="MPH" w:date="2011-11-07T20:26:00Z"/>
                <w:rFonts w:ascii="Arial" w:eastAsia="Times New Roman" w:hAnsi="Arial" w:cs="Arial"/>
                <w:b w:val="0"/>
                <w:color w:val="000000"/>
                <w:szCs w:val="24"/>
              </w:rPr>
            </w:pPr>
            <w:del w:id="297"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4B3AFF" w:rsidRPr="005F7CDF" w:rsidTr="00934449">
        <w:trPr>
          <w:cnfStyle w:val="000000100000"/>
        </w:trPr>
        <w:tc>
          <w:tcPr>
            <w:cnfStyle w:val="001000000000"/>
            <w:tcW w:w="3227" w:type="dxa"/>
            <w:tcBorders>
              <w:top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Ziel des Use Cases:</w:t>
            </w:r>
          </w:p>
        </w:tc>
        <w:tc>
          <w:tcPr>
            <w:tcW w:w="5985" w:type="dxa"/>
            <w:tcBorders>
              <w:top w:val="nil"/>
            </w:tcBorders>
          </w:tcPr>
          <w:p w:rsidR="004B3AFF" w:rsidRPr="005F7CDF" w:rsidRDefault="004B3AFF" w:rsidP="00664477">
            <w:pPr>
              <w:spacing w:line="276" w:lineRule="auto"/>
              <w:cnfStyle w:val="0000001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934449">
        <w:tc>
          <w:tcPr>
            <w:cnfStyle w:val="001000000000"/>
            <w:tcW w:w="3227" w:type="dxa"/>
          </w:tcPr>
          <w:p w:rsidR="004B3AFF" w:rsidRPr="005F7CDF" w:rsidRDefault="004B3AF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4B3AFF" w:rsidRPr="005F7CDF" w:rsidRDefault="004B3AF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4B3AFF" w:rsidRPr="005F7CDF" w:rsidRDefault="004B3AFF" w:rsidP="00664477">
            <w:pPr>
              <w:spacing w:line="276" w:lineRule="auto"/>
              <w:jc w:val="both"/>
              <w:cnfStyle w:val="000000100000"/>
              <w:rPr>
                <w:rFonts w:ascii="Arial" w:eastAsia="Times New Roman" w:hAnsi="Arial" w:cs="Arial"/>
                <w:color w:val="000000"/>
                <w:szCs w:val="24"/>
              </w:rPr>
            </w:pPr>
            <w:r w:rsidRPr="004B3AFF">
              <w:rPr>
                <w:rFonts w:ascii="Arial" w:eastAsia="Times New Roman" w:hAnsi="Arial" w:cs="Arial"/>
                <w:color w:val="000000"/>
                <w:szCs w:val="24"/>
              </w:rPr>
              <w:t xml:space="preserve">Ein Sender und </w:t>
            </w:r>
            <w:ins w:id="298" w:author="Jonas" w:date="2011-11-06T22:50:00Z">
              <w:r w:rsidR="00D4561E">
                <w:rPr>
                  <w:rFonts w:ascii="Arial" w:eastAsia="Times New Roman" w:hAnsi="Arial" w:cs="Arial"/>
                  <w:color w:val="000000"/>
                  <w:szCs w:val="24"/>
                </w:rPr>
                <w:t xml:space="preserve">ein </w:t>
              </w:r>
            </w:ins>
            <w:r w:rsidRPr="004B3AFF">
              <w:rPr>
                <w:rFonts w:ascii="Arial" w:eastAsia="Times New Roman" w:hAnsi="Arial" w:cs="Arial"/>
                <w:color w:val="000000"/>
                <w:szCs w:val="24"/>
              </w:rPr>
              <w:t>Receiver müssen angelegt worden sein.</w:t>
            </w:r>
          </w:p>
        </w:tc>
      </w:tr>
      <w:tr w:rsidR="004B3AFF" w:rsidRPr="005F7CDF" w:rsidTr="00934449">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D4561E">
      <w:pPr>
        <w:jc w:val="both"/>
      </w:pPr>
      <w:r w:rsidRPr="008A3EF6">
        <w:t xml:space="preserve">Abhängig davon, ob </w:t>
      </w:r>
      <w:del w:id="299" w:author="Jonas" w:date="2011-11-06T22:50:00Z">
        <w:r w:rsidRPr="008A3EF6" w:rsidDel="00D4561E">
          <w:delText>wir uns</w:delText>
        </w:r>
      </w:del>
      <w:ins w:id="300" w:author="Jonas" w:date="2011-11-06T22:50:00Z">
        <w:r w:rsidR="00D4561E">
          <w:t>man sich</w:t>
        </w:r>
      </w:ins>
      <w:r w:rsidRPr="008A3EF6">
        <w:t xml:space="preserve"> im Receiver- oder Sendertab befinden</w:t>
      </w:r>
      <w:r>
        <w:t>,</w:t>
      </w:r>
      <w:r w:rsidRPr="008A3EF6">
        <w:t xml:space="preserve"> zeigt der Graph dementsprechend die Werte an. Im Receiverta</w:t>
      </w:r>
      <w:r>
        <w:t>b</w:t>
      </w:r>
      <w:r w:rsidRPr="008A3EF6">
        <w:t xml:space="preserve"> wird dargestellt, wieviel</w:t>
      </w:r>
      <w:r>
        <w:t>e</w:t>
      </w:r>
      <w:r w:rsidRPr="008A3EF6">
        <w:t xml:space="preserve"> Pakete man bekommen hat bzw</w:t>
      </w:r>
      <w:r>
        <w:t>.</w:t>
      </w:r>
      <w:r w:rsidRPr="008A3EF6">
        <w:t xml:space="preserve"> verloren gegangen sind. Im Sendertab wird dargestellt</w:t>
      </w:r>
      <w:r>
        <w:t>,</w:t>
      </w:r>
      <w:r w:rsidRPr="008A3EF6">
        <w:t xml:space="preserve"> wieviel</w:t>
      </w:r>
      <w:r>
        <w:t>e</w:t>
      </w:r>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301" w:name="_Toc308385217"/>
      <w:r>
        <w:t>Beschreibung zu /LUC40/: Configure Settings</w:t>
      </w:r>
      <w:bookmarkEnd w:id="301"/>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Del="001C39A6" w:rsidTr="004706A1">
        <w:trPr>
          <w:cnfStyle w:val="100000000000"/>
          <w:del w:id="302" w:author="MPH" w:date="2011-11-07T20:27:00Z"/>
        </w:trPr>
        <w:tc>
          <w:tcPr>
            <w:cnfStyle w:val="001000000000"/>
            <w:tcW w:w="9212" w:type="dxa"/>
            <w:gridSpan w:val="2"/>
            <w:tcBorders>
              <w:bottom w:val="nil"/>
            </w:tcBorders>
          </w:tcPr>
          <w:p w:rsidR="000F1394" w:rsidRPr="005F7CDF" w:rsidDel="001C39A6" w:rsidRDefault="000F1394" w:rsidP="004706A1">
            <w:pPr>
              <w:spacing w:line="276" w:lineRule="auto"/>
              <w:rPr>
                <w:del w:id="303" w:author="MPH" w:date="2011-11-07T20:27:00Z"/>
                <w:rFonts w:ascii="Arial" w:eastAsia="Times New Roman" w:hAnsi="Arial" w:cs="Arial"/>
                <w:b w:val="0"/>
                <w:color w:val="000000"/>
                <w:szCs w:val="24"/>
              </w:rPr>
            </w:pPr>
            <w:del w:id="304"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TODO</w:delText>
              </w:r>
            </w:del>
          </w:p>
        </w:tc>
      </w:tr>
      <w:tr w:rsidR="000F1394" w:rsidRPr="005F7CDF" w:rsidTr="004706A1">
        <w:trPr>
          <w:cnfStyle w:val="000000100000"/>
        </w:trPr>
        <w:tc>
          <w:tcPr>
            <w:cnfStyle w:val="001000000000"/>
            <w:tcW w:w="3227" w:type="dxa"/>
            <w:tcBorders>
              <w:top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4706A1">
        <w:tc>
          <w:tcPr>
            <w:cnfStyle w:val="001000000000"/>
            <w:tcW w:w="3227" w:type="dxa"/>
          </w:tcPr>
          <w:p w:rsidR="000F1394" w:rsidRPr="005F7CDF" w:rsidRDefault="000F1394" w:rsidP="004706A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sidRPr="000F1394">
              <w:rPr>
                <w:rFonts w:ascii="Arial" w:eastAsia="Times New Roman" w:hAnsi="Arial" w:cs="Arial"/>
                <w:color w:val="000000"/>
                <w:szCs w:val="24"/>
              </w:rPr>
              <w:t>MultiCastor 2.0 / GUI oder CMD mit Config-Dateien</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0F1394" w:rsidRDefault="000F1394" w:rsidP="000F1394">
      <w:pPr>
        <w:rPr>
          <w:b/>
        </w:rPr>
      </w:pPr>
    </w:p>
    <w:p w:rsidR="000F1394" w:rsidRPr="00253E02" w:rsidRDefault="000F1394" w:rsidP="000F1394">
      <w:pPr>
        <w:rPr>
          <w:b/>
          <w:color w:val="C00000"/>
        </w:rPr>
      </w:pPr>
      <w:r w:rsidRPr="00253E02">
        <w:rPr>
          <w:b/>
          <w:color w:val="C00000"/>
        </w:rPr>
        <w:t>Szenario für den Standartablauf</w:t>
      </w:r>
      <w:r>
        <w:rPr>
          <w:b/>
          <w:color w:val="C00000"/>
        </w:rPr>
        <w:t>:</w:t>
      </w:r>
    </w:p>
    <w:p w:rsidR="000F1394" w:rsidRDefault="000F1394" w:rsidP="00D4561E">
      <w:pPr>
        <w:jc w:val="both"/>
      </w:pPr>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r w:rsidRPr="000F1394">
        <w:rPr>
          <w:i/>
          <w:iCs/>
        </w:rPr>
        <w:t>MulticastConfig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D4561E">
      <w:pPr>
        <w:jc w:val="both"/>
      </w:pPr>
    </w:p>
    <w:p w:rsidR="000F1394" w:rsidRDefault="000F1394" w:rsidP="00D4561E">
      <w:pPr>
        <w:jc w:val="both"/>
      </w:pPr>
      <w:r w:rsidRPr="000F1394">
        <w:lastRenderedPageBreak/>
        <w:t>Unter den UseCase Configure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IP Group Address</w:t>
            </w:r>
          </w:p>
        </w:tc>
        <w:tc>
          <w:tcPr>
            <w:tcW w:w="3071" w:type="dxa"/>
            <w:shd w:val="clear" w:color="auto" w:fill="92D050"/>
          </w:tcPr>
          <w:p w:rsidR="001E07AE" w:rsidRDefault="001E07AE" w:rsidP="00664477">
            <w:pPr>
              <w:cnfStyle w:val="000000100000"/>
            </w:pPr>
            <w:r>
              <w:t>MAC-Group-Address</w:t>
            </w:r>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r w:rsidRPr="001E07AE">
              <w:rPr>
                <w:b w:val="0"/>
              </w:rPr>
              <w:t>Netwrk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Packet Length</w:t>
            </w:r>
          </w:p>
        </w:tc>
        <w:tc>
          <w:tcPr>
            <w:tcW w:w="3071" w:type="dxa"/>
          </w:tcPr>
          <w:p w:rsidR="001E07AE" w:rsidRDefault="001E07AE" w:rsidP="00664477">
            <w:pPr>
              <w:cnfStyle w:val="000000000000"/>
            </w:pPr>
            <w:r>
              <w:t>Packet Length</w:t>
            </w:r>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Time to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D4561E">
      <w:pPr>
        <w:jc w:val="both"/>
      </w:pPr>
      <w:r w:rsidRPr="001D5CE0">
        <w:t>Die “Group Address”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Pr="00CD02A6" w:rsidRDefault="00497DCB" w:rsidP="00497DCB">
            <w:pPr>
              <w:cnfStyle w:val="000000100000"/>
              <w:rPr>
                <w:lang w:val="en-US"/>
              </w:rPr>
            </w:pPr>
            <w:r w:rsidRPr="00CD02A6">
              <w:rPr>
                <w:lang w:val="en-US"/>
              </w:rPr>
              <w:t xml:space="preserve">80:00:00:00:00:00-ff:ff:ff:ff:ff:fe </w:t>
            </w:r>
          </w:p>
          <w:p w:rsidR="00497DCB" w:rsidRPr="00CD02A6" w:rsidRDefault="00497DCB" w:rsidP="00497DCB">
            <w:pPr>
              <w:cnfStyle w:val="000000100000"/>
              <w:rPr>
                <w:lang w:val="en-US"/>
              </w:rPr>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Pr="00CD02A6" w:rsidRDefault="00497DCB" w:rsidP="0099457B">
            <w:pPr>
              <w:cnfStyle w:val="000000100000"/>
              <w:rPr>
                <w:lang w:val="en-US"/>
              </w:rPr>
            </w:pPr>
            <w:r w:rsidRPr="00CD02A6">
              <w:rPr>
                <w:lang w:val="en-US"/>
              </w:rPr>
              <w:t>0 =&gt; Quelle ist “Individual”</w:t>
            </w:r>
            <w:r w:rsidR="0099457B" w:rsidRPr="00CD02A6">
              <w:rPr>
                <w:lang w:val="en-US"/>
              </w:rPr>
              <w:t>,</w:t>
            </w:r>
            <w:r w:rsidRPr="00CD02A6">
              <w:rPr>
                <w:lang w:val="en-US"/>
              </w:rPr>
              <w:t xml:space="preserve"> also Unicast</w:t>
            </w:r>
          </w:p>
          <w:p w:rsidR="00995E94" w:rsidRDefault="00497DCB" w:rsidP="0099457B">
            <w:pPr>
              <w:cnfStyle w:val="000000100000"/>
            </w:pPr>
            <w:r w:rsidRPr="00CD02A6">
              <w:rPr>
                <w:lang w:val="en-US"/>
              </w:rPr>
              <w:t xml:space="preserve">1 =&gt; Quelle ist “Group” also Multicast. </w:t>
            </w:r>
            <w:r w:rsidRPr="00497DCB">
              <w:t>Allerdings fällt hierrunter auch der Broadcast. Also das Senden von einem Sender an Alle(!) Empfänger im LAN. Hierfür ist normalerweise die Adresseff:ff:ff:ff:ff:ff reserviert.</w:t>
            </w:r>
          </w:p>
        </w:tc>
      </w:tr>
    </w:tbl>
    <w:p w:rsidR="00995E94" w:rsidRDefault="00995E94" w:rsidP="00664477"/>
    <w:p w:rsidR="00915C60" w:rsidRDefault="00915C60" w:rsidP="00D4561E">
      <w:pPr>
        <w:jc w:val="both"/>
      </w:pPr>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6"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r>
          <w:rPr>
            <w:noProof/>
          </w:rPr>
          <w:t>7</w:t>
        </w:r>
      </w:fldSimple>
      <w:r>
        <w:t>: Auswahl Net</w:t>
      </w:r>
      <w:r w:rsidR="00AE505B">
        <w:t>z</w:t>
      </w:r>
      <w:r w:rsidR="0042653E">
        <w:t>werk Int</w:t>
      </w:r>
      <w:r>
        <w:t>erface</w:t>
      </w:r>
    </w:p>
    <w:p w:rsidR="00915C60" w:rsidRPr="00664477" w:rsidRDefault="00915C60" w:rsidP="00664477"/>
    <w:p w:rsidR="008A5FD4" w:rsidRDefault="008A5FD4" w:rsidP="00664477">
      <w:pPr>
        <w:pStyle w:val="berschrift3"/>
        <w:numPr>
          <w:ilvl w:val="2"/>
          <w:numId w:val="3"/>
        </w:numPr>
      </w:pPr>
      <w:bookmarkStart w:id="305" w:name="_Toc308385218"/>
      <w:r>
        <w:t>Beschreibung zu /LUC41/: Save Configuration File</w:t>
      </w:r>
      <w:bookmarkEnd w:id="305"/>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306" w:author="MPH" w:date="2011-11-07T20:27:00Z"/>
        </w:trPr>
        <w:tc>
          <w:tcPr>
            <w:cnfStyle w:val="001000000000"/>
            <w:tcW w:w="9212" w:type="dxa"/>
            <w:gridSpan w:val="2"/>
            <w:tcBorders>
              <w:bottom w:val="nil"/>
            </w:tcBorders>
          </w:tcPr>
          <w:p w:rsidR="00253E02" w:rsidRPr="005F7CDF" w:rsidDel="001C39A6" w:rsidRDefault="00253E02" w:rsidP="00664477">
            <w:pPr>
              <w:spacing w:line="276" w:lineRule="auto"/>
              <w:rPr>
                <w:del w:id="307" w:author="MPH" w:date="2011-11-07T20:27:00Z"/>
                <w:rFonts w:ascii="Arial" w:eastAsia="Times New Roman" w:hAnsi="Arial" w:cs="Arial"/>
                <w:b w:val="0"/>
                <w:color w:val="000000"/>
                <w:szCs w:val="24"/>
              </w:rPr>
            </w:pPr>
            <w:del w:id="308"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Die Benutzereinstellungen (angelegte Sender/Receiver) </w:t>
            </w:r>
            <w:r w:rsidRPr="00253E02">
              <w:rPr>
                <w:rFonts w:ascii="Arial" w:eastAsia="Times New Roman" w:hAnsi="Arial" w:cs="Arial"/>
                <w:color w:val="000000"/>
                <w:szCs w:val="24"/>
              </w:rPr>
              <w:lastRenderedPageBreak/>
              <w:t>werden in einem Configuration File gespeichert. Es soll auch ein partielles Speichern einzelner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lastRenderedPageBreak/>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664477">
      <w:pPr>
        <w:rPr>
          <w:b/>
        </w:rPr>
      </w:pPr>
    </w:p>
    <w:p w:rsidR="00F302D4" w:rsidRPr="00253E02" w:rsidRDefault="008A5FD4" w:rsidP="00664477">
      <w:pPr>
        <w:rPr>
          <w:b/>
          <w:color w:val="C00000"/>
        </w:rPr>
      </w:pPr>
      <w:r w:rsidRPr="00253E02">
        <w:rPr>
          <w:b/>
          <w:color w:val="C00000"/>
        </w:rPr>
        <w:t>Szenario für den Standartablauf</w:t>
      </w:r>
      <w:r w:rsidR="00664477">
        <w:rPr>
          <w:b/>
          <w:color w:val="C00000"/>
        </w:rPr>
        <w:t>:</w:t>
      </w:r>
    </w:p>
    <w:p w:rsidR="008A5FD4" w:rsidRDefault="008A5FD4" w:rsidP="00D4561E">
      <w:pPr>
        <w:jc w:val="both"/>
      </w:pPr>
      <w:r>
        <w:t>Dem Benutzer wird das Speichern seiner aktuellen Konfigurationen über den Menüpunkt “Save Configuration” im Kontextmenüpunkt “Menu” ermöglicht.</w:t>
      </w:r>
    </w:p>
    <w:p w:rsidR="008A5FD4" w:rsidRPr="008A5FD4" w:rsidRDefault="008A5FD4" w:rsidP="00D4561E">
      <w:pPr>
        <w:jc w:val="both"/>
      </w:pPr>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7"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r w:rsidR="00915C60">
          <w:rPr>
            <w:noProof/>
          </w:rPr>
          <w:t>8</w:t>
        </w:r>
      </w:fldSimple>
      <w:r>
        <w:t xml:space="preserve">: </w:t>
      </w:r>
      <w:r w:rsidRPr="002465E5">
        <w:t>Dateiauswahlfenster mit hervorgehobenen Änderungen.</w:t>
      </w:r>
    </w:p>
    <w:p w:rsidR="00CE4639" w:rsidRDefault="00CE4639" w:rsidP="00D4561E">
      <w:pPr>
        <w:jc w:val="both"/>
      </w:pPr>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D4561E">
      <w:pPr>
        <w:jc w:val="both"/>
      </w:pPr>
    </w:p>
    <w:p w:rsidR="00CE4639" w:rsidRDefault="00CE4639" w:rsidP="00D4561E">
      <w:pPr>
        <w:jc w:val="both"/>
      </w:pPr>
      <w:r>
        <w:t>Dieses neue Fenster wird es ermöglichen, auch einzelne Receiver und Sender zu speichern oder von der Speicherung auszuschließen.</w:t>
      </w:r>
    </w:p>
    <w:p w:rsidR="00CE4639" w:rsidRDefault="00CE4639" w:rsidP="00664477"/>
    <w:p w:rsidR="00F302D4" w:rsidRDefault="00CE4639" w:rsidP="00D4561E">
      <w:pPr>
        <w:jc w:val="both"/>
      </w:pPr>
      <w:r>
        <w:lastRenderedPageBreak/>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664477"/>
    <w:p w:rsidR="00F6693A" w:rsidRDefault="00F6693A" w:rsidP="00664477">
      <w:pPr>
        <w:pStyle w:val="berschrift3"/>
        <w:numPr>
          <w:ilvl w:val="2"/>
          <w:numId w:val="3"/>
        </w:numPr>
      </w:pPr>
      <w:bookmarkStart w:id="309" w:name="_Toc308385219"/>
      <w:r>
        <w:t>Beschreibung zu /LUC42/: Load Configuration File</w:t>
      </w:r>
      <w:bookmarkEnd w:id="309"/>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310" w:author="MPH" w:date="2011-11-07T20:27:00Z"/>
        </w:trPr>
        <w:tc>
          <w:tcPr>
            <w:cnfStyle w:val="001000000000"/>
            <w:tcW w:w="9212" w:type="dxa"/>
            <w:gridSpan w:val="2"/>
            <w:tcBorders>
              <w:bottom w:val="nil"/>
            </w:tcBorders>
          </w:tcPr>
          <w:p w:rsidR="00253E02" w:rsidRPr="005F7CDF" w:rsidDel="001C39A6" w:rsidRDefault="00253E02" w:rsidP="00664477">
            <w:pPr>
              <w:spacing w:line="276" w:lineRule="auto"/>
              <w:rPr>
                <w:del w:id="311" w:author="MPH" w:date="2011-11-07T20:27:00Z"/>
                <w:rFonts w:ascii="Arial" w:eastAsia="Times New Roman" w:hAnsi="Arial" w:cs="Arial"/>
                <w:b w:val="0"/>
                <w:color w:val="000000"/>
                <w:szCs w:val="24"/>
              </w:rPr>
            </w:pPr>
            <w:del w:id="312"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lädt Sender- / Receivereinstellungen aus einem Configuration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23307E">
      <w:pPr>
        <w:jc w:val="both"/>
      </w:pPr>
      <w:r>
        <w:t>Dem Benutzer wird das Laden von auf seinem lokalen Dateisystem gespeicherten Konfigurationen für Sender und Receiver über den Menüpunkt “Load Configuration” im Kontextmenüpunkt “Menu” ermöglicht.</w:t>
      </w:r>
    </w:p>
    <w:p w:rsidR="00F6693A" w:rsidRDefault="00F6693A" w:rsidP="00664477"/>
    <w:p w:rsidR="00F6693A" w:rsidRDefault="00F6693A" w:rsidP="0023307E">
      <w:pPr>
        <w:jc w:val="both"/>
      </w:pPr>
      <w:r>
        <w:t>Äquivalent zum Speichervorgang (/LUC41/) wählt der Anwender zunächst eine Datei aus seinem Dateisystem aus, bevor er in einem zweiten Dialogfeld einzelne Sender oder Receiver vom Laden ausschließen oder zum Laden hinzufügen kann.</w:t>
      </w:r>
      <w:ins w:id="313" w:author="Jonas" w:date="2011-11-06T22:57:00Z">
        <w:r w:rsidR="0023307E">
          <w:t xml:space="preserve"> Ein inkrementelles </w:t>
        </w:r>
      </w:ins>
      <w:ins w:id="314" w:author="MPH" w:date="2011-11-07T20:27:00Z">
        <w:r w:rsidR="001C39A6">
          <w:t>L</w:t>
        </w:r>
      </w:ins>
      <w:ins w:id="315" w:author="Jonas" w:date="2011-11-06T22:57:00Z">
        <w:del w:id="316" w:author="MPH" w:date="2011-11-07T20:27:00Z">
          <w:r w:rsidR="0023307E" w:rsidDel="001C39A6">
            <w:delText>l</w:delText>
          </w:r>
        </w:del>
        <w:r w:rsidR="0023307E">
          <w:t>aden</w:t>
        </w:r>
        <w:del w:id="317" w:author="MPH" w:date="2011-11-07T20:28:00Z">
          <w:r w:rsidR="0023307E" w:rsidDel="001C39A6">
            <w:delText>, kann</w:delText>
          </w:r>
        </w:del>
        <w:r w:rsidR="0023307E">
          <w:t xml:space="preserve"> mehrerer Dateien</w:t>
        </w:r>
      </w:ins>
      <w:ins w:id="318" w:author="Jonas" w:date="2011-11-06T22:58:00Z">
        <w:r w:rsidR="0023307E">
          <w:t xml:space="preserve"> kann durch das </w:t>
        </w:r>
        <w:del w:id="319" w:author="MPH" w:date="2011-11-07T20:28:00Z">
          <w:r w:rsidR="0023307E" w:rsidDel="001C39A6">
            <w:delText>w</w:delText>
          </w:r>
        </w:del>
      </w:ins>
      <w:ins w:id="320" w:author="MPH" w:date="2011-11-07T20:28:00Z">
        <w:r w:rsidR="001C39A6">
          <w:t>W</w:t>
        </w:r>
      </w:ins>
      <w:ins w:id="321" w:author="Jonas" w:date="2011-11-06T22:58:00Z">
        <w:r w:rsidR="0023307E">
          <w:t>iederholen dieses Vorgangs erreicht werden.</w:t>
        </w:r>
      </w:ins>
    </w:p>
    <w:p w:rsidR="00F6693A" w:rsidRDefault="00F6693A" w:rsidP="00664477"/>
    <w:p w:rsidR="00F6693A" w:rsidRDefault="00F6693A" w:rsidP="0023307E">
      <w:pPr>
        <w:jc w:val="both"/>
      </w:pPr>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322" w:name="_Toc308385220"/>
      <w:r>
        <w:lastRenderedPageBreak/>
        <w:t>Beschreibung zu /LUC43/: Set/Delete Multicast Group Membership</w:t>
      </w:r>
      <w:bookmarkEnd w:id="322"/>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323" w:author="MPH" w:date="2011-11-07T20:28:00Z"/>
        </w:trPr>
        <w:tc>
          <w:tcPr>
            <w:cnfStyle w:val="001000000000"/>
            <w:tcW w:w="9212" w:type="dxa"/>
            <w:gridSpan w:val="2"/>
            <w:tcBorders>
              <w:bottom w:val="nil"/>
            </w:tcBorders>
          </w:tcPr>
          <w:p w:rsidR="00253E02" w:rsidRPr="005F7CDF" w:rsidDel="001C39A6" w:rsidRDefault="00253E02" w:rsidP="00664477">
            <w:pPr>
              <w:spacing w:line="276" w:lineRule="auto"/>
              <w:rPr>
                <w:del w:id="324" w:author="MPH" w:date="2011-11-07T20:28:00Z"/>
                <w:rFonts w:ascii="Arial" w:eastAsia="Times New Roman" w:hAnsi="Arial" w:cs="Arial"/>
                <w:b w:val="0"/>
                <w:color w:val="000000"/>
                <w:szCs w:val="24"/>
              </w:rPr>
            </w:pPr>
            <w:del w:id="325" w:author="MPH" w:date="2011-11-07T20:28: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 / 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23307E">
      <w:pPr>
        <w:jc w:val="both"/>
      </w:pPr>
      <w:r w:rsidRPr="00815BA8">
        <w:t>Der Anwender kann unter “Multicast Configuration”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8"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r w:rsidR="00915C60">
          <w:rPr>
            <w:noProof/>
          </w:rPr>
          <w:t>9</w:t>
        </w:r>
      </w:fldSimple>
      <w:r>
        <w:t>: Eingabe einer Multicast-Adresse</w:t>
      </w:r>
    </w:p>
    <w:p w:rsidR="00F6693A" w:rsidRDefault="006D3C3E" w:rsidP="00664477">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pPr>
              <w:spacing w:line="276" w:lineRule="auto"/>
            </w:pPr>
            <w:r>
              <w:t>Art</w:t>
            </w:r>
          </w:p>
        </w:tc>
        <w:tc>
          <w:tcPr>
            <w:tcW w:w="8253" w:type="dxa"/>
          </w:tcPr>
          <w:p w:rsidR="006D3C3E" w:rsidRDefault="006D3C3E" w:rsidP="00664477">
            <w:pPr>
              <w:spacing w:line="276" w:lineRule="auto"/>
              <w:cnfStyle w:val="100000000000"/>
            </w:pPr>
            <w:r>
              <w:t>Beschreibung</w:t>
            </w:r>
          </w:p>
        </w:tc>
      </w:tr>
      <w:tr w:rsidR="006D3C3E" w:rsidTr="006D3C3E">
        <w:trPr>
          <w:cnfStyle w:val="000000100000"/>
        </w:trPr>
        <w:tc>
          <w:tcPr>
            <w:cnfStyle w:val="001000000000"/>
            <w:tcW w:w="959" w:type="dxa"/>
          </w:tcPr>
          <w:p w:rsidR="006D3C3E" w:rsidRDefault="006D3C3E" w:rsidP="00664477">
            <w:pPr>
              <w:spacing w:line="276" w:lineRule="auto"/>
            </w:pPr>
            <w:r>
              <w:t>IPv4</w:t>
            </w:r>
          </w:p>
        </w:tc>
        <w:tc>
          <w:tcPr>
            <w:tcW w:w="8253" w:type="dxa"/>
          </w:tcPr>
          <w:p w:rsidR="006D3C3E" w:rsidRDefault="006D3C3E" w:rsidP="00664477">
            <w:pPr>
              <w:spacing w:line="276" w:lineRule="auto"/>
              <w:cnfStyle w:val="000000100000"/>
            </w:pPr>
            <w:r>
              <w:t>224.0.0.0 – 239.255.255.255</w:t>
            </w:r>
          </w:p>
        </w:tc>
      </w:tr>
      <w:tr w:rsidR="006D3C3E" w:rsidTr="006D3C3E">
        <w:tc>
          <w:tcPr>
            <w:cnfStyle w:val="001000000000"/>
            <w:tcW w:w="959" w:type="dxa"/>
          </w:tcPr>
          <w:p w:rsidR="006D3C3E" w:rsidRDefault="006D3C3E" w:rsidP="00664477">
            <w:pPr>
              <w:spacing w:line="276" w:lineRule="auto"/>
            </w:pPr>
            <w:r>
              <w:t>IPv6</w:t>
            </w:r>
          </w:p>
        </w:tc>
        <w:tc>
          <w:tcPr>
            <w:tcW w:w="8253" w:type="dxa"/>
          </w:tcPr>
          <w:p w:rsidR="006D3C3E" w:rsidRDefault="006D3C3E" w:rsidP="00664477">
            <w:pPr>
              <w:spacing w:line="276" w:lineRule="auto"/>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pPr>
              <w:spacing w:line="276" w:lineRule="auto"/>
            </w:pPr>
            <w:r>
              <w:t>MMRP</w:t>
            </w:r>
          </w:p>
        </w:tc>
        <w:tc>
          <w:tcPr>
            <w:tcW w:w="8253" w:type="dxa"/>
          </w:tcPr>
          <w:p w:rsidR="006D3C3E" w:rsidRPr="00E55A06" w:rsidRDefault="006D3C3E" w:rsidP="00664477">
            <w:pPr>
              <w:spacing w:line="276" w:lineRule="auto"/>
              <w:cnfStyle w:val="000000100000"/>
              <w:rPr>
                <w:lang w:val="en-US"/>
              </w:rPr>
            </w:pPr>
            <w:r w:rsidRPr="00E55A06">
              <w:rPr>
                <w:lang w:val="en-US"/>
              </w:rPr>
              <w:t>80:00:00:00:00:00 – ff:ff:ff:ff:ff:fe</w:t>
            </w:r>
          </w:p>
          <w:p w:rsidR="006D3C3E" w:rsidRDefault="006D3C3E" w:rsidP="00664477">
            <w:pPr>
              <w:spacing w:line="276" w:lineRule="auto"/>
              <w:cnfStyle w:val="000000100000"/>
            </w:pPr>
            <w:r>
              <w:t xml:space="preserve">Das </w:t>
            </w:r>
            <w:r>
              <w:rPr>
                <w:b/>
              </w:rPr>
              <w:t xml:space="preserve">höchstwertigste Bit </w:t>
            </w:r>
            <w:r>
              <w:t>der MAC-Adresse gibt an, ob es sich um ein Uni- oder Multicast handelt.</w:t>
            </w:r>
          </w:p>
          <w:p w:rsidR="006D3C3E" w:rsidRDefault="006D3C3E" w:rsidP="00664477">
            <w:pPr>
              <w:spacing w:line="276" w:lineRule="auto"/>
              <w:cnfStyle w:val="000000100000"/>
            </w:pPr>
            <w:r>
              <w:t>0 =&gt; Quelle ist „Individual“, als Unicast</w:t>
            </w:r>
          </w:p>
          <w:p w:rsidR="006D3C3E" w:rsidRPr="006D3C3E" w:rsidRDefault="006D3C3E" w:rsidP="00664477">
            <w:pPr>
              <w:spacing w:line="276" w:lineRule="auto"/>
              <w:cnfStyle w:val="000000100000"/>
            </w:pPr>
            <w:r>
              <w:t xml:space="preserve">1 =&gt; Quelle ist „Group“, also Multicast. Allerdings fällt hierunter auch der Broadcast, also </w:t>
            </w:r>
            <w:r>
              <w:lastRenderedPageBreak/>
              <w:t xml:space="preserve">das Senden von einem Sender an </w:t>
            </w:r>
            <w:r>
              <w:rPr>
                <w:b/>
              </w:rPr>
              <w:t xml:space="preserve">alle </w:t>
            </w:r>
            <w:r>
              <w:t>Empfänger im LAN. Hierfür ist normalerweise die Adresse ff:ff:ff:ff:ff:ff reserviert.</w:t>
            </w:r>
          </w:p>
        </w:tc>
      </w:tr>
    </w:tbl>
    <w:p w:rsidR="006D3C3E" w:rsidRDefault="006D3C3E" w:rsidP="00664477"/>
    <w:p w:rsidR="00F6693A" w:rsidRDefault="006D3C3E" w:rsidP="0023307E">
      <w:pPr>
        <w:jc w:val="both"/>
      </w:pPr>
      <w:r w:rsidRPr="006D3C3E">
        <w:t>Sobald die Eingabe einen zulässigen Wert hat</w:t>
      </w:r>
      <w:r>
        <w:t>,</w:t>
      </w:r>
      <w:r w:rsidRPr="006D3C3E">
        <w:t xml:space="preserve"> wird der Rahmen des Eingabefeldes von Rot auf Grün gestellt</w:t>
      </w:r>
      <w:r w:rsidR="005175BE">
        <w:t>.</w:t>
      </w:r>
    </w:p>
    <w:p w:rsidR="00405864" w:rsidRDefault="00405864" w:rsidP="00664477"/>
    <w:p w:rsidR="006D3C3E" w:rsidRDefault="006D3C3E" w:rsidP="00664477">
      <w:pPr>
        <w:pStyle w:val="berschrift3"/>
        <w:numPr>
          <w:ilvl w:val="2"/>
          <w:numId w:val="3"/>
        </w:numPr>
      </w:pPr>
      <w:bookmarkStart w:id="326" w:name="_Toc308385221"/>
      <w:r>
        <w:t>Beschreibung zu /LUC44/: Activate/Deactivate Multicast Group</w:t>
      </w:r>
      <w:bookmarkEnd w:id="326"/>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327" w:author="MPH" w:date="2011-11-07T20:28:00Z"/>
        </w:trPr>
        <w:tc>
          <w:tcPr>
            <w:cnfStyle w:val="001000000000"/>
            <w:tcW w:w="9212" w:type="dxa"/>
            <w:gridSpan w:val="2"/>
            <w:tcBorders>
              <w:bottom w:val="nil"/>
            </w:tcBorders>
          </w:tcPr>
          <w:p w:rsidR="00253E02" w:rsidRPr="005F7CDF" w:rsidDel="001C39A6" w:rsidRDefault="00253E02" w:rsidP="00664477">
            <w:pPr>
              <w:spacing w:line="276" w:lineRule="auto"/>
              <w:rPr>
                <w:del w:id="328" w:author="MPH" w:date="2011-11-07T20:28:00Z"/>
                <w:rFonts w:ascii="Arial" w:eastAsia="Times New Roman" w:hAnsi="Arial" w:cs="Arial"/>
                <w:b w:val="0"/>
                <w:color w:val="000000"/>
                <w:szCs w:val="24"/>
              </w:rPr>
            </w:pPr>
            <w:del w:id="329" w:author="MPH" w:date="2011-11-07T20:28: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w:t>
            </w:r>
            <w:del w:id="330"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331"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Receiver eine bereits hinzufügte Multicast-Gruppe aktivieren und sie wieder deaktivieren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w:t>
            </w:r>
            <w:del w:id="332"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333"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 Außerdem muss ein Sender</w:t>
            </w:r>
            <w:del w:id="334"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335"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 xml:space="preserve">Receiver mit Multicast-Gruppe existieren </w:t>
            </w:r>
            <w:r>
              <w:rPr>
                <w:rFonts w:ascii="Arial" w:eastAsia="Times New Roman" w:hAnsi="Arial" w:cs="Arial"/>
                <w:color w:val="000000"/>
                <w:szCs w:val="24"/>
              </w:rPr>
              <w:t>(/LUC43/)</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23307E">
            <w:pPr>
              <w:spacing w:line="276" w:lineRule="auto"/>
              <w:jc w:val="both"/>
              <w:cnfStyle w:val="0000000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23307E">
      <w:pPr>
        <w:jc w:val="both"/>
      </w:pPr>
      <w:r w:rsidRPr="00E00420">
        <w:t>Der Anwender kann</w:t>
      </w:r>
      <w:r>
        <w:t xml:space="preserve"> die existieren</w:t>
      </w:r>
      <w:ins w:id="336" w:author="Jonas" w:date="2011-11-06T23:00:00Z">
        <w:r w:rsidR="0023307E">
          <w:t>den</w:t>
        </w:r>
      </w:ins>
      <w:r>
        <w:t xml:space="preserve"> Sender oder Rec</w:t>
      </w:r>
      <w:r w:rsidRPr="00E00420">
        <w:t>e</w:t>
      </w:r>
      <w:r>
        <w:t>i</w:t>
      </w:r>
      <w:r w:rsidRPr="00E00420">
        <w:t>ver aus dem “MultiCast Overview”-Panel auswählen. Ob dieser derzeit aktiv ist</w:t>
      </w:r>
      <w:r>
        <w:t>,</w:t>
      </w:r>
      <w:r w:rsidRPr="00E00420">
        <w:t xml:space="preserve"> </w:t>
      </w:r>
      <w:del w:id="337" w:author="MPH" w:date="2011-11-07T20:29:00Z">
        <w:r w:rsidRPr="00E00420" w:rsidDel="001C39A6">
          <w:delText xml:space="preserve">kann </w:delText>
        </w:r>
      </w:del>
      <w:del w:id="338" w:author="Jonas" w:date="2011-11-06T23:00:00Z">
        <w:r w:rsidRPr="00E00420" w:rsidDel="0023307E">
          <w:delText>man daran erkennen</w:delText>
        </w:r>
      </w:del>
      <w:ins w:id="339" w:author="Jonas" w:date="2011-11-06T23:00:00Z">
        <w:r w:rsidR="0023307E">
          <w:t>ist daran erkennbar</w:t>
        </w:r>
      </w:ins>
      <w:r>
        <w:t>,</w:t>
      </w:r>
      <w:r w:rsidRPr="00E00420">
        <w:t xml:space="preserve"> ob der Haken in der “State” Spalte gesetzt ist.</w:t>
      </w:r>
      <w:del w:id="340" w:author="MPH" w:date="2011-11-07T20:29:00Z">
        <w:r w:rsidRPr="00E00420" w:rsidDel="001C39A6">
          <w:delText xml:space="preserve"> Wenn der Haken gesetzt ist, ist er aktiv. Bei leerem Kasten ist er inaktiv.</w:delText>
        </w:r>
      </w:del>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19"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r w:rsidR="00915C60">
          <w:rPr>
            <w:noProof/>
          </w:rPr>
          <w:t>10</w:t>
        </w:r>
      </w:fldSimple>
      <w:r>
        <w:t>: Aktivierung eines Multicast-Stromes</w:t>
      </w:r>
    </w:p>
    <w:p w:rsidR="001C4829" w:rsidRDefault="001C4829" w:rsidP="0023307E">
      <w:pPr>
        <w:jc w:val="both"/>
      </w:pPr>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r>
        <w:t>Stop</w:t>
      </w:r>
      <w:r w:rsidR="007365E8">
        <w:t>“-</w:t>
      </w:r>
      <w:r>
        <w:t>Button dr</w:t>
      </w:r>
      <w:r w:rsidR="00A37C8B">
        <w:t>ückt.</w:t>
      </w:r>
    </w:p>
    <w:p w:rsidR="001C4829" w:rsidRPr="00A37C8B" w:rsidRDefault="001C4829" w:rsidP="0023307E">
      <w:pPr>
        <w:jc w:val="both"/>
        <w:rPr>
          <w:b/>
          <w:color w:val="00B050"/>
        </w:rPr>
      </w:pPr>
      <w:r>
        <w:t>Außerdem kann der Sender/</w:t>
      </w:r>
      <w:r w:rsidR="00A37C8B">
        <w:t>Rec</w:t>
      </w:r>
      <w:r>
        <w:t>e</w:t>
      </w:r>
      <w:r w:rsidR="00A37C8B">
        <w:t>i</w:t>
      </w:r>
      <w:r>
        <w:t xml:space="preserve">ver direkt beim </w:t>
      </w:r>
      <w:r w:rsidR="00A37C8B">
        <w:t>A</w:t>
      </w:r>
      <w:r>
        <w:t>nlegen im “MultiCast Configuration” Panel über den Button active/inactive aktiviert werden.</w:t>
      </w:r>
      <w:r w:rsidR="00A37C8B">
        <w:t xml:space="preserve"> </w:t>
      </w:r>
      <w:commentRangeStart w:id="341"/>
      <w:r w:rsidR="00A37C8B">
        <w:rPr>
          <w:b/>
          <w:color w:val="00B050"/>
        </w:rPr>
        <w:t>TODO: [MH] bleibt das wirklich?</w:t>
      </w:r>
      <w:commentRangeEnd w:id="341"/>
      <w:r w:rsidR="0023307E">
        <w:rPr>
          <w:rStyle w:val="Kommentarzeichen"/>
        </w:rPr>
        <w:commentReference w:id="341"/>
      </w:r>
    </w:p>
    <w:p w:rsidR="001C4829" w:rsidRDefault="001C4829" w:rsidP="0023307E">
      <w:pPr>
        <w:jc w:val="both"/>
      </w:pPr>
      <w:r>
        <w:t>Ein aktiver Sender versendet Multicast Daten und hat die zugehörige Multicast Gruppe registriert.</w:t>
      </w:r>
    </w:p>
    <w:p w:rsidR="00F6693A" w:rsidRDefault="001C4829" w:rsidP="0023307E">
      <w:pPr>
        <w:jc w:val="both"/>
      </w:pPr>
      <w:r>
        <w:t>Ein aktiver Empfänger versucht Multicast Daten der zugehörigen Multicast Gruppe zu empfangen.</w:t>
      </w:r>
    </w:p>
    <w:p w:rsidR="00405864" w:rsidRDefault="00405864" w:rsidP="001C4829"/>
    <w:p w:rsidR="00F6693A" w:rsidRDefault="00A37C8B" w:rsidP="00664477">
      <w:pPr>
        <w:pStyle w:val="berschrift3"/>
        <w:numPr>
          <w:ilvl w:val="2"/>
          <w:numId w:val="3"/>
        </w:numPr>
      </w:pPr>
      <w:bookmarkStart w:id="342" w:name="_Toc308385222"/>
      <w:r>
        <w:t>Beschreibung zu /LUC45/: Configure Server Settings</w:t>
      </w:r>
      <w:bookmarkEnd w:id="342"/>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Del="001C39A6" w:rsidTr="00934449">
        <w:trPr>
          <w:cnfStyle w:val="100000000000"/>
          <w:del w:id="343" w:author="MPH" w:date="2011-11-07T20:32:00Z"/>
        </w:trPr>
        <w:tc>
          <w:tcPr>
            <w:cnfStyle w:val="001000000000"/>
            <w:tcW w:w="9212" w:type="dxa"/>
            <w:gridSpan w:val="2"/>
            <w:tcBorders>
              <w:bottom w:val="nil"/>
            </w:tcBorders>
          </w:tcPr>
          <w:p w:rsidR="00756D45" w:rsidRPr="005F7CDF" w:rsidDel="001C39A6" w:rsidRDefault="00756D45" w:rsidP="00664477">
            <w:pPr>
              <w:spacing w:line="276" w:lineRule="auto"/>
              <w:rPr>
                <w:del w:id="344" w:author="MPH" w:date="2011-11-07T20:32:00Z"/>
                <w:rFonts w:ascii="Arial" w:eastAsia="Times New Roman" w:hAnsi="Arial" w:cs="Arial"/>
                <w:b w:val="0"/>
                <w:color w:val="000000"/>
                <w:szCs w:val="24"/>
              </w:rPr>
            </w:pPr>
            <w:del w:id="345" w:author="MPH" w:date="2011-11-07T20:32: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756D45" w:rsidRPr="005F7CDF" w:rsidTr="00934449">
        <w:trPr>
          <w:cnfStyle w:val="000000100000"/>
        </w:trPr>
        <w:tc>
          <w:tcPr>
            <w:cnfStyle w:val="001000000000"/>
            <w:tcW w:w="3227" w:type="dxa"/>
            <w:tcBorders>
              <w:top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934449">
        <w:tc>
          <w:tcPr>
            <w:cnfStyle w:val="001000000000"/>
            <w:tcW w:w="3227" w:type="dxa"/>
          </w:tcPr>
          <w:p w:rsidR="00756D45" w:rsidRPr="005F7CDF" w:rsidRDefault="00756D45"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 xml:space="preserve">Der Anwender kann einen Server konfigurieren. Dies kann </w:t>
            </w:r>
            <w:r w:rsidRPr="00756D45">
              <w:rPr>
                <w:rFonts w:ascii="Arial" w:eastAsia="Times New Roman" w:hAnsi="Arial" w:cs="Arial"/>
                <w:color w:val="000000"/>
                <w:szCs w:val="24"/>
              </w:rPr>
              <w:lastRenderedPageBreak/>
              <w:t>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23307E">
      <w:pPr>
        <w:jc w:val="both"/>
      </w:pPr>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r w:rsidR="00915C60">
          <w:rPr>
            <w:noProof/>
          </w:rPr>
          <w:t>11</w:t>
        </w:r>
      </w:fldSimple>
      <w:r>
        <w:t>: Anlegen eines Senders</w:t>
      </w:r>
    </w:p>
    <w:p w:rsidR="00A37C8B" w:rsidRDefault="00A37C8B" w:rsidP="0023307E">
      <w:pPr>
        <w:jc w:val="both"/>
      </w:pPr>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pPr>
              <w:spacing w:line="276" w:lineRule="auto"/>
            </w:pPr>
            <w:r>
              <w:t>Layer-3</w:t>
            </w:r>
            <w:r w:rsidR="00A37C8B">
              <w:t>-Sender</w:t>
            </w:r>
          </w:p>
        </w:tc>
        <w:tc>
          <w:tcPr>
            <w:tcW w:w="3071" w:type="dxa"/>
          </w:tcPr>
          <w:p w:rsidR="00A37C8B" w:rsidRDefault="00BF7F9C" w:rsidP="00664477">
            <w:pPr>
              <w:spacing w:line="276" w:lineRule="auto"/>
              <w:cnfStyle w:val="100000000000"/>
            </w:pPr>
            <w:r>
              <w:t>Layer-2</w:t>
            </w:r>
            <w:r w:rsidR="00A37C8B">
              <w:t>-Sender</w:t>
            </w:r>
          </w:p>
        </w:tc>
        <w:tc>
          <w:tcPr>
            <w:tcW w:w="3071" w:type="dxa"/>
          </w:tcPr>
          <w:p w:rsidR="00A37C8B" w:rsidRDefault="00A37C8B" w:rsidP="00664477">
            <w:pPr>
              <w:spacing w:line="276" w:lineRule="auto"/>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IP Group Address</w:t>
            </w:r>
          </w:p>
        </w:tc>
        <w:tc>
          <w:tcPr>
            <w:tcW w:w="3071" w:type="dxa"/>
          </w:tcPr>
          <w:p w:rsidR="00A37C8B" w:rsidRDefault="00A37C8B" w:rsidP="00664477">
            <w:pPr>
              <w:spacing w:line="276" w:lineRule="auto"/>
              <w:cnfStyle w:val="000000100000"/>
            </w:pPr>
            <w:r>
              <w:t>MAC-Group-Address</w:t>
            </w:r>
          </w:p>
        </w:tc>
        <w:tc>
          <w:tcPr>
            <w:tcW w:w="3071" w:type="dxa"/>
          </w:tcPr>
          <w:p w:rsidR="00A37C8B" w:rsidRDefault="00A37C8B" w:rsidP="00664477">
            <w:pPr>
              <w:spacing w:line="276" w:lineRule="auto"/>
              <w:cnfStyle w:val="000000100000"/>
            </w:pPr>
            <w:r>
              <w:t>y/y</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IP Network Interface</w:t>
            </w:r>
          </w:p>
        </w:tc>
        <w:tc>
          <w:tcPr>
            <w:tcW w:w="3071" w:type="dxa"/>
          </w:tcPr>
          <w:p w:rsidR="00A37C8B" w:rsidRPr="00BF7F9C" w:rsidRDefault="00BF7F9C" w:rsidP="00664477">
            <w:pPr>
              <w:spacing w:line="276" w:lineRule="auto"/>
              <w:cnfStyle w:val="000000000000"/>
              <w:rPr>
                <w:color w:val="C00000"/>
              </w:rPr>
            </w:pPr>
            <w:r>
              <w:t>Network Interface</w:t>
            </w:r>
          </w:p>
        </w:tc>
        <w:tc>
          <w:tcPr>
            <w:tcW w:w="3071" w:type="dxa"/>
          </w:tcPr>
          <w:p w:rsidR="00A37C8B" w:rsidRDefault="00A37C8B" w:rsidP="00664477">
            <w:pPr>
              <w:spacing w:line="276" w:lineRule="auto"/>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UDP PORT</w:t>
            </w:r>
          </w:p>
        </w:tc>
        <w:tc>
          <w:tcPr>
            <w:tcW w:w="3071" w:type="dxa"/>
          </w:tcPr>
          <w:p w:rsidR="00A37C8B" w:rsidRDefault="0096163D" w:rsidP="00664477">
            <w:pPr>
              <w:spacing w:line="276" w:lineRule="auto"/>
              <w:cnfStyle w:val="000000100000"/>
            </w:pPr>
            <w:r>
              <w:t>-</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Time to Live</w:t>
            </w:r>
          </w:p>
        </w:tc>
        <w:tc>
          <w:tcPr>
            <w:tcW w:w="3071" w:type="dxa"/>
          </w:tcPr>
          <w:p w:rsidR="00A37C8B" w:rsidRDefault="0096163D" w:rsidP="00664477">
            <w:pPr>
              <w:spacing w:line="276" w:lineRule="auto"/>
              <w:cnfStyle w:val="000000000000"/>
            </w:pPr>
            <w:r>
              <w:t>-</w:t>
            </w:r>
          </w:p>
        </w:tc>
        <w:tc>
          <w:tcPr>
            <w:tcW w:w="3071" w:type="dxa"/>
          </w:tcPr>
          <w:p w:rsidR="00A37C8B" w:rsidRDefault="00A37C8B" w:rsidP="00664477">
            <w:pPr>
              <w:spacing w:line="276" w:lineRule="auto"/>
              <w:cnfStyle w:val="000000000000"/>
            </w:pPr>
            <w:r>
              <w:t>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Packet Rate</w:t>
            </w:r>
          </w:p>
        </w:tc>
        <w:tc>
          <w:tcPr>
            <w:tcW w:w="3071" w:type="dxa"/>
          </w:tcPr>
          <w:p w:rsidR="00A37C8B" w:rsidRDefault="00BF7F9C" w:rsidP="00664477">
            <w:pPr>
              <w:spacing w:line="276" w:lineRule="auto"/>
              <w:cnfStyle w:val="000000100000"/>
            </w:pPr>
            <w:r>
              <w:t>Packet Rate</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Packet Length</w:t>
            </w:r>
          </w:p>
        </w:tc>
        <w:tc>
          <w:tcPr>
            <w:tcW w:w="3071" w:type="dxa"/>
          </w:tcPr>
          <w:p w:rsidR="00A37C8B" w:rsidRDefault="00BF7F9C" w:rsidP="00664477">
            <w:pPr>
              <w:spacing w:line="276" w:lineRule="auto"/>
              <w:cnfStyle w:val="000000000000"/>
            </w:pPr>
            <w:r>
              <w:t>Packet Length</w:t>
            </w:r>
          </w:p>
        </w:tc>
        <w:tc>
          <w:tcPr>
            <w:tcW w:w="3071" w:type="dxa"/>
          </w:tcPr>
          <w:p w:rsidR="00A37C8B" w:rsidRDefault="00A37C8B" w:rsidP="00664477">
            <w:pPr>
              <w:spacing w:line="276" w:lineRule="auto"/>
              <w:cnfStyle w:val="000000000000"/>
            </w:pPr>
            <w:r>
              <w:t>n</w:t>
            </w:r>
          </w:p>
        </w:tc>
      </w:tr>
    </w:tbl>
    <w:p w:rsidR="00A37C8B" w:rsidRDefault="00A37C8B" w:rsidP="00664477"/>
    <w:p w:rsidR="00A37C8B" w:rsidRDefault="00B046DE" w:rsidP="0023307E">
      <w:pPr>
        <w:jc w:val="both"/>
      </w:pPr>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IP Group Ad</w:t>
      </w:r>
      <w:ins w:id="346" w:author="MPH" w:date="2011-11-07T20:34:00Z">
        <w:r w:rsidR="001C39A6">
          <w:t>d</w:t>
        </w:r>
      </w:ins>
      <w:r w:rsidRPr="00B046DE">
        <w:t>r</w:t>
      </w:r>
      <w:r>
        <w:t>ess/IP Network Interface und MAC</w:t>
      </w:r>
      <w:r w:rsidRPr="00B046DE">
        <w:t>-Group-Ad</w:t>
      </w:r>
      <w:r>
        <w:t>d</w:t>
      </w:r>
      <w:r w:rsidRPr="00B046DE">
        <w:t>ress</w:t>
      </w:r>
      <w:r>
        <w:t>,</w:t>
      </w:r>
      <w:r w:rsidRPr="00B046DE">
        <w:t xml:space="preserve"> fallen unter die allgemeinen Settings</w:t>
      </w:r>
      <w:r>
        <w:t xml:space="preserve"> </w:t>
      </w:r>
      <w:r w:rsidRPr="00B046DE">
        <w:t>(/LUC40/ Configure Settings). Dieser Use</w:t>
      </w:r>
      <w:r w:rsidR="00BC1B62">
        <w:t xml:space="preserve"> C</w:t>
      </w:r>
      <w:r w:rsidRPr="00B046DE">
        <w:t>ase erweitert die Daten</w:t>
      </w:r>
      <w:ins w:id="347" w:author="MPH" w:date="2011-11-07T20:35:00Z">
        <w:r w:rsidR="001C39A6">
          <w:t xml:space="preserve"> </w:t>
        </w:r>
      </w:ins>
      <w:del w:id="348" w:author="MPH" w:date="2011-11-07T20:35:00Z">
        <w:r w:rsidR="00BC1B62" w:rsidDel="001C39A6">
          <w:delText>,</w:delText>
        </w:r>
        <w:r w:rsidRPr="00B046DE" w:rsidDel="001C39A6">
          <w:delText xml:space="preserve"> die bei</w:delText>
        </w:r>
        <w:r w:rsidR="00BC1B62" w:rsidDel="001C39A6">
          <w:delText>m</w:delText>
        </w:r>
        <w:r w:rsidRPr="00B046DE" w:rsidDel="001C39A6">
          <w:delText xml:space="preserve"> Receiver und Sender vorgenommen werden müssen </w:delText>
        </w:r>
      </w:del>
      <w:r w:rsidRPr="00B046DE">
        <w:t>um die</w:t>
      </w:r>
      <w:del w:id="349" w:author="Jonas" w:date="2011-11-06T23:03:00Z">
        <w:r w:rsidRPr="00B046DE" w:rsidDel="0023307E">
          <w:delText>, die</w:delText>
        </w:r>
      </w:del>
      <w:r w:rsidRPr="00B046DE">
        <w:t xml:space="preserve"> nur </w:t>
      </w:r>
      <w:del w:id="350" w:author="MPH" w:date="2011-11-07T20:34:00Z">
        <w:r w:rsidRPr="00B046DE" w:rsidDel="001C39A6">
          <w:delText xml:space="preserve">der </w:delText>
        </w:r>
      </w:del>
      <w:ins w:id="351" w:author="MPH" w:date="2011-11-07T20:34:00Z">
        <w:r w:rsidR="001C39A6">
          <w:t>beim</w:t>
        </w:r>
        <w:r w:rsidR="001C39A6" w:rsidRPr="00B046DE">
          <w:t xml:space="preserve"> </w:t>
        </w:r>
      </w:ins>
      <w:r w:rsidRPr="00B046DE">
        <w:t>Sender benötigt</w:t>
      </w:r>
      <w:ins w:id="352" w:author="Jonas" w:date="2011-11-06T23:03:00Z">
        <w:r w:rsidR="0023307E">
          <w:t>en Informationen</w:t>
        </w:r>
      </w:ins>
      <w:r w:rsidRPr="00B046DE">
        <w: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lastRenderedPageBreak/>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Packet Length (byte)</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BC1B62">
            <w:pPr>
              <w:cnfStyle w:val="000000100000"/>
            </w:pPr>
            <w:r w:rsidRPr="00BC1B62">
              <w:t xml:space="preserve">Ganze Zahl von 64 bis </w:t>
            </w:r>
            <w:r w:rsidRPr="00BC1B62">
              <w:rPr>
                <w:b/>
                <w:bCs/>
                <w:i/>
                <w:iCs/>
                <w:color w:val="00B050"/>
              </w:rPr>
              <w:t>TODO</w:t>
            </w:r>
            <w:r w:rsidRPr="00BC1B62">
              <w:rPr>
                <w:i/>
                <w:iCs/>
              </w:rPr>
              <w:t xml:space="preserve"> (wird von SK geliefert)</w:t>
            </w:r>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Time To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(pps)</w:t>
            </w:r>
          </w:p>
        </w:tc>
        <w:tc>
          <w:tcPr>
            <w:tcW w:w="4606" w:type="dxa"/>
          </w:tcPr>
          <w:p w:rsidR="00BC1B62" w:rsidRDefault="00BC1B62" w:rsidP="00CE4639">
            <w:pPr>
              <w:cnfStyle w:val="000000000000"/>
            </w:pPr>
            <w:r>
              <w:t>Beliebige ganze Zahl</w:t>
            </w:r>
          </w:p>
        </w:tc>
      </w:tr>
    </w:tbl>
    <w:p w:rsidR="00B046DE" w:rsidRDefault="00B046DE" w:rsidP="00CE4639"/>
    <w:p w:rsidR="00A37C8B" w:rsidRDefault="0069680D" w:rsidP="00664477">
      <w:pPr>
        <w:pStyle w:val="berschrift3"/>
        <w:numPr>
          <w:ilvl w:val="2"/>
          <w:numId w:val="3"/>
        </w:numPr>
      </w:pPr>
      <w:bookmarkStart w:id="353" w:name="_Toc308385223"/>
      <w:r>
        <w:t>Beschreibung zu /LUC46/: Configure Language Settings</w:t>
      </w:r>
      <w:bookmarkEnd w:id="353"/>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Del="002E699F" w:rsidTr="00934449">
        <w:trPr>
          <w:cnfStyle w:val="100000000000"/>
          <w:del w:id="354" w:author="MPH" w:date="2011-11-07T20:36:00Z"/>
        </w:trPr>
        <w:tc>
          <w:tcPr>
            <w:cnfStyle w:val="001000000000"/>
            <w:tcW w:w="9212" w:type="dxa"/>
            <w:gridSpan w:val="2"/>
            <w:tcBorders>
              <w:bottom w:val="nil"/>
            </w:tcBorders>
          </w:tcPr>
          <w:p w:rsidR="00A61D2C" w:rsidRPr="005F7CDF" w:rsidDel="002E699F" w:rsidRDefault="00A61D2C" w:rsidP="00664477">
            <w:pPr>
              <w:spacing w:line="276" w:lineRule="auto"/>
              <w:rPr>
                <w:del w:id="355" w:author="MPH" w:date="2011-11-07T20:36:00Z"/>
                <w:rFonts w:ascii="Arial" w:eastAsia="Times New Roman" w:hAnsi="Arial" w:cs="Arial"/>
                <w:b w:val="0"/>
                <w:color w:val="000000"/>
                <w:szCs w:val="24"/>
              </w:rPr>
            </w:pPr>
            <w:del w:id="356" w:author="MPH" w:date="2011-11-07T20:36: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Der Anwender soll die Sprache wechseln können, indem er unterschiedliche Languagefiles auswählt.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MultiCastor 2.0 / Languagefile auf lokalem Dateisystem.</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7A1448">
      <w:pPr>
        <w:jc w:val="both"/>
      </w:pPr>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1"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915C60">
          <w:rPr>
            <w:noProof/>
          </w:rPr>
          <w:t>13</w:t>
        </w:r>
      </w:fldSimple>
      <w:r>
        <w:t>: Beispiel Sprachauswahl</w:t>
      </w:r>
    </w:p>
    <w:p w:rsidR="0069680D" w:rsidRDefault="0069680D" w:rsidP="007A1448">
      <w:pPr>
        <w:jc w:val="both"/>
      </w:pPr>
      <w:r>
        <w:t>Die Sprachdateien werden in einem fest definierten Verzeichnis abgelegt und mit der Sprachbezeichnung als Dateiname benannt.</w:t>
      </w:r>
    </w:p>
    <w:p w:rsidR="0069680D" w:rsidRDefault="0069680D" w:rsidP="007A1448">
      <w:pPr>
        <w:jc w:val="both"/>
      </w:pPr>
      <w:r>
        <w:lastRenderedPageBreak/>
        <w:t>Wird eine neue Sprache ausgewählt, kann dies einen Neustart des Programms oder von Teilen des Programms erforderlich machen</w:t>
      </w:r>
      <w:r w:rsidR="003601AB">
        <w:t>,</w:t>
      </w:r>
      <w:r>
        <w:t xml:space="preserve"> um Beschriftungen neu laden zu können. Diese Reloads werden, sofern möglich, automatisch vollzogen.</w:t>
      </w:r>
    </w:p>
    <w:p w:rsidR="00405864" w:rsidRPr="0069680D" w:rsidRDefault="00405864" w:rsidP="00664477"/>
    <w:p w:rsidR="0069680D" w:rsidRDefault="003601AB" w:rsidP="00664477">
      <w:pPr>
        <w:pStyle w:val="berschrift2"/>
        <w:numPr>
          <w:ilvl w:val="1"/>
          <w:numId w:val="3"/>
        </w:numPr>
      </w:pPr>
      <w:r>
        <w:t xml:space="preserve"> </w:t>
      </w:r>
      <w:bookmarkStart w:id="357" w:name="_Toc308385224"/>
      <w:r>
        <w:t>Beschreibung zu /LUC50/: Multi-Instance-Ability</w:t>
      </w:r>
      <w:bookmarkEnd w:id="357"/>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Del="002E699F" w:rsidTr="00934449">
        <w:trPr>
          <w:cnfStyle w:val="100000000000"/>
          <w:del w:id="358" w:author="MPH" w:date="2011-11-07T20:40:00Z"/>
        </w:trPr>
        <w:tc>
          <w:tcPr>
            <w:cnfStyle w:val="001000000000"/>
            <w:tcW w:w="9212" w:type="dxa"/>
            <w:gridSpan w:val="2"/>
            <w:tcBorders>
              <w:bottom w:val="nil"/>
            </w:tcBorders>
          </w:tcPr>
          <w:p w:rsidR="00A61D2C" w:rsidRPr="005F7CDF" w:rsidDel="002E699F" w:rsidRDefault="00A61D2C" w:rsidP="00664477">
            <w:pPr>
              <w:spacing w:line="276" w:lineRule="auto"/>
              <w:rPr>
                <w:del w:id="359" w:author="MPH" w:date="2011-11-07T20:40:00Z"/>
                <w:rFonts w:ascii="Arial" w:eastAsia="Times New Roman" w:hAnsi="Arial" w:cs="Arial"/>
                <w:b w:val="0"/>
                <w:color w:val="000000"/>
                <w:szCs w:val="24"/>
              </w:rPr>
            </w:pPr>
            <w:del w:id="360" w:author="MPH" w:date="2011-11-07T20:40: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A61D2C"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Es sollen mehrere Programminstanzen gleichzeitig gestartet werden können. Diese Instanzen sollen über die Loopback-Funktion (Windows 32 bit &amp; Linux) auch lokal untereinander kommunizieren können.</w:t>
            </w:r>
          </w:p>
          <w:p w:rsidR="00A61D2C" w:rsidRPr="005F7CDF"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Es handelt sich um mehrere Instanzen des MultiCastors2.0, die über die Ethernetschnittstellen miteinander kommunizieren können.</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7A1448">
      <w:pPr>
        <w:jc w:val="both"/>
      </w:pPr>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(Loopback), als auch</w:t>
      </w:r>
      <w:r w:rsidRPr="003601AB">
        <w:t xml:space="preserve"> an externe Ziele Daten senden oder von externen Sendern Daten empfangen.</w:t>
      </w:r>
    </w:p>
    <w:p w:rsidR="003601AB" w:rsidRDefault="003601AB" w:rsidP="00CA73B6">
      <w:pPr>
        <w:pStyle w:val="KeinLeerraum"/>
        <w:jc w:val="center"/>
      </w:pPr>
      <w:r>
        <w:rPr>
          <w:noProof/>
        </w:rPr>
        <w:lastRenderedPageBreak/>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2"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915C60">
          <w:rPr>
            <w:noProof/>
          </w:rPr>
          <w:t>14</w:t>
        </w:r>
      </w:fldSimple>
      <w:r>
        <w:t>: Kommunikation mehrere MC2.0 Instanzen</w:t>
      </w:r>
    </w:p>
    <w:p w:rsidR="003601AB" w:rsidRDefault="003601AB" w:rsidP="00CE4639">
      <w:pPr>
        <w:rPr>
          <w:b/>
        </w:rPr>
      </w:pPr>
    </w:p>
    <w:p w:rsidR="00A37C8B" w:rsidRDefault="003601AB" w:rsidP="00AB6981">
      <w:pPr>
        <w:rPr>
          <w:b/>
          <w:color w:val="C00000"/>
          <w:sz w:val="28"/>
        </w:rPr>
      </w:pPr>
      <w:r w:rsidRPr="00323F03">
        <w:rPr>
          <w:b/>
          <w:color w:val="C00000"/>
          <w:sz w:val="28"/>
        </w:rPr>
        <w:t>Usability Verbesserungen für Multiinstanznutzung</w:t>
      </w:r>
    </w:p>
    <w:p w:rsidR="00664477" w:rsidRPr="00AB6981" w:rsidRDefault="00664477" w:rsidP="00AB6981">
      <w:pPr>
        <w:rPr>
          <w:b/>
          <w:color w:val="C00000"/>
        </w:rPr>
      </w:pPr>
    </w:p>
    <w:p w:rsidR="00A37C8B" w:rsidRPr="00323F03" w:rsidRDefault="003601AB" w:rsidP="00AB6981">
      <w:pPr>
        <w:rPr>
          <w:b/>
          <w:color w:val="C00000"/>
        </w:rPr>
      </w:pPr>
      <w:r w:rsidRPr="00323F03">
        <w:rPr>
          <w:b/>
          <w:color w:val="C00000"/>
        </w:rPr>
        <w:t>Konfigurierbare Instanztitel</w:t>
      </w:r>
      <w:r w:rsidR="00664477">
        <w:rPr>
          <w:b/>
          <w:color w:val="C00000"/>
        </w:rPr>
        <w:t>:</w:t>
      </w:r>
    </w:p>
    <w:p w:rsidR="00A37C8B" w:rsidRDefault="003601AB" w:rsidP="007A1448">
      <w:pPr>
        <w:jc w:val="both"/>
      </w:pPr>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3"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915C60">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7A1448">
      <w:pPr>
        <w:jc w:val="both"/>
      </w:pPr>
      <w:r w:rsidRPr="003601AB">
        <w:lastRenderedPageBreak/>
        <w:t>Um, über die Unterscheidbarkeit von Instanzen hinaus, die Navigation in den einzelnen Programmfenstern zu erleichtern</w:t>
      </w:r>
      <w:r>
        <w:t>,</w:t>
      </w:r>
      <w:r w:rsidRPr="003601AB">
        <w:t xml:space="preserve"> werden die Send</w:t>
      </w:r>
      <w:r>
        <w:t>er</w:t>
      </w:r>
      <w:r w:rsidRPr="003601AB">
        <w:t>- und Receive</w:t>
      </w:r>
      <w:r>
        <w:t>r</w:t>
      </w:r>
      <w:r w:rsidRPr="003601AB">
        <w:t>tabs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915C60">
                <w:rPr>
                  <w:noProof/>
                </w:rPr>
                <w:t>16</w:t>
              </w:r>
            </w:fldSimple>
            <w:r>
              <w:t>: Verschieben von Tabs</w:t>
            </w:r>
          </w:p>
        </w:tc>
        <w:tc>
          <w:tcPr>
            <w:tcW w:w="4606" w:type="dxa"/>
          </w:tcPr>
          <w:p w:rsidR="00BF69D8" w:rsidRDefault="000F6E2D"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612FF2" w:rsidRDefault="00612FF2" w:rsidP="00D537E7">
                        <w:pPr>
                          <w:pStyle w:val="Beschriftung"/>
                          <w:rPr>
                            <w:noProof/>
                          </w:rPr>
                        </w:pPr>
                        <w:r>
                          <w:t xml:space="preserve">Abbildung </w:t>
                        </w:r>
                        <w:fldSimple w:instr=" SEQ Abbildung \* ARABIC ">
                          <w:r>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7A1448">
      <w:pPr>
        <w:jc w:val="both"/>
      </w:pPr>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6"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915C60">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361" w:name="_Toc308385225"/>
      <w:r>
        <w:t>Beschreibung zu /LUC60/: Functional Testing</w:t>
      </w:r>
      <w:bookmarkEnd w:id="361"/>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7"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lastRenderedPageBreak/>
        <w:t xml:space="preserve">Abbildung </w:t>
      </w:r>
      <w:fldSimple w:instr=" SEQ Abbildung \* ARABIC ">
        <w:r w:rsidR="00915C60">
          <w:rPr>
            <w:noProof/>
          </w:rPr>
          <w:t>19</w:t>
        </w:r>
      </w:fldSimple>
      <w:r>
        <w:t>: Functional Testing: Zugriffsmöglichkeiten mit STAF/STAX</w:t>
      </w:r>
    </w:p>
    <w:p w:rsidR="003601AB" w:rsidRDefault="003601AB" w:rsidP="00AB6981"/>
    <w:p w:rsidR="003601AB" w:rsidRPr="00323F03" w:rsidRDefault="001A0FEE" w:rsidP="00AB6981">
      <w:pPr>
        <w:rPr>
          <w:b/>
          <w:color w:val="C00000"/>
        </w:rPr>
      </w:pPr>
      <w:r w:rsidRPr="00323F03">
        <w:rPr>
          <w:b/>
          <w:color w:val="C00000"/>
        </w:rPr>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Del="002E699F" w:rsidTr="00934449">
        <w:trPr>
          <w:cnfStyle w:val="100000000000"/>
          <w:del w:id="362" w:author="MPH" w:date="2011-11-07T20:40:00Z"/>
        </w:trPr>
        <w:tc>
          <w:tcPr>
            <w:cnfStyle w:val="001000000000"/>
            <w:tcW w:w="9212" w:type="dxa"/>
            <w:gridSpan w:val="2"/>
            <w:tcBorders>
              <w:bottom w:val="nil"/>
            </w:tcBorders>
          </w:tcPr>
          <w:p w:rsidR="00323F03" w:rsidRPr="005F7CDF" w:rsidDel="002E699F" w:rsidRDefault="00323F03" w:rsidP="00AB6981">
            <w:pPr>
              <w:spacing w:line="276" w:lineRule="auto"/>
              <w:rPr>
                <w:del w:id="363" w:author="MPH" w:date="2011-11-07T20:40:00Z"/>
                <w:rFonts w:ascii="Arial" w:eastAsia="Times New Roman" w:hAnsi="Arial" w:cs="Arial"/>
                <w:b w:val="0"/>
                <w:color w:val="000000"/>
                <w:szCs w:val="24"/>
              </w:rPr>
            </w:pPr>
            <w:del w:id="364" w:author="MPH" w:date="2011-11-07T20:40: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323F03" w:rsidRPr="005F7CDF" w:rsidTr="00934449">
        <w:trPr>
          <w:cnfStyle w:val="000000100000"/>
        </w:trPr>
        <w:tc>
          <w:tcPr>
            <w:cnfStyle w:val="001000000000"/>
            <w:tcW w:w="3227" w:type="dxa"/>
            <w:tcBorders>
              <w:top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Developer und Tester sollen mit STAF/STAX die XML-Konfigurationsdatei, die Korrektheit der Ethernetkommunikation und die Programmfunktionen (Zugriff über CLI) prüfen können.</w:t>
            </w:r>
          </w:p>
        </w:tc>
      </w:tr>
      <w:tr w:rsidR="00323F03" w:rsidRPr="005F7CDF" w:rsidTr="00934449">
        <w:tc>
          <w:tcPr>
            <w:cnfStyle w:val="001000000000"/>
            <w:tcW w:w="3227" w:type="dxa"/>
          </w:tcPr>
          <w:p w:rsidR="00323F03" w:rsidRPr="005F7CDF" w:rsidRDefault="00323F03" w:rsidP="00AB698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323F03" w:rsidRDefault="008A5099" w:rsidP="007A1448">
            <w:pPr>
              <w:spacing w:line="276" w:lineRule="auto"/>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7A1448">
            <w:pPr>
              <w:spacing w:line="276" w:lineRule="auto"/>
              <w:jc w:val="both"/>
              <w:cnfStyle w:val="000000000000"/>
              <w:rPr>
                <w:rFonts w:ascii="Arial" w:eastAsia="Times New Roman" w:hAnsi="Arial" w:cs="Arial"/>
                <w:color w:val="000000"/>
                <w:szCs w:val="24"/>
              </w:rPr>
            </w:pPr>
          </w:p>
          <w:p w:rsidR="008A5099" w:rsidRDefault="008A5099" w:rsidP="007A1448">
            <w:pPr>
              <w:keepNext/>
              <w:spacing w:line="276" w:lineRule="auto"/>
              <w:jc w:val="center"/>
              <w:cnfStyle w:val="0000000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8"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7A1448">
            <w:pPr>
              <w:pStyle w:val="Beschriftung"/>
              <w:spacing w:line="276" w:lineRule="auto"/>
              <w:jc w:val="both"/>
              <w:cnfStyle w:val="000000000000"/>
              <w:rPr>
                <w:rFonts w:ascii="Arial" w:eastAsia="Times New Roman" w:hAnsi="Arial" w:cs="Arial"/>
                <w:color w:val="000000"/>
                <w:szCs w:val="24"/>
              </w:rPr>
            </w:pPr>
            <w:r>
              <w:t xml:space="preserve">Abbildung </w:t>
            </w:r>
            <w:fldSimple w:instr=" SEQ Abbildung \* ARABIC ">
              <w:r w:rsidR="00915C60">
                <w:rPr>
                  <w:noProof/>
                </w:rPr>
                <w:t>20</w:t>
              </w:r>
            </w:fldSimple>
            <w:r>
              <w:t>: Systemgrenzen STAF/STAX &amp; MC2.0</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7A1448">
            <w:pPr>
              <w:spacing w:line="276" w:lineRule="auto"/>
              <w:jc w:val="both"/>
              <w:cnfStyle w:val="0000000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7A1448">
      <w:pPr>
        <w:jc w:val="both"/>
      </w:pPr>
      <w:r>
        <w:t>STAF/STAX ist eine externe Anwendung mit der die korrekte Funktionalität des MultiCastors2.0 getestet werden kann.</w:t>
      </w:r>
    </w:p>
    <w:p w:rsidR="0032159D" w:rsidRDefault="0032159D" w:rsidP="007A1448">
      <w:pPr>
        <w:jc w:val="both"/>
      </w:pPr>
      <w:r>
        <w:t>Hierfür führt der Developer/Tester verschiedene STAF/STAX Skripte aus, die die Programmfunktionalität, von verschiedenen Ausgangspunkten aus, prüfen.</w:t>
      </w:r>
    </w:p>
    <w:p w:rsidR="0032159D" w:rsidRDefault="0032159D" w:rsidP="007A1448">
      <w:pPr>
        <w:jc w:val="both"/>
      </w:pPr>
      <w:r>
        <w:t>Werden die Skripte im Testablauf fehlerfrei prozessiert, wird eine Erfolgsmeldung ausgegeben und es kann davon ausgegangen werden, dass die Anwendung in der getesteten Funktionalität fehlerfrei ist.</w:t>
      </w:r>
    </w:p>
    <w:p w:rsidR="0032159D" w:rsidRDefault="0032159D" w:rsidP="007A1448">
      <w:pPr>
        <w:jc w:val="both"/>
      </w:pPr>
    </w:p>
    <w:p w:rsidR="0032159D" w:rsidRPr="0032159D" w:rsidRDefault="0032159D" w:rsidP="007A1448">
      <w:pPr>
        <w:jc w:val="both"/>
      </w:pPr>
      <w:r>
        <w:t>Zur Verdeutlichung des Ablaufs zeigt die Grafik eine beispielhafte Kommunikation zwischen einem STAF Server und einem Client, bei der ein date-Command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29"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915C60">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7A1448">
      <w:pPr>
        <w:jc w:val="both"/>
      </w:pPr>
      <w:r>
        <w:t>Anhand der gewählten Ausgangspunkte für die einzelnen Testskripte ist eine Gliederung erfolgt. Im Fehlerfall ist identifizierbar,</w:t>
      </w:r>
      <w:del w:id="365" w:author="Jonas" w:date="2011-11-06T23:09:00Z">
        <w:r w:rsidDel="007A1448">
          <w:delText xml:space="preserve"> </w:delText>
        </w:r>
      </w:del>
      <w:r>
        <w:t xml:space="preserve"> bei welchem Skript ein Fehler aufgetreten ist. Hieraus lassen sich Rückschlüsse auf die Fehlerstelle im Programm ziehen.</w:t>
      </w:r>
    </w:p>
    <w:p w:rsidR="0032159D" w:rsidRDefault="0032159D" w:rsidP="007A1448">
      <w:pPr>
        <w:jc w:val="both"/>
      </w:pPr>
    </w:p>
    <w:p w:rsidR="0032159D" w:rsidRPr="0032159D" w:rsidRDefault="0032159D" w:rsidP="007A1448">
      <w:pPr>
        <w:jc w:val="both"/>
      </w:pPr>
      <w:r>
        <w:t>Das Team wird eine Auswahl an Beispielskripten zum Test einzelner Funktionen bereitstellen, die dem Developer/Tester als Vorlage dienen sollen, wie er mit eigenen Skripten verschiedene Funktionalitäten testen kann.</w:t>
      </w:r>
    </w:p>
    <w:p w:rsidR="001A0FEE" w:rsidRDefault="001A0FEE" w:rsidP="00AB6981"/>
    <w:p w:rsidR="001A0FEE" w:rsidRDefault="0032159D" w:rsidP="00AB6981">
      <w:pPr>
        <w:pStyle w:val="berschrift1"/>
        <w:numPr>
          <w:ilvl w:val="0"/>
          <w:numId w:val="3"/>
        </w:numPr>
      </w:pPr>
      <w:bookmarkStart w:id="366" w:name="_Toc308385226"/>
      <w:r>
        <w:t>Produktcharakteristiken</w:t>
      </w:r>
      <w:bookmarkEnd w:id="366"/>
    </w:p>
    <w:p w:rsidR="00AB6981" w:rsidRPr="00AB6981" w:rsidRDefault="00AB6981" w:rsidP="00AB6981"/>
    <w:p w:rsidR="0032159D" w:rsidRDefault="0032159D" w:rsidP="00AB6981">
      <w:pPr>
        <w:pStyle w:val="berschrift2"/>
        <w:numPr>
          <w:ilvl w:val="1"/>
          <w:numId w:val="3"/>
        </w:numPr>
      </w:pPr>
      <w:r>
        <w:t xml:space="preserve"> </w:t>
      </w:r>
      <w:bookmarkStart w:id="367" w:name="_Toc308385227"/>
      <w:r>
        <w:t>Systemumgebung</w:t>
      </w:r>
      <w:bookmarkEnd w:id="367"/>
    </w:p>
    <w:p w:rsidR="00AB6981" w:rsidRPr="00AB6981" w:rsidRDefault="00AB6981" w:rsidP="00AB6981"/>
    <w:p w:rsidR="0032159D" w:rsidRDefault="0032159D" w:rsidP="007A1448">
      <w:pPr>
        <w:jc w:val="both"/>
      </w:pPr>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7A1448">
      <w:pPr>
        <w:jc w:val="both"/>
      </w:pPr>
    </w:p>
    <w:p w:rsidR="0032159D" w:rsidRDefault="0032159D" w:rsidP="007A1448">
      <w:pPr>
        <w:jc w:val="both"/>
      </w:pPr>
      <w:r>
        <w:t>Das Multicastor-Tool läuft sowohl auf Windows als auch auf unixbasierten</w:t>
      </w:r>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368" w:name="_Toc308385228"/>
      <w:r>
        <w:t>Hardwareumgebung</w:t>
      </w:r>
      <w:bookmarkEnd w:id="368"/>
    </w:p>
    <w:p w:rsidR="00AB6981" w:rsidRPr="00AB6981" w:rsidRDefault="00AB6981" w:rsidP="00AB6981"/>
    <w:p w:rsidR="00D42895" w:rsidRDefault="00D42895" w:rsidP="007A1448">
      <w:pPr>
        <w:jc w:val="both"/>
      </w:pPr>
      <w:r>
        <w:lastRenderedPageBreak/>
        <w:t>Die Hardware muss so gewählt werden, dass eine Java-Laufzeitumgebung auf Windows oder einem unixbasierten Betriebssystem installiert und dauerhaft betrieben werden kann. Die Hardware muss über eine Netzwerkschnittstelle verfügen, auf die über eine Softwareschnittstelle zugegriffen werden kann.</w:t>
      </w:r>
    </w:p>
    <w:p w:rsidR="00D42895" w:rsidRDefault="00D42895" w:rsidP="007A1448">
      <w:pPr>
        <w:jc w:val="both"/>
      </w:pPr>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369" w:name="_Toc308385229"/>
      <w:r>
        <w:t>Softwareumgebung</w:t>
      </w:r>
      <w:bookmarkEnd w:id="369"/>
    </w:p>
    <w:p w:rsidR="00AB6981" w:rsidRPr="00AB6981" w:rsidRDefault="00AB6981" w:rsidP="00AB6981"/>
    <w:p w:rsidR="00D42895" w:rsidRPr="00D42895" w:rsidRDefault="00D42895" w:rsidP="007A1448">
      <w:pPr>
        <w:jc w:val="both"/>
      </w:pPr>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370" w:name="_Toc308385230"/>
      <w:r>
        <w:t>Anhang</w:t>
      </w:r>
      <w:bookmarkEnd w:id="370"/>
    </w:p>
    <w:p w:rsidR="00AB6981" w:rsidRPr="00AB6981" w:rsidRDefault="00AB6981" w:rsidP="00AB6981"/>
    <w:p w:rsidR="00BC1773" w:rsidRDefault="00BC1773" w:rsidP="00AB6981">
      <w:pPr>
        <w:pStyle w:val="berschrift2"/>
        <w:numPr>
          <w:ilvl w:val="1"/>
          <w:numId w:val="3"/>
        </w:numPr>
      </w:pPr>
      <w:r>
        <w:t xml:space="preserve"> </w:t>
      </w:r>
      <w:bookmarkStart w:id="371" w:name="_Toc308385231"/>
      <w:r>
        <w:t>Multiple MAC Registration Protocol</w:t>
      </w:r>
      <w:bookmarkEnd w:id="371"/>
    </w:p>
    <w:p w:rsidR="00AB6981" w:rsidRPr="00AB6981" w:rsidRDefault="00AB6981" w:rsidP="00AB6981"/>
    <w:p w:rsidR="00BC1773" w:rsidRDefault="00BC1773" w:rsidP="007A1448">
      <w:pPr>
        <w:jc w:val="both"/>
      </w:pPr>
      <w:r>
        <w:t>Das MMR-Protokoll wurde 2007 von der IEEE 802.1ak spezifiziert. Das Protokoll ist ein Layer-2-Protokoll und ermöglicht es dadurch Switches, Multicasting zu betreiben.</w:t>
      </w:r>
    </w:p>
    <w:p w:rsidR="00BC1773" w:rsidRDefault="00BC1773" w:rsidP="007A1448">
      <w:pPr>
        <w:jc w:val="both"/>
      </w:pPr>
      <w:r>
        <w:t>Multicast erlaubt dem Sender seine Information an mehrere Empfänger im Netzwerk zu verschicken und das alles beim einmaligen Versenden. Die Pakete werden im Switch vervielfältigt und an die Empfänger versendet.</w:t>
      </w:r>
    </w:p>
    <w:p w:rsidR="00BC1773" w:rsidRDefault="00BC1773" w:rsidP="00AB6981"/>
    <w:p w:rsidR="00BC1773" w:rsidRDefault="00BC1773" w:rsidP="007A1448">
      <w:pPr>
        <w:jc w:val="both"/>
      </w:pPr>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7A1448">
      <w:pPr>
        <w:jc w:val="both"/>
      </w:pPr>
    </w:p>
    <w:p w:rsidR="00BC1773" w:rsidRDefault="00BC1773" w:rsidP="007A1448">
      <w:pPr>
        <w:jc w:val="both"/>
      </w:pPr>
      <w:r>
        <w:t>Die Vo</w:t>
      </w:r>
      <w:r w:rsidR="00A71FCB">
        <w:t>rteile von Multicasting, insbesondere mit dem MMR</w:t>
      </w:r>
      <w:r>
        <w:t>-Protokoll</w:t>
      </w:r>
      <w:r w:rsidR="00A71FCB">
        <w:t>,</w:t>
      </w:r>
      <w:r>
        <w:t xml:space="preserve"> sind:</w:t>
      </w:r>
    </w:p>
    <w:p w:rsidR="00BC1773" w:rsidRDefault="00BC1773" w:rsidP="007A1448">
      <w:pPr>
        <w:pStyle w:val="Listenabsatz"/>
        <w:numPr>
          <w:ilvl w:val="0"/>
          <w:numId w:val="18"/>
        </w:numPr>
        <w:jc w:val="both"/>
      </w:pPr>
      <w:r>
        <w:lastRenderedPageBreak/>
        <w:t>Netzwerk wird entlastet, da der Sender nur einmal seine Daten senden muss.</w:t>
      </w:r>
    </w:p>
    <w:p w:rsidR="00BC1773" w:rsidRDefault="00A71FCB" w:rsidP="007A1448">
      <w:pPr>
        <w:pStyle w:val="Listenabsatz"/>
        <w:numPr>
          <w:ilvl w:val="0"/>
          <w:numId w:val="18"/>
        </w:numPr>
        <w:jc w:val="both"/>
      </w:pPr>
      <w:r>
        <w:t>Ein Empfänger</w:t>
      </w:r>
      <w:r w:rsidR="00BC1773">
        <w:t xml:space="preserve"> erhält Daten </w:t>
      </w:r>
      <w:r>
        <w:t>nur, wenn er sie</w:t>
      </w:r>
      <w:r w:rsidR="00BC1773">
        <w:t xml:space="preserve"> auch erhalten möchte.</w:t>
      </w:r>
    </w:p>
    <w:p w:rsidR="00BC1773" w:rsidRDefault="00A71FCB" w:rsidP="007A1448">
      <w:pPr>
        <w:pStyle w:val="Listenabsatz"/>
        <w:numPr>
          <w:ilvl w:val="0"/>
          <w:numId w:val="18"/>
        </w:numPr>
        <w:jc w:val="both"/>
      </w:pPr>
      <w:r>
        <w:t>Ohne MMRP (Layer-2) muss sich zwingend ein Router im Netzwerk befinden, der die (Layer-3-)Pakete routet</w:t>
      </w:r>
      <w:ins w:id="372" w:author="Jonas" w:date="2011-11-06T23:11:00Z">
        <w:r w:rsidR="007A1448">
          <w:t>.</w:t>
        </w:r>
      </w:ins>
    </w:p>
    <w:p w:rsidR="00BC1773" w:rsidRDefault="00BC1773" w:rsidP="00AB6981"/>
    <w:p w:rsidR="00BC1773" w:rsidRDefault="008762E6" w:rsidP="007A1448">
      <w:pPr>
        <w:jc w:val="both"/>
      </w:pPr>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w:t>
      </w:r>
      <w:del w:id="373" w:author="MPH" w:date="2011-11-07T20:43:00Z">
        <w:r w:rsidR="00BC1773" w:rsidDel="002E699F">
          <w:delText xml:space="preserve"> Die wenigen</w:delText>
        </w:r>
        <w:r w:rsidDel="002E699F">
          <w:delText>,</w:delText>
        </w:r>
        <w:r w:rsidR="00BC1773" w:rsidDel="002E699F">
          <w:delText xml:space="preserve"> die vorhanden sind</w:delText>
        </w:r>
        <w:r w:rsidDel="002E699F">
          <w:delText>,</w:delText>
        </w:r>
        <w:r w:rsidR="00BC1773" w:rsidDel="002E699F">
          <w:delText xml:space="preserve"> bewegen sich in einer Preisklasse von 1500€ aufwärts.</w:delText>
        </w:r>
      </w:del>
    </w:p>
    <w:p w:rsidR="00FB7C09" w:rsidRDefault="00FB7C09" w:rsidP="00AB6981"/>
    <w:p w:rsidR="00FB7C09" w:rsidRDefault="00FB7C09" w:rsidP="00AB6981">
      <w:pPr>
        <w:pStyle w:val="berschrift2"/>
        <w:numPr>
          <w:ilvl w:val="1"/>
          <w:numId w:val="3"/>
        </w:numPr>
      </w:pPr>
      <w:r>
        <w:t xml:space="preserve"> </w:t>
      </w:r>
      <w:bookmarkStart w:id="374" w:name="_Toc308385232"/>
      <w:r>
        <w:t>Testframework STAF/STAX</w:t>
      </w:r>
      <w:bookmarkEnd w:id="374"/>
    </w:p>
    <w:p w:rsidR="00AB6981" w:rsidRPr="00AB6981" w:rsidRDefault="00AB6981" w:rsidP="00AB6981"/>
    <w:p w:rsidR="00FB7C09" w:rsidRDefault="00FB7C09" w:rsidP="007A1448">
      <w:pPr>
        <w:jc w:val="both"/>
      </w:pPr>
      <w:r>
        <w:t xml:space="preserve">An dieser Stelle soll ein kleiner Überblick über STAF/STAX </w:t>
      </w:r>
      <w:del w:id="375" w:author="Jonas" w:date="2011-11-06T23:12:00Z">
        <w:r w:rsidDel="007A1448">
          <w:delText xml:space="preserve">geliefert </w:delText>
        </w:r>
      </w:del>
      <w:ins w:id="376" w:author="Jonas" w:date="2011-11-06T23:12:00Z">
        <w:r w:rsidR="007A1448">
          <w:t xml:space="preserve">gegeben </w:t>
        </w:r>
      </w:ins>
      <w:r>
        <w:t>werden. Es wird erläutert, was es macht und wie es Aufzusetzen ist.</w:t>
      </w:r>
    </w:p>
    <w:p w:rsidR="00FB7C09" w:rsidRDefault="00FB7C09" w:rsidP="00AB6981"/>
    <w:p w:rsidR="00FB7C09" w:rsidRDefault="00FB7C09" w:rsidP="00AB6981">
      <w:pPr>
        <w:pStyle w:val="berschrift3"/>
        <w:numPr>
          <w:ilvl w:val="2"/>
          <w:numId w:val="3"/>
        </w:numPr>
      </w:pPr>
      <w:bookmarkStart w:id="377" w:name="_Toc308385233"/>
      <w:r>
        <w:t>STAF</w:t>
      </w:r>
      <w:bookmarkEnd w:id="377"/>
    </w:p>
    <w:p w:rsidR="00AB6981" w:rsidRPr="00AB6981" w:rsidRDefault="00AB6981" w:rsidP="00AB6981"/>
    <w:p w:rsidR="00FB7C09" w:rsidRDefault="00FB7C09" w:rsidP="007A1448">
      <w:pPr>
        <w:jc w:val="both"/>
      </w:pPr>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“STAFProc”</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0"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22</w:t>
        </w:r>
      </w:fldSimple>
      <w:r>
        <w:t>: STAF starten</w:t>
      </w:r>
    </w:p>
    <w:p w:rsidR="00FB7C09" w:rsidRDefault="00FB7C09" w:rsidP="00FB7C09"/>
    <w:p w:rsidR="00FB7C09" w:rsidRDefault="00FB7C09" w:rsidP="007A1448">
      <w:pPr>
        <w:jc w:val="both"/>
      </w:pPr>
      <w:r w:rsidRPr="00FB7C09">
        <w:lastRenderedPageBreak/>
        <w:t xml:space="preserve">STAF mit dem Befehl </w:t>
      </w:r>
      <w:r w:rsidRPr="00FB7C09">
        <w:rPr>
          <w:i/>
          <w:iCs/>
        </w:rPr>
        <w:t xml:space="preserve">“STAF local shutdown shutdown” </w:t>
      </w:r>
      <w:r w:rsidRPr="00FB7C09">
        <w:t>aus einer anderen Terminal Session beenden. Bevorzugt hiermit, um nicht mit Ctrl+C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1"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915C60">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Pr="00CD02A6" w:rsidRDefault="004B211A" w:rsidP="00AB6981">
      <w:pPr>
        <w:rPr>
          <w:lang w:val="en-US"/>
        </w:rPr>
      </w:pPr>
      <w:r w:rsidRPr="004B211A">
        <w:t>STAF &lt;Endpoint&gt; &lt;Server&gt; &lt;Request&gt;</w:t>
      </w:r>
      <w:r w:rsidRPr="004B211A">
        <w:br/>
      </w:r>
      <w:r w:rsidRPr="004B211A">
        <w:rPr>
          <w:i/>
          <w:iCs/>
        </w:rPr>
        <w:t>&lt;Endpoint&gt;</w:t>
      </w:r>
      <w:r w:rsidRPr="004B211A">
        <w:t xml:space="preserve"> “</w:t>
      </w:r>
      <w:r w:rsidRPr="004B211A">
        <w:rPr>
          <w:i/>
          <w:iCs/>
        </w:rPr>
        <w:t>local”</w:t>
      </w:r>
      <w:r w:rsidRPr="004B211A">
        <w:t xml:space="preserve"> wenn man die STAF Befehle lokal ausführen will, oder einen anderen PC Namen, wenn auf einem Remote Computer.</w:t>
      </w:r>
      <w:r w:rsidRPr="004B211A">
        <w:br/>
      </w:r>
      <w:r w:rsidRPr="00CD02A6">
        <w:rPr>
          <w:i/>
          <w:iCs/>
          <w:lang w:val="en-US"/>
        </w:rPr>
        <w:t>&lt;Service&gt;</w:t>
      </w:r>
      <w:r w:rsidRPr="00CD02A6">
        <w:rPr>
          <w:lang w:val="en-US"/>
        </w:rPr>
        <w:t xml:space="preserve"> Name des Services der ausgeführt werden soll.</w:t>
      </w:r>
      <w:r w:rsidRPr="00CD02A6">
        <w:rPr>
          <w:lang w:val="en-US"/>
        </w:rPr>
        <w:br/>
      </w:r>
      <w:r w:rsidRPr="00CD02A6">
        <w:rPr>
          <w:i/>
          <w:iCs/>
          <w:lang w:val="en-US"/>
        </w:rPr>
        <w:t>&lt;Request&gt;</w:t>
      </w:r>
      <w:r w:rsidRPr="00CD02A6">
        <w:rPr>
          <w:lang w:val="en-US"/>
        </w:rPr>
        <w:t xml:space="preserve"> Ist der Service Request</w:t>
      </w:r>
      <w:r w:rsidRPr="00CD02A6">
        <w:rPr>
          <w:lang w:val="en-US"/>
        </w:rPr>
        <w:br/>
      </w:r>
      <w:r w:rsidRPr="00CD02A6">
        <w:rPr>
          <w:i/>
          <w:iCs/>
          <w:lang w:val="en-U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r>
        <w:rPr>
          <w:rStyle w:val="Funotenzeichen"/>
          <w:i/>
          <w:iCs/>
        </w:rPr>
        <w:footnoteReference w:id="8"/>
      </w:r>
    </w:p>
    <w:p w:rsidR="004B211A" w:rsidRPr="00CD02A6" w:rsidRDefault="004B211A" w:rsidP="00AB6981">
      <w:pPr>
        <w:rPr>
          <w:lang w:val="en-US"/>
        </w:rPr>
      </w:pPr>
    </w:p>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7A1448">
      <w:pPr>
        <w:jc w:val="both"/>
      </w:pPr>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Hier kommt dann auch STAX ins Spiel - Die STAF Excecution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lastRenderedPageBreak/>
        <w:t xml:space="preserve"> </w:t>
      </w:r>
      <w:bookmarkStart w:id="378" w:name="_Toc308385234"/>
      <w:r>
        <w:t>STAX</w:t>
      </w:r>
      <w:bookmarkEnd w:id="378"/>
    </w:p>
    <w:p w:rsidR="00AB6981" w:rsidRPr="00AB6981" w:rsidRDefault="00AB6981" w:rsidP="00AB6981"/>
    <w:p w:rsidR="00CE6DA0" w:rsidRPr="00CE6DA0" w:rsidRDefault="00CE6DA0" w:rsidP="001A2892">
      <w:pPr>
        <w:jc w:val="both"/>
      </w:pPr>
      <w:r w:rsidRPr="00CE6DA0">
        <w:t>STAX (STAF eXecution Engine) ist ein STAF Service, der es mit XML und Jython ermöglicht Tests zu definieren und diese über den STAF Monitor auszuführen.</w:t>
      </w:r>
    </w:p>
    <w:p w:rsidR="004B211A" w:rsidDel="001A2892" w:rsidRDefault="004B211A" w:rsidP="004B211A">
      <w:pPr>
        <w:rPr>
          <w:del w:id="379" w:author="Jonas" w:date="2011-11-06T23:20:00Z"/>
        </w:rPr>
      </w:pPr>
    </w:p>
    <w:p w:rsidR="004B211A" w:rsidDel="001A2892" w:rsidRDefault="004B211A" w:rsidP="004B211A">
      <w:pPr>
        <w:rPr>
          <w:del w:id="380" w:author="Jonas" w:date="2011-11-06T23:20:00Z"/>
        </w:rPr>
      </w:pPr>
    </w:p>
    <w:p w:rsidR="004B211A" w:rsidDel="001A2892" w:rsidRDefault="004B211A" w:rsidP="004B211A">
      <w:pPr>
        <w:rPr>
          <w:del w:id="381" w:author="Jonas" w:date="2011-11-06T23:20:00Z"/>
        </w:rPr>
      </w:pPr>
    </w:p>
    <w:p w:rsidR="004B211A" w:rsidDel="001A2892" w:rsidRDefault="004B211A" w:rsidP="004B211A">
      <w:pPr>
        <w:rPr>
          <w:del w:id="382" w:author="Jonas" w:date="2011-11-06T23:20:00Z"/>
        </w:rPr>
      </w:pPr>
    </w:p>
    <w:p w:rsidR="004B211A" w:rsidDel="001A2892" w:rsidRDefault="004B211A" w:rsidP="004B211A">
      <w:pPr>
        <w:rPr>
          <w:del w:id="383" w:author="Jonas" w:date="2011-11-06T23:20:00Z"/>
        </w:rPr>
      </w:pPr>
    </w:p>
    <w:p w:rsidR="004B211A" w:rsidDel="001A2892" w:rsidRDefault="004B211A" w:rsidP="004B211A">
      <w:pPr>
        <w:rPr>
          <w:del w:id="384" w:author="Jonas" w:date="2011-11-06T23:20:00Z"/>
        </w:rPr>
      </w:pPr>
    </w:p>
    <w:p w:rsidR="004B211A" w:rsidDel="001A2892" w:rsidRDefault="004B211A" w:rsidP="004B211A">
      <w:pPr>
        <w:rPr>
          <w:del w:id="385" w:author="Jonas" w:date="2011-11-06T23:20:00Z"/>
        </w:rPr>
      </w:pPr>
    </w:p>
    <w:p w:rsidR="004B211A" w:rsidDel="001A2892" w:rsidRDefault="004B211A" w:rsidP="004B211A">
      <w:pPr>
        <w:rPr>
          <w:del w:id="386" w:author="Jonas" w:date="2011-11-06T23:20:00Z"/>
        </w:rPr>
      </w:pPr>
    </w:p>
    <w:p w:rsidR="004B211A" w:rsidDel="001A2892" w:rsidRDefault="004B211A" w:rsidP="004B211A">
      <w:pPr>
        <w:rPr>
          <w:del w:id="387" w:author="Jonas" w:date="2011-11-06T23:20:00Z"/>
        </w:rPr>
      </w:pPr>
    </w:p>
    <w:p w:rsidR="004B211A" w:rsidDel="001A2892" w:rsidRDefault="004B211A" w:rsidP="004B211A">
      <w:pPr>
        <w:rPr>
          <w:del w:id="388" w:author="Jonas" w:date="2011-11-06T23:20:00Z"/>
        </w:rPr>
      </w:pPr>
    </w:p>
    <w:p w:rsidR="004B211A" w:rsidDel="001A2892" w:rsidRDefault="004B211A" w:rsidP="004B211A">
      <w:pPr>
        <w:rPr>
          <w:del w:id="389" w:author="Jonas" w:date="2011-11-06T23:20:00Z"/>
        </w:rPr>
      </w:pPr>
    </w:p>
    <w:p w:rsidR="004B211A" w:rsidDel="001A2892" w:rsidRDefault="004B211A" w:rsidP="004B211A">
      <w:pPr>
        <w:rPr>
          <w:del w:id="390" w:author="Jonas" w:date="2011-11-06T23:20:00Z"/>
        </w:rPr>
      </w:pPr>
    </w:p>
    <w:p w:rsidR="004B211A" w:rsidDel="001A2892" w:rsidRDefault="004B211A" w:rsidP="004B211A">
      <w:pPr>
        <w:rPr>
          <w:del w:id="391" w:author="Jonas" w:date="2011-11-06T23:20:00Z"/>
        </w:rPr>
      </w:pPr>
    </w:p>
    <w:p w:rsidR="004B211A" w:rsidDel="001A2892" w:rsidRDefault="004B211A" w:rsidP="004B211A">
      <w:pPr>
        <w:rPr>
          <w:del w:id="392" w:author="Jonas" w:date="2011-11-06T23:20:00Z"/>
        </w:rPr>
      </w:pPr>
    </w:p>
    <w:p w:rsidR="004B211A" w:rsidRPr="00FB7C09" w:rsidRDefault="004B211A" w:rsidP="004B211A"/>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2"/>
          <w:footerReference w:type="default" r:id="rId33"/>
          <w:footerReference w:type="first" r:id="rId34"/>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401" w:name="_Toc308385235"/>
      <w:r w:rsidRPr="00105B6E">
        <w:lastRenderedPageBreak/>
        <w:t>Dokumentversionen</w:t>
      </w:r>
      <w:bookmarkEnd w:id="401"/>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FC62ED">
            <w:pPr>
              <w:pStyle w:val="KeinLeerraum"/>
              <w:rPr>
                <w:sz w:val="28"/>
                <w:szCs w:val="28"/>
              </w:rPr>
            </w:pPr>
            <w:r>
              <w:rPr>
                <w:sz w:val="28"/>
                <w:szCs w:val="28"/>
              </w:rPr>
              <w:t xml:space="preserve">V 1.0 </w:t>
            </w:r>
            <w:r w:rsidRPr="00692AB0">
              <w:rPr>
                <w:sz w:val="20"/>
                <w:szCs w:val="20"/>
              </w:rPr>
              <w:t>(beta</w:t>
            </w:r>
            <w:r>
              <w:rPr>
                <w:sz w:val="20"/>
                <w:szCs w:val="20"/>
              </w:rPr>
              <w:t xml:space="preserve"> </w:t>
            </w:r>
            <w:r w:rsidR="00FC62ED">
              <w:rPr>
                <w:sz w:val="20"/>
                <w:szCs w:val="20"/>
              </w:rPr>
              <w:t>3</w:t>
            </w:r>
            <w:r w:rsidRPr="00692AB0">
              <w:rPr>
                <w:sz w:val="20"/>
                <w:szCs w:val="20"/>
              </w:rPr>
              <w:t>)</w:t>
            </w:r>
          </w:p>
        </w:tc>
        <w:tc>
          <w:tcPr>
            <w:tcW w:w="1843" w:type="dxa"/>
          </w:tcPr>
          <w:p w:rsidR="001752AF" w:rsidRDefault="00347A4C" w:rsidP="00692AB0">
            <w:pPr>
              <w:pStyle w:val="KeinLeerraum"/>
              <w:cnfStyle w:val="000000000000"/>
              <w:rPr>
                <w:sz w:val="28"/>
                <w:szCs w:val="28"/>
              </w:rPr>
            </w:pPr>
            <w:r>
              <w:rPr>
                <w:sz w:val="28"/>
                <w:szCs w:val="28"/>
              </w:rPr>
              <w:t>05.11.2011</w:t>
            </w:r>
          </w:p>
        </w:tc>
        <w:tc>
          <w:tcPr>
            <w:tcW w:w="1701" w:type="dxa"/>
          </w:tcPr>
          <w:p w:rsidR="001752AF" w:rsidRDefault="00347A4C" w:rsidP="005552B4">
            <w:pPr>
              <w:pStyle w:val="KeinLeerraum"/>
              <w:cnfStyle w:val="000000000000"/>
              <w:rPr>
                <w:sz w:val="28"/>
                <w:szCs w:val="28"/>
              </w:rPr>
            </w:pPr>
            <w:r>
              <w:rPr>
                <w:sz w:val="28"/>
                <w:szCs w:val="28"/>
              </w:rPr>
              <w:t>Hauschild</w:t>
            </w:r>
          </w:p>
        </w:tc>
        <w:tc>
          <w:tcPr>
            <w:tcW w:w="4216" w:type="dxa"/>
          </w:tcPr>
          <w:p w:rsidR="001752AF" w:rsidRDefault="00347A4C" w:rsidP="00692AB0">
            <w:pPr>
              <w:pStyle w:val="KeinLeerraum"/>
              <w:cnfStyle w:val="000000000000"/>
              <w:rPr>
                <w:sz w:val="28"/>
                <w:szCs w:val="28"/>
              </w:rPr>
            </w:pPr>
            <w:r>
              <w:rPr>
                <w:sz w:val="28"/>
                <w:szCs w:val="28"/>
              </w:rPr>
              <w:t>Änderu</w:t>
            </w:r>
            <w:r w:rsidR="00FC62ED">
              <w:rPr>
                <w:sz w:val="28"/>
                <w:szCs w:val="28"/>
              </w:rPr>
              <w:t>n</w:t>
            </w:r>
            <w:r>
              <w:rPr>
                <w:sz w:val="28"/>
                <w:szCs w:val="28"/>
              </w:rPr>
              <w:t>gen von Haase an /LUC40/ und /LUC45/ eingefügt</w:t>
            </w:r>
            <w:r w:rsidR="00FC62ED">
              <w:rPr>
                <w:sz w:val="28"/>
                <w:szCs w:val="28"/>
              </w:rPr>
              <w:t xml:space="preserve"> + Kleinigkeiten</w:t>
            </w:r>
          </w:p>
        </w:tc>
      </w:tr>
      <w:tr w:rsidR="00CE5133" w:rsidTr="00692AB0">
        <w:trPr>
          <w:cnfStyle w:val="000000100000"/>
        </w:trPr>
        <w:tc>
          <w:tcPr>
            <w:cnfStyle w:val="001000000000"/>
            <w:tcW w:w="1526" w:type="dxa"/>
          </w:tcPr>
          <w:p w:rsidR="00CE5133" w:rsidRPr="00CE5133" w:rsidRDefault="00CE5133" w:rsidP="00FC62ED">
            <w:pPr>
              <w:pStyle w:val="KeinLeerraum"/>
              <w:rPr>
                <w:b w:val="0"/>
                <w:sz w:val="20"/>
                <w:szCs w:val="28"/>
              </w:rPr>
            </w:pPr>
            <w:r>
              <w:rPr>
                <w:sz w:val="28"/>
                <w:szCs w:val="28"/>
              </w:rPr>
              <w:t xml:space="preserve">V 1.0 </w:t>
            </w:r>
            <w:r w:rsidRPr="00CE5133">
              <w:rPr>
                <w:sz w:val="20"/>
                <w:szCs w:val="28"/>
              </w:rPr>
              <w:t>(beta 4)</w:t>
            </w:r>
          </w:p>
        </w:tc>
        <w:tc>
          <w:tcPr>
            <w:tcW w:w="1843" w:type="dxa"/>
          </w:tcPr>
          <w:p w:rsidR="00CE5133" w:rsidRDefault="00CE5133" w:rsidP="00692AB0">
            <w:pPr>
              <w:pStyle w:val="KeinLeerraum"/>
              <w:cnfStyle w:val="000000100000"/>
              <w:rPr>
                <w:sz w:val="28"/>
                <w:szCs w:val="28"/>
              </w:rPr>
            </w:pPr>
            <w:r>
              <w:rPr>
                <w:sz w:val="28"/>
                <w:szCs w:val="28"/>
              </w:rPr>
              <w:t>06.11.2011</w:t>
            </w:r>
          </w:p>
        </w:tc>
        <w:tc>
          <w:tcPr>
            <w:tcW w:w="1701" w:type="dxa"/>
          </w:tcPr>
          <w:p w:rsidR="00CE5133" w:rsidRDefault="00CE5133" w:rsidP="005552B4">
            <w:pPr>
              <w:pStyle w:val="KeinLeerraum"/>
              <w:cnfStyle w:val="000000100000"/>
              <w:rPr>
                <w:sz w:val="28"/>
                <w:szCs w:val="28"/>
              </w:rPr>
            </w:pPr>
            <w:r>
              <w:rPr>
                <w:sz w:val="28"/>
                <w:szCs w:val="28"/>
              </w:rPr>
              <w:t>Hauschild</w:t>
            </w:r>
          </w:p>
        </w:tc>
        <w:tc>
          <w:tcPr>
            <w:tcW w:w="4216" w:type="dxa"/>
          </w:tcPr>
          <w:p w:rsidR="00CE5133" w:rsidRDefault="00CE5133" w:rsidP="00692AB0">
            <w:pPr>
              <w:pStyle w:val="KeinLeerraum"/>
              <w:cnfStyle w:val="000000100000"/>
              <w:rPr>
                <w:sz w:val="28"/>
                <w:szCs w:val="28"/>
              </w:rPr>
            </w:pPr>
            <w:r>
              <w:rPr>
                <w:sz w:val="28"/>
                <w:szCs w:val="28"/>
              </w:rPr>
              <w:t>Link zu JPCAP hinzugefügt + Formulierungsanpassungen</w:t>
            </w:r>
          </w:p>
        </w:tc>
      </w:tr>
      <w:tr w:rsidR="00BD4EFB" w:rsidTr="00692AB0">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w:t>
            </w:r>
            <w:ins w:id="402" w:author="Jonas" w:date="2011-11-06T23:44:00Z">
              <w:r w:rsidR="00B64586">
                <w:rPr>
                  <w:sz w:val="20"/>
                  <w:szCs w:val="28"/>
                </w:rPr>
                <w:t xml:space="preserve">beta </w:t>
              </w:r>
            </w:ins>
            <w:del w:id="403" w:author="Jonas" w:date="2011-11-06T23:44:00Z">
              <w:r w:rsidR="0073743A" w:rsidDel="00B64586">
                <w:rPr>
                  <w:sz w:val="20"/>
                  <w:szCs w:val="20"/>
                </w:rPr>
                <w:delText>fina</w:delText>
              </w:r>
            </w:del>
            <w:ins w:id="404" w:author="Jonas" w:date="2011-11-06T23:44:00Z">
              <w:r w:rsidR="00B64586">
                <w:rPr>
                  <w:sz w:val="20"/>
                  <w:szCs w:val="20"/>
                </w:rPr>
                <w:t>5</w:t>
              </w:r>
            </w:ins>
            <w:del w:id="405" w:author="Jonas" w:date="2011-11-06T23:44:00Z">
              <w:r w:rsidR="0073743A" w:rsidDel="00B64586">
                <w:rPr>
                  <w:sz w:val="20"/>
                  <w:szCs w:val="20"/>
                </w:rPr>
                <w:delText>l</w:delText>
              </w:r>
            </w:del>
            <w:r w:rsidR="0073743A" w:rsidRPr="00692AB0">
              <w:rPr>
                <w:sz w:val="20"/>
                <w:szCs w:val="20"/>
              </w:rPr>
              <w:t>)</w:t>
            </w:r>
          </w:p>
        </w:tc>
        <w:tc>
          <w:tcPr>
            <w:tcW w:w="1843" w:type="dxa"/>
          </w:tcPr>
          <w:p w:rsidR="00BD4EFB" w:rsidRDefault="00B64586" w:rsidP="00692AB0">
            <w:pPr>
              <w:pStyle w:val="KeinLeerraum"/>
              <w:cnfStyle w:val="000000000000"/>
              <w:rPr>
                <w:sz w:val="28"/>
                <w:szCs w:val="28"/>
              </w:rPr>
            </w:pPr>
            <w:ins w:id="406" w:author="Jonas" w:date="2011-11-06T23:44:00Z">
              <w:r>
                <w:rPr>
                  <w:sz w:val="28"/>
                  <w:szCs w:val="28"/>
                </w:rPr>
                <w:t>06.11.2011</w:t>
              </w:r>
            </w:ins>
          </w:p>
        </w:tc>
        <w:tc>
          <w:tcPr>
            <w:tcW w:w="1701" w:type="dxa"/>
          </w:tcPr>
          <w:p w:rsidR="00BD4EFB" w:rsidRDefault="00B64586" w:rsidP="005552B4">
            <w:pPr>
              <w:pStyle w:val="KeinLeerraum"/>
              <w:cnfStyle w:val="000000000000"/>
              <w:rPr>
                <w:sz w:val="28"/>
                <w:szCs w:val="28"/>
              </w:rPr>
            </w:pPr>
            <w:ins w:id="407" w:author="Jonas" w:date="2011-11-06T23:44:00Z">
              <w:r>
                <w:rPr>
                  <w:sz w:val="28"/>
                  <w:szCs w:val="28"/>
                </w:rPr>
                <w:t>Traub</w:t>
              </w:r>
            </w:ins>
          </w:p>
        </w:tc>
        <w:tc>
          <w:tcPr>
            <w:tcW w:w="4216" w:type="dxa"/>
          </w:tcPr>
          <w:p w:rsidR="00BD4EFB" w:rsidRDefault="00B64586" w:rsidP="00692AB0">
            <w:pPr>
              <w:pStyle w:val="KeinLeerraum"/>
              <w:cnfStyle w:val="000000000000"/>
              <w:rPr>
                <w:sz w:val="28"/>
                <w:szCs w:val="28"/>
              </w:rPr>
            </w:pPr>
            <w:ins w:id="408" w:author="Jonas" w:date="2011-11-06T23:44:00Z">
              <w:r>
                <w:rPr>
                  <w:sz w:val="28"/>
                  <w:szCs w:val="28"/>
                </w:rPr>
                <w:t>Verschiedenste Ände</w:t>
              </w:r>
            </w:ins>
            <w:ins w:id="409" w:author="Jonas" w:date="2011-11-06T23:45:00Z">
              <w:r>
                <w:rPr>
                  <w:sz w:val="28"/>
                  <w:szCs w:val="28"/>
                </w:rPr>
                <w:t>r</w:t>
              </w:r>
            </w:ins>
            <w:ins w:id="410" w:author="Jonas" w:date="2011-11-06T23:44:00Z">
              <w:r>
                <w:rPr>
                  <w:sz w:val="28"/>
                  <w:szCs w:val="28"/>
                </w:rPr>
                <w:t>ungen</w:t>
              </w:r>
            </w:ins>
          </w:p>
        </w:tc>
      </w:tr>
      <w:tr w:rsidR="002E699F" w:rsidTr="00692AB0">
        <w:trPr>
          <w:cnfStyle w:val="000000100000"/>
          <w:ins w:id="411" w:author="MPH" w:date="2011-11-07T20:45:00Z"/>
        </w:trPr>
        <w:tc>
          <w:tcPr>
            <w:cnfStyle w:val="001000000000"/>
            <w:tcW w:w="1526" w:type="dxa"/>
          </w:tcPr>
          <w:p w:rsidR="002E699F" w:rsidRPr="002E699F" w:rsidRDefault="002E699F" w:rsidP="005552B4">
            <w:pPr>
              <w:pStyle w:val="KeinLeerraum"/>
              <w:rPr>
                <w:ins w:id="412" w:author="MPH" w:date="2011-11-07T20:45:00Z"/>
                <w:sz w:val="22"/>
                <w:szCs w:val="28"/>
              </w:rPr>
            </w:pPr>
            <w:ins w:id="413" w:author="MPH" w:date="2011-11-07T20:45:00Z">
              <w:r>
                <w:rPr>
                  <w:sz w:val="28"/>
                  <w:szCs w:val="28"/>
                </w:rPr>
                <w:t xml:space="preserve">V 1.0 </w:t>
              </w:r>
              <w:r w:rsidRPr="002E699F">
                <w:rPr>
                  <w:sz w:val="20"/>
                  <w:szCs w:val="20"/>
                </w:rPr>
                <w:t>(beta</w:t>
              </w:r>
              <w:r>
                <w:rPr>
                  <w:sz w:val="20"/>
                  <w:szCs w:val="20"/>
                </w:rPr>
                <w:t xml:space="preserve"> 6)</w:t>
              </w:r>
            </w:ins>
          </w:p>
        </w:tc>
        <w:tc>
          <w:tcPr>
            <w:tcW w:w="1843" w:type="dxa"/>
          </w:tcPr>
          <w:p w:rsidR="002E699F" w:rsidRDefault="001655A2" w:rsidP="00692AB0">
            <w:pPr>
              <w:pStyle w:val="KeinLeerraum"/>
              <w:cnfStyle w:val="000000100000"/>
              <w:rPr>
                <w:ins w:id="414" w:author="MPH" w:date="2011-11-07T20:45:00Z"/>
                <w:sz w:val="28"/>
                <w:szCs w:val="28"/>
              </w:rPr>
            </w:pPr>
            <w:ins w:id="415" w:author="MPH" w:date="2011-11-07T20:46:00Z">
              <w:r>
                <w:rPr>
                  <w:sz w:val="28"/>
                  <w:szCs w:val="28"/>
                </w:rPr>
                <w:t>07.11.2011</w:t>
              </w:r>
            </w:ins>
          </w:p>
        </w:tc>
        <w:tc>
          <w:tcPr>
            <w:tcW w:w="1701" w:type="dxa"/>
          </w:tcPr>
          <w:p w:rsidR="002E699F" w:rsidRDefault="001655A2" w:rsidP="005552B4">
            <w:pPr>
              <w:pStyle w:val="KeinLeerraum"/>
              <w:cnfStyle w:val="000000100000"/>
              <w:rPr>
                <w:ins w:id="416" w:author="MPH" w:date="2011-11-07T20:46:00Z"/>
                <w:sz w:val="28"/>
                <w:szCs w:val="28"/>
              </w:rPr>
            </w:pPr>
            <w:ins w:id="417" w:author="MPH" w:date="2011-11-07T20:46:00Z">
              <w:r>
                <w:rPr>
                  <w:sz w:val="28"/>
                  <w:szCs w:val="28"/>
                </w:rPr>
                <w:t>Hauschild/</w:t>
              </w:r>
            </w:ins>
          </w:p>
          <w:p w:rsidR="001655A2" w:rsidRDefault="001655A2" w:rsidP="005552B4">
            <w:pPr>
              <w:pStyle w:val="KeinLeerraum"/>
              <w:cnfStyle w:val="000000100000"/>
              <w:rPr>
                <w:ins w:id="418" w:author="MPH" w:date="2011-11-07T20:45:00Z"/>
                <w:sz w:val="28"/>
                <w:szCs w:val="28"/>
              </w:rPr>
            </w:pPr>
            <w:ins w:id="419" w:author="MPH" w:date="2011-11-07T20:46:00Z">
              <w:r>
                <w:rPr>
                  <w:sz w:val="28"/>
                  <w:szCs w:val="28"/>
                </w:rPr>
                <w:t>Traub</w:t>
              </w:r>
            </w:ins>
          </w:p>
        </w:tc>
        <w:tc>
          <w:tcPr>
            <w:tcW w:w="4216" w:type="dxa"/>
          </w:tcPr>
          <w:p w:rsidR="002E699F" w:rsidRDefault="001655A2" w:rsidP="00692AB0">
            <w:pPr>
              <w:pStyle w:val="KeinLeerraum"/>
              <w:cnfStyle w:val="000000100000"/>
              <w:rPr>
                <w:ins w:id="420" w:author="MPH" w:date="2011-11-07T20:45:00Z"/>
                <w:sz w:val="28"/>
                <w:szCs w:val="28"/>
              </w:rPr>
            </w:pPr>
            <w:ins w:id="421" w:author="MPH" w:date="2011-11-07T20:46:00Z">
              <w:r>
                <w:rPr>
                  <w:sz w:val="28"/>
                  <w:szCs w:val="28"/>
                </w:rPr>
                <w:t>Verschiedenste Änderungen</w:t>
              </w:r>
            </w:ins>
          </w:p>
        </w:tc>
      </w:tr>
    </w:tbl>
    <w:p w:rsidR="001752AF" w:rsidRPr="00105B6E" w:rsidRDefault="001752AF" w:rsidP="00CD295D">
      <w:pPr>
        <w:pStyle w:val="KeinLeerraum"/>
        <w:rPr>
          <w:sz w:val="28"/>
          <w:szCs w:val="28"/>
        </w:rPr>
      </w:pPr>
    </w:p>
    <w:sectPr w:rsidR="001752AF" w:rsidRPr="00105B6E" w:rsidSect="007B04B2">
      <w:footerReference w:type="default" r:id="rId35"/>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54" w:author="Jonas" w:date="2011-11-06T23:22:00Z" w:initials="J">
    <w:p w:rsidR="00612FF2" w:rsidRDefault="00612FF2">
      <w:pPr>
        <w:pStyle w:val="Kommentartext"/>
      </w:pPr>
      <w:r>
        <w:rPr>
          <w:rStyle w:val="Kommentarzeichen"/>
        </w:rPr>
        <w:annotationRef/>
      </w:r>
      <w:r>
        <w:t>Wann kommt da noch was????</w:t>
      </w:r>
    </w:p>
  </w:comment>
  <w:comment w:id="293" w:author="Jonas" w:date="2011-11-06T23:22:00Z" w:initials="J">
    <w:p w:rsidR="00612FF2" w:rsidRDefault="00612FF2">
      <w:pPr>
        <w:pStyle w:val="Kommentartext"/>
      </w:pPr>
      <w:r>
        <w:rPr>
          <w:rStyle w:val="Kommentarzeichen"/>
        </w:rPr>
        <w:annotationRef/>
      </w:r>
      <w:r>
        <w:t>Ggf. Teile löschen</w:t>
      </w:r>
    </w:p>
  </w:comment>
  <w:comment w:id="341" w:author="Jonas" w:date="2011-11-06T23:22:00Z" w:initials="J">
    <w:p w:rsidR="00612FF2" w:rsidRDefault="00612FF2">
      <w:pPr>
        <w:pStyle w:val="Kommentartext"/>
      </w:pPr>
      <w:r>
        <w:rPr>
          <w:rStyle w:val="Kommentarzeichen"/>
        </w:rPr>
        <w:annotationRef/>
      </w:r>
      <w:r>
        <w:t>TODO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1E7A" w:rsidRDefault="00221E7A" w:rsidP="000F2E3F">
      <w:pPr>
        <w:spacing w:after="0" w:line="240" w:lineRule="auto"/>
      </w:pPr>
      <w:r>
        <w:separator/>
      </w:r>
    </w:p>
  </w:endnote>
  <w:endnote w:type="continuationSeparator" w:id="0">
    <w:p w:rsidR="00221E7A" w:rsidRDefault="00221E7A"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612FF2">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612FF2" w:rsidRDefault="00612FF2" w:rsidP="00DE4429">
                <w:pPr>
                  <w:jc w:val="right"/>
                </w:pPr>
                <w:fldSimple w:instr=" PAGE    \* MERGEFORMAT ">
                  <w:r w:rsidR="002E699F">
                    <w:rPr>
                      <w:noProof/>
                    </w:rPr>
                    <w:t>32</w:t>
                  </w:r>
                </w:fldSimple>
                <w:r>
                  <w:t xml:space="preserve"> / </w:t>
                </w:r>
                <w:fldSimple w:instr=" NUMPAGES   \* MERGEFORMAT ">
                  <w:ins w:id="393" w:author="MPH" w:date="2011-11-07T20:43:00Z">
                    <w:r w:rsidR="002E699F">
                      <w:rPr>
                        <w:noProof/>
                      </w:rPr>
                      <w:t>33</w:t>
                    </w:r>
                  </w:ins>
                  <w:ins w:id="394" w:author="Jonas" w:date="2011-11-06T23:44:00Z">
                    <w:del w:id="395" w:author="MPH" w:date="2011-11-07T20:03:00Z">
                      <w:r w:rsidDel="00711FC9">
                        <w:rPr>
                          <w:noProof/>
                        </w:rPr>
                        <w:delText>32</w:delText>
                      </w:r>
                    </w:del>
                  </w:ins>
                  <w:del w:id="396" w:author="MPH" w:date="2011-11-07T20:03:00Z">
                    <w:r w:rsidDel="00711FC9">
                      <w:rPr>
                        <w:noProof/>
                      </w:rPr>
                      <w:delText>32</w:delText>
                    </w:r>
                  </w:del>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612FF2" w:rsidRPr="005650BB" w:rsidRDefault="00612FF2" w:rsidP="00DE4429">
                <w:pPr>
                  <w:rPr>
                    <w:sz w:val="18"/>
                    <w:szCs w:val="18"/>
                  </w:rPr>
                </w:pPr>
                <w:r w:rsidRPr="005650BB">
                  <w:rPr>
                    <w:sz w:val="18"/>
                    <w:szCs w:val="18"/>
                  </w:rPr>
                  <w:t>© Fäßler, Haase, Hauschild, Koralewski,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612FF2"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612FF2" w:rsidRDefault="00612FF2" w:rsidP="00941186">
                <w:pPr>
                  <w:jc w:val="right"/>
                </w:pPr>
                <w:fldSimple w:instr=" TIME \@ &quot;d. MMMM yyyy&quot; ">
                  <w:ins w:id="397" w:author="MPH" w:date="2011-11-07T20:03:00Z">
                    <w:r>
                      <w:rPr>
                        <w:noProof/>
                      </w:rPr>
                      <w:t>7. November 2011</w:t>
                    </w:r>
                  </w:ins>
                  <w:del w:id="398" w:author="MPH" w:date="2011-11-07T20:03:00Z">
                    <w:r w:rsidDel="00711FC9">
                      <w:rPr>
                        <w:noProof/>
                      </w:rPr>
                      <w:delText>6. November 2011</w:delText>
                    </w:r>
                  </w:del>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612FF2" w:rsidRDefault="00612FF2" w:rsidP="00941186">
                <w:pPr>
                  <w:jc w:val="right"/>
                </w:pPr>
                <w:fldSimple w:instr=" TIME \@ &quot;d. MMMM yyyy&quot; ">
                  <w:ins w:id="399" w:author="MPH" w:date="2011-11-07T20:03:00Z">
                    <w:r>
                      <w:rPr>
                        <w:noProof/>
                      </w:rPr>
                      <w:t>7. November 2011</w:t>
                    </w:r>
                  </w:ins>
                  <w:del w:id="400" w:author="MPH" w:date="2011-11-07T20:03:00Z">
                    <w:r w:rsidDel="00711FC9">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612FF2">
    <w:pPr>
      <w:pStyle w:val="Fuzeile"/>
    </w:pPr>
    <w:r>
      <w:rPr>
        <w:noProof/>
      </w:rPr>
      <w:pict>
        <v:shapetype id="_x0000_t202" coordsize="21600,21600" o:spt="202" path="m,l,21600r21600,l21600,xe">
          <v:stroke joinstyle="miter"/>
          <v:path gradientshapeok="t" o:connecttype="rect"/>
        </v:shapetype>
        <v:shape id="_x0000_s2059" type="#_x0000_t202" style="position:absolute;margin-left:404.15pt;margin-top:209pt;width:58.45pt;height:24.8pt;z-index:251665408;mso-width-relative:margin;mso-height-relative:margin" filled="f" stroked="f">
          <v:textbox style="mso-next-textbox:#_x0000_s2059">
            <w:txbxContent>
              <w:p w:rsidR="00612FF2" w:rsidRDefault="00612FF2" w:rsidP="00D904B3">
                <w:pPr>
                  <w:jc w:val="right"/>
                </w:pPr>
                <w:fldSimple w:instr=" PAGE    \* MERGEFORMAT ">
                  <w:r w:rsidR="001655A2">
                    <w:rPr>
                      <w:noProof/>
                    </w:rPr>
                    <w:t>33</w:t>
                  </w:r>
                </w:fldSimple>
                <w:r>
                  <w:t xml:space="preserve"> /</w:t>
                </w:r>
                <w:del w:id="422" w:author="Jonas" w:date="2011-11-06T23:22:00Z">
                  <w:r w:rsidDel="001A2892">
                    <w:delText xml:space="preserve"> </w:delText>
                  </w:r>
                </w:del>
                <w:ins w:id="423" w:author="Jonas" w:date="2011-11-06T23:22:00Z">
                  <w:r>
                    <w:fldChar w:fldCharType="begin"/>
                  </w:r>
                  <w:r>
                    <w:instrText xml:space="preserve"> PAGE    \* MERGEFORMAT </w:instrText>
                  </w:r>
                  <w:r>
                    <w:fldChar w:fldCharType="separate"/>
                  </w:r>
                </w:ins>
                <w:r w:rsidR="001655A2">
                  <w:rPr>
                    <w:noProof/>
                  </w:rPr>
                  <w:t>33</w:t>
                </w:r>
                <w:ins w:id="424" w:author="Jonas" w:date="2011-11-06T23:22:00Z">
                  <w:r>
                    <w:fldChar w:fldCharType="end"/>
                  </w:r>
                </w:ins>
                <w:del w:id="425" w:author="Jonas" w:date="2011-11-06T23:22:00Z">
                  <w:r w:rsidDel="001A2892">
                    <w:fldChar w:fldCharType="begin"/>
                  </w:r>
                  <w:r w:rsidDel="001A2892">
                    <w:delInstrText xml:space="preserve"> NUMPAGES   \* MERGEFORMAT </w:delInstrText>
                  </w:r>
                  <w:r w:rsidDel="001A2892">
                    <w:fldChar w:fldCharType="separate"/>
                  </w:r>
                  <w:r w:rsidDel="001A2892">
                    <w:rPr>
                      <w:noProof/>
                    </w:rPr>
                    <w:delText>32</w:delText>
                  </w:r>
                  <w:r w:rsidDel="001A2892">
                    <w:fldChar w:fldCharType="end"/>
                  </w:r>
                </w:del>
              </w:p>
              <w:p w:rsidR="00612FF2" w:rsidRPr="00D904B3" w:rsidRDefault="00612FF2" w:rsidP="00D904B3"/>
            </w:txbxContent>
          </v:textbox>
        </v:shape>
      </w:pict>
    </w:r>
    <w:r>
      <w:rPr>
        <w:noProof/>
      </w:rPr>
      <w:pict>
        <v:shape id="_x0000_s2056" type="#_x0000_t202" style="position:absolute;margin-left:-8.6pt;margin-top:10.05pt;width:471.2pt;height:218.7pt;z-index:251663360;mso-width-relative:margin;mso-height-relative:margin" filled="f" stroked="f">
          <v:textbox style="mso-next-textbox:#_x0000_s2056">
            <w:txbxContent>
              <w:p w:rsidR="00612FF2" w:rsidRPr="005552B4" w:rsidRDefault="00612FF2" w:rsidP="00A84674">
                <w:pPr>
                  <w:pStyle w:val="KeinLeerraum"/>
                  <w:rPr>
                    <w:b/>
                  </w:rPr>
                </w:pPr>
                <w:r w:rsidRPr="005552B4">
                  <w:rPr>
                    <w:b/>
                  </w:rPr>
                  <w:t>Lizenz/License:</w:t>
                </w:r>
              </w:p>
              <w:p w:rsidR="00612FF2" w:rsidRPr="005552B4" w:rsidRDefault="00612FF2" w:rsidP="00A84674">
                <w:pPr>
                  <w:pStyle w:val="KeinLeerraum"/>
                </w:pPr>
                <w:r w:rsidRPr="005552B4">
                  <w:t xml:space="preserve">© </w:t>
                </w:r>
                <w:r w:rsidRPr="005650BB">
                  <w:rPr>
                    <w:sz w:val="18"/>
                    <w:szCs w:val="18"/>
                  </w:rPr>
                  <w:t>Fäßler, Haase, Hauschild, Koralewski, Traub, Westphal</w:t>
                </w:r>
              </w:p>
              <w:p w:rsidR="00612FF2" w:rsidRPr="005552B4" w:rsidRDefault="00612FF2" w:rsidP="00C45E68">
                <w:pPr>
                  <w:pStyle w:val="KeinLeerraum"/>
                </w:pPr>
              </w:p>
              <w:p w:rsidR="00612FF2" w:rsidRPr="000510E8" w:rsidRDefault="00612FF2" w:rsidP="00C45E68">
                <w:pPr>
                  <w:pStyle w:val="KeinLeerraum"/>
                  <w:rPr>
                    <w:b/>
                    <w:lang w:val="en-US"/>
                  </w:rPr>
                </w:pPr>
                <w:r w:rsidRPr="000510E8">
                  <w:rPr>
                    <w:b/>
                    <w:lang w:val="en-US"/>
                  </w:rPr>
                  <w:t>Dokumentversion/Document Version:</w:t>
                </w:r>
              </w:p>
              <w:p w:rsidR="00612FF2" w:rsidRPr="005552B4" w:rsidRDefault="00612FF2"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612FF2" w:rsidRDefault="00612FF2"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1.0 beta 5</w:t>
                    </w:r>
                  </w:sdtContent>
                </w:sdt>
                <w:r>
                  <w:rPr>
                    <w:lang w:val="en-US"/>
                  </w:rPr>
                  <w:t xml:space="preserve">   (</w:t>
                </w:r>
                <w:fldSimple w:instr=" TIME \@ &quot;d. MMMM yyyy&quot; ">
                  <w:ins w:id="426" w:author="MPH" w:date="2011-11-07T20:03:00Z">
                    <w:r>
                      <w:rPr>
                        <w:noProof/>
                      </w:rPr>
                      <w:t>7. November 2011</w:t>
                    </w:r>
                  </w:ins>
                  <w:del w:id="427" w:author="MPH" w:date="2011-11-07T20:03:00Z">
                    <w:r w:rsidDel="00711FC9">
                      <w:rPr>
                        <w:noProof/>
                      </w:rPr>
                      <w:delText>6. November 2011</w:delText>
                    </w:r>
                  </w:del>
                </w:fldSimple>
                <w:r>
                  <w:rPr>
                    <w:lang w:val="en-US"/>
                  </w:rPr>
                  <w:t>)</w:t>
                </w:r>
              </w:p>
              <w:p w:rsidR="00612FF2" w:rsidRPr="00A84674" w:rsidRDefault="00612FF2" w:rsidP="00C45E68">
                <w:pPr>
                  <w:pStyle w:val="KeinLeerraum"/>
                  <w:rPr>
                    <w:lang w:val="en-US"/>
                  </w:rPr>
                </w:pPr>
              </w:p>
              <w:p w:rsidR="00612FF2" w:rsidRPr="00A84674" w:rsidRDefault="00612FF2" w:rsidP="00A84674">
                <w:pPr>
                  <w:pStyle w:val="KeinLeerraum"/>
                  <w:rPr>
                    <w:b/>
                    <w:lang w:val="en-US"/>
                  </w:rPr>
                </w:pPr>
                <w:r w:rsidRPr="00A84674">
                  <w:rPr>
                    <w:b/>
                    <w:lang w:val="en-US"/>
                  </w:rPr>
                  <w:t>Autoren/Authors     Projektteam/Project team:</w:t>
                </w:r>
              </w:p>
              <w:p w:rsidR="00612FF2" w:rsidRDefault="00612FF2" w:rsidP="00A84674">
                <w:pPr>
                  <w:pStyle w:val="KeinLeerraum"/>
                  <w:numPr>
                    <w:ilvl w:val="0"/>
                    <w:numId w:val="1"/>
                  </w:numPr>
                  <w:rPr>
                    <w:lang w:val="en-US"/>
                  </w:rPr>
                </w:pPr>
                <w:r>
                  <w:rPr>
                    <w:lang w:val="en-US"/>
                  </w:rPr>
                  <w:t>Jonas Traub</w:t>
                </w:r>
                <w:r>
                  <w:rPr>
                    <w:lang w:val="en-US"/>
                  </w:rPr>
                  <w:tab/>
                </w:r>
                <w:r>
                  <w:rPr>
                    <w:lang w:val="en-US"/>
                  </w:rPr>
                  <w:tab/>
                  <w:t>(Projektleiter)</w:t>
                </w:r>
              </w:p>
              <w:p w:rsidR="00612FF2" w:rsidRDefault="00612FF2"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612FF2" w:rsidRPr="00105B6E" w:rsidRDefault="00612FF2" w:rsidP="00105B6E">
                <w:pPr>
                  <w:pStyle w:val="KeinLeerraum"/>
                  <w:numPr>
                    <w:ilvl w:val="0"/>
                    <w:numId w:val="1"/>
                  </w:numPr>
                  <w:rPr>
                    <w:lang w:val="en-US"/>
                  </w:rPr>
                </w:pPr>
                <w:r>
                  <w:rPr>
                    <w:lang w:val="en-US"/>
                  </w:rPr>
                  <w:t>Matthis Hauschild</w:t>
                </w:r>
                <w:r>
                  <w:rPr>
                    <w:lang w:val="en-US"/>
                  </w:rPr>
                  <w:tab/>
                </w:r>
                <w:r>
                  <w:rPr>
                    <w:lang w:val="en-US"/>
                  </w:rPr>
                  <w:tab/>
                  <w:t>(Documentation)</w:t>
                </w:r>
              </w:p>
              <w:p w:rsidR="00612FF2" w:rsidRDefault="00612FF2"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612FF2" w:rsidRDefault="00612FF2" w:rsidP="00A84674">
                <w:pPr>
                  <w:pStyle w:val="KeinLeerraum"/>
                  <w:numPr>
                    <w:ilvl w:val="0"/>
                    <w:numId w:val="1"/>
                  </w:numPr>
                  <w:rPr>
                    <w:lang w:val="en-US"/>
                  </w:rPr>
                </w:pPr>
                <w:r>
                  <w:rPr>
                    <w:lang w:val="en-US"/>
                  </w:rPr>
                  <w:t>Christopher Westphal</w:t>
                </w:r>
                <w:r>
                  <w:rPr>
                    <w:lang w:val="en-US"/>
                  </w:rPr>
                  <w:tab/>
                  <w:t>(Engineer/Tester, Expert on usability)</w:t>
                </w:r>
              </w:p>
              <w:p w:rsidR="00612FF2" w:rsidRPr="008977F3" w:rsidRDefault="00612FF2"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1E7A" w:rsidRDefault="00221E7A" w:rsidP="000F2E3F">
      <w:pPr>
        <w:spacing w:after="0" w:line="240" w:lineRule="auto"/>
      </w:pPr>
      <w:r>
        <w:separator/>
      </w:r>
    </w:p>
  </w:footnote>
  <w:footnote w:type="continuationSeparator" w:id="0">
    <w:p w:rsidR="00221E7A" w:rsidRDefault="00221E7A" w:rsidP="000F2E3F">
      <w:pPr>
        <w:spacing w:after="0" w:line="240" w:lineRule="auto"/>
      </w:pPr>
      <w:r>
        <w:continuationSeparator/>
      </w:r>
    </w:p>
  </w:footnote>
  <w:footnote w:id="1">
    <w:p w:rsidR="00612FF2" w:rsidRDefault="00612FF2">
      <w:pPr>
        <w:pStyle w:val="Funotentext"/>
      </w:pPr>
      <w:r>
        <w:rPr>
          <w:rStyle w:val="Funotenzeichen"/>
        </w:rPr>
        <w:footnoteRef/>
      </w:r>
      <w:r>
        <w:t xml:space="preserve"> </w:t>
      </w:r>
      <w:r w:rsidRPr="001F1AE5">
        <w:t>Quelle: http://images.tecchannel.de/images/tecchannel/bdb/383253/890.jpg</w:t>
      </w:r>
      <w:r w:rsidRPr="001F1AE5">
        <w:rPr>
          <w:b/>
          <w:bCs/>
        </w:rPr>
        <w:annotationRef/>
      </w:r>
    </w:p>
  </w:footnote>
  <w:footnote w:id="2">
    <w:p w:rsidR="00612FF2" w:rsidRDefault="00612FF2">
      <w:pPr>
        <w:pStyle w:val="Funotentext"/>
      </w:pPr>
      <w:r>
        <w:rPr>
          <w:rStyle w:val="Funotenzeichen"/>
        </w:rPr>
        <w:footnoteRef/>
      </w:r>
      <w:r>
        <w:t xml:space="preserve"> </w:t>
      </w:r>
      <w:r w:rsidRPr="00677D94">
        <w:t>Quelle: http://www.h3c.com/portal/res/200706/01/20070601_109047_image002_201356_57_0.gif</w:t>
      </w:r>
      <w:r w:rsidRPr="00677D94">
        <w:rPr>
          <w:b/>
          <w:bCs/>
        </w:rPr>
        <w:annotationRef/>
      </w:r>
    </w:p>
  </w:footnote>
  <w:footnote w:id="3">
    <w:p w:rsidR="00612FF2" w:rsidRDefault="00612FF2">
      <w:pPr>
        <w:pStyle w:val="Funotentext"/>
      </w:pPr>
      <w:r>
        <w:rPr>
          <w:rStyle w:val="Funotenzeichen"/>
        </w:rPr>
        <w:footnoteRef/>
      </w:r>
      <w:r>
        <w:t>Quelle</w:t>
      </w:r>
      <w:r w:rsidRPr="009426B2">
        <w:t>: http://www.bogdanturcanu.ro/wp-content/uploads/2010/07/igmpsnoop2.gif</w:t>
      </w:r>
      <w:r w:rsidRPr="009426B2">
        <w:rPr>
          <w:b/>
          <w:bCs/>
        </w:rPr>
        <w:annotationRef/>
      </w:r>
    </w:p>
  </w:footnote>
  <w:footnote w:id="4">
    <w:p w:rsidR="00612FF2" w:rsidRDefault="00612FF2">
      <w:pPr>
        <w:pStyle w:val="Funotentext"/>
      </w:pPr>
      <w:r>
        <w:rPr>
          <w:rStyle w:val="Funotenzeichen"/>
        </w:rPr>
        <w:footnoteRef/>
      </w:r>
      <w:r>
        <w:t xml:space="preserve"> Quelle: TIT09AiB_Pflichtenheft_MultiCastor_1v0 Punkt 2.4</w:t>
      </w:r>
    </w:p>
  </w:footnote>
  <w:footnote w:id="5">
    <w:p w:rsidR="00612FF2" w:rsidRDefault="00612FF2">
      <w:pPr>
        <w:pStyle w:val="Funotentext"/>
      </w:pPr>
      <w:r>
        <w:rPr>
          <w:rStyle w:val="Funotenzeichen"/>
        </w:rPr>
        <w:footnoteRef/>
      </w:r>
      <w:r>
        <w:t xml:space="preserve"> </w:t>
      </w:r>
      <w:r w:rsidRPr="003E7E31">
        <w:t>Quelle: TIT09AIB_Pflichtenheft_MultiCastor_1v0</w:t>
      </w:r>
      <w:r w:rsidRPr="003E7E31">
        <w:rPr>
          <w:b/>
          <w:bCs/>
        </w:rPr>
        <w:annotationRef/>
      </w:r>
    </w:p>
  </w:footnote>
  <w:footnote w:id="6">
    <w:p w:rsidR="00612FF2" w:rsidRDefault="00612FF2">
      <w:pPr>
        <w:pStyle w:val="Funotentext"/>
      </w:pPr>
      <w:r>
        <w:rPr>
          <w:rStyle w:val="Funotenzeichen"/>
        </w:rPr>
        <w:footnoteRef/>
      </w:r>
      <w:r>
        <w:t xml:space="preserve"> </w:t>
      </w:r>
      <w:r w:rsidRPr="00466DFB">
        <w:t>http://netresearch.ics.uci.edu/kfujii/Jpcap/doc/</w:t>
      </w:r>
    </w:p>
  </w:footnote>
  <w:footnote w:id="7">
    <w:p w:rsidR="00612FF2" w:rsidRDefault="00612FF2">
      <w:pPr>
        <w:pStyle w:val="Funotentext"/>
      </w:pPr>
      <w:r>
        <w:rPr>
          <w:rStyle w:val="Funotenzeichen"/>
        </w:rPr>
        <w:footnoteRef/>
      </w:r>
      <w:r>
        <w:t xml:space="preserve"> http://www.java.com/de/download/help/sysreq.xml)</w:t>
      </w:r>
    </w:p>
  </w:footnote>
  <w:footnote w:id="8">
    <w:p w:rsidR="00612FF2" w:rsidRPr="00CD02A6" w:rsidRDefault="00612FF2">
      <w:pPr>
        <w:pStyle w:val="Funotentext"/>
        <w:rPr>
          <w:lang w:val="en-US"/>
        </w:rPr>
      </w:pPr>
      <w:r>
        <w:rPr>
          <w:rStyle w:val="Funotenzeichen"/>
        </w:rPr>
        <w:footnoteRef/>
      </w:r>
      <w:r w:rsidRPr="00CD02A6">
        <w:rPr>
          <w:lang w:val="en-US"/>
        </w:rPr>
        <w:t xml:space="preserve"> Quelle: </w:t>
      </w:r>
      <w:hyperlink r:id="rId1" w:history="1">
        <w:r w:rsidRPr="00CD02A6">
          <w:rPr>
            <w:rStyle w:val="Hyperlink"/>
            <w:lang w:val="en-US"/>
          </w:rPr>
          <w:t>http://staf.sourceforge.net/current/STAFGS.pdf</w:t>
        </w:r>
      </w:hyperlink>
      <w:r w:rsidRPr="00CD02A6">
        <w:rPr>
          <w:lang w:val="en-US"/>
        </w:rPr>
        <w:t xml:space="preserve"> 4.3 Submitting STAF Request from Command Line</w:t>
      </w:r>
    </w:p>
  </w:footnote>
  <w:footnote w:id="9">
    <w:p w:rsidR="00612FF2" w:rsidRDefault="00612FF2">
      <w:pPr>
        <w:pStyle w:val="Funotentext"/>
      </w:pPr>
      <w:r>
        <w:rPr>
          <w:rStyle w:val="Funotenzeichen"/>
        </w:rPr>
        <w:footnoteRef/>
      </w:r>
      <w:r w:rsidRPr="00CD02A6">
        <w:rPr>
          <w:lang w:val="en-US"/>
        </w:rPr>
        <w:t xml:space="preserve"> </w:t>
      </w:r>
      <w:hyperlink r:id="rId2" w:history="1">
        <w:r w:rsidRPr="00CD02A6">
          <w:rPr>
            <w:rStyle w:val="Hyperlink"/>
            <w:lang w:val="en-US"/>
          </w:rPr>
          <w:t>http://staf.sourceforge.net/current/STAFGS.pdf</w:t>
        </w:r>
      </w:hyperlink>
      <w:r w:rsidRPr="00CD02A6">
        <w:rPr>
          <w:lang w:val="en-US"/>
        </w:rPr>
        <w:t xml:space="preserve"> 8. </w:t>
      </w:r>
      <w:r w:rsidRPr="004B211A">
        <w:t>Getting started with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612FF2"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System Requirements Specification</w:t>
        </w:r>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62466">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40A7"/>
    <w:rsid w:val="00081104"/>
    <w:rsid w:val="00081DFE"/>
    <w:rsid w:val="00090C5E"/>
    <w:rsid w:val="000957CC"/>
    <w:rsid w:val="000A099F"/>
    <w:rsid w:val="000A5C0C"/>
    <w:rsid w:val="000B066A"/>
    <w:rsid w:val="000D6E0A"/>
    <w:rsid w:val="000F1394"/>
    <w:rsid w:val="000F2E3F"/>
    <w:rsid w:val="000F6E2D"/>
    <w:rsid w:val="000F760F"/>
    <w:rsid w:val="00105B6E"/>
    <w:rsid w:val="00121C25"/>
    <w:rsid w:val="0012731E"/>
    <w:rsid w:val="00150230"/>
    <w:rsid w:val="001651BC"/>
    <w:rsid w:val="001655A2"/>
    <w:rsid w:val="00171D26"/>
    <w:rsid w:val="001752AF"/>
    <w:rsid w:val="00180BF4"/>
    <w:rsid w:val="001A0FEE"/>
    <w:rsid w:val="001A2892"/>
    <w:rsid w:val="001B74C0"/>
    <w:rsid w:val="001C2764"/>
    <w:rsid w:val="001C39A6"/>
    <w:rsid w:val="001C4829"/>
    <w:rsid w:val="001C673B"/>
    <w:rsid w:val="001D5CE0"/>
    <w:rsid w:val="001D674A"/>
    <w:rsid w:val="001E07AE"/>
    <w:rsid w:val="001E3214"/>
    <w:rsid w:val="001E7930"/>
    <w:rsid w:val="001F0991"/>
    <w:rsid w:val="001F1AE5"/>
    <w:rsid w:val="001F2362"/>
    <w:rsid w:val="00207B46"/>
    <w:rsid w:val="00221E7A"/>
    <w:rsid w:val="0023307E"/>
    <w:rsid w:val="00253E02"/>
    <w:rsid w:val="0025556F"/>
    <w:rsid w:val="0027004A"/>
    <w:rsid w:val="002753CF"/>
    <w:rsid w:val="00286D7B"/>
    <w:rsid w:val="002A42FE"/>
    <w:rsid w:val="002D6F8E"/>
    <w:rsid w:val="002E699F"/>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40227A"/>
    <w:rsid w:val="00405864"/>
    <w:rsid w:val="00412716"/>
    <w:rsid w:val="004260AD"/>
    <w:rsid w:val="0042653E"/>
    <w:rsid w:val="00433EE8"/>
    <w:rsid w:val="00466DFB"/>
    <w:rsid w:val="004706A1"/>
    <w:rsid w:val="00497DCB"/>
    <w:rsid w:val="004B0E53"/>
    <w:rsid w:val="004B211A"/>
    <w:rsid w:val="004B3AFF"/>
    <w:rsid w:val="004B6904"/>
    <w:rsid w:val="004D1E2B"/>
    <w:rsid w:val="004F22B1"/>
    <w:rsid w:val="00500E14"/>
    <w:rsid w:val="005057B1"/>
    <w:rsid w:val="00505EE3"/>
    <w:rsid w:val="00510BC3"/>
    <w:rsid w:val="005175BE"/>
    <w:rsid w:val="00552314"/>
    <w:rsid w:val="005552B4"/>
    <w:rsid w:val="00560F0C"/>
    <w:rsid w:val="00561704"/>
    <w:rsid w:val="005650BB"/>
    <w:rsid w:val="005823D5"/>
    <w:rsid w:val="00593B3B"/>
    <w:rsid w:val="005A2300"/>
    <w:rsid w:val="005D4748"/>
    <w:rsid w:val="005D4903"/>
    <w:rsid w:val="005F7CDF"/>
    <w:rsid w:val="00612FF2"/>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5EB8"/>
    <w:rsid w:val="007065B7"/>
    <w:rsid w:val="00711FC9"/>
    <w:rsid w:val="007365E8"/>
    <w:rsid w:val="0073743A"/>
    <w:rsid w:val="007406F4"/>
    <w:rsid w:val="007417E4"/>
    <w:rsid w:val="007517D0"/>
    <w:rsid w:val="00756D45"/>
    <w:rsid w:val="00771F72"/>
    <w:rsid w:val="00781460"/>
    <w:rsid w:val="007A1448"/>
    <w:rsid w:val="007B04B2"/>
    <w:rsid w:val="007B7AE2"/>
    <w:rsid w:val="007C354E"/>
    <w:rsid w:val="007E2819"/>
    <w:rsid w:val="007F3D3D"/>
    <w:rsid w:val="00815BA8"/>
    <w:rsid w:val="0082059B"/>
    <w:rsid w:val="008463E3"/>
    <w:rsid w:val="0086757D"/>
    <w:rsid w:val="008762E6"/>
    <w:rsid w:val="00880DBE"/>
    <w:rsid w:val="00883F47"/>
    <w:rsid w:val="00894BFB"/>
    <w:rsid w:val="00897794"/>
    <w:rsid w:val="008A3EF6"/>
    <w:rsid w:val="008A5099"/>
    <w:rsid w:val="008A5FD4"/>
    <w:rsid w:val="008B0032"/>
    <w:rsid w:val="008B71FA"/>
    <w:rsid w:val="008D03A6"/>
    <w:rsid w:val="008E16D2"/>
    <w:rsid w:val="008E3282"/>
    <w:rsid w:val="008E3E3A"/>
    <w:rsid w:val="008F4C53"/>
    <w:rsid w:val="008F66EE"/>
    <w:rsid w:val="00902776"/>
    <w:rsid w:val="00903BBC"/>
    <w:rsid w:val="009042D3"/>
    <w:rsid w:val="0090691F"/>
    <w:rsid w:val="009149BD"/>
    <w:rsid w:val="00915C60"/>
    <w:rsid w:val="00934449"/>
    <w:rsid w:val="00941186"/>
    <w:rsid w:val="009426B2"/>
    <w:rsid w:val="009601B2"/>
    <w:rsid w:val="0096163D"/>
    <w:rsid w:val="009941E2"/>
    <w:rsid w:val="0099457B"/>
    <w:rsid w:val="00995E94"/>
    <w:rsid w:val="009A5BB1"/>
    <w:rsid w:val="009E1E8C"/>
    <w:rsid w:val="009E60C0"/>
    <w:rsid w:val="009F70A7"/>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5388"/>
    <w:rsid w:val="00AD69AE"/>
    <w:rsid w:val="00AE4F02"/>
    <w:rsid w:val="00AE505B"/>
    <w:rsid w:val="00AF161E"/>
    <w:rsid w:val="00B046DE"/>
    <w:rsid w:val="00B13742"/>
    <w:rsid w:val="00B348E6"/>
    <w:rsid w:val="00B6458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02A6"/>
    <w:rsid w:val="00CD295D"/>
    <w:rsid w:val="00CE4639"/>
    <w:rsid w:val="00CE5133"/>
    <w:rsid w:val="00CE6DA0"/>
    <w:rsid w:val="00CF01C6"/>
    <w:rsid w:val="00CF5C74"/>
    <w:rsid w:val="00D259A4"/>
    <w:rsid w:val="00D27C0A"/>
    <w:rsid w:val="00D37CE3"/>
    <w:rsid w:val="00D42895"/>
    <w:rsid w:val="00D4561E"/>
    <w:rsid w:val="00D537E7"/>
    <w:rsid w:val="00D626AF"/>
    <w:rsid w:val="00D904B3"/>
    <w:rsid w:val="00DD3F82"/>
    <w:rsid w:val="00DE4429"/>
    <w:rsid w:val="00DF04E8"/>
    <w:rsid w:val="00DF459D"/>
    <w:rsid w:val="00E00420"/>
    <w:rsid w:val="00E02230"/>
    <w:rsid w:val="00E10DF1"/>
    <w:rsid w:val="00E10E05"/>
    <w:rsid w:val="00E1779B"/>
    <w:rsid w:val="00E23F6F"/>
    <w:rsid w:val="00E300A8"/>
    <w:rsid w:val="00E32D9A"/>
    <w:rsid w:val="00E33EF2"/>
    <w:rsid w:val="00E50D3C"/>
    <w:rsid w:val="00E54FB1"/>
    <w:rsid w:val="00E55A06"/>
    <w:rsid w:val="00E720A7"/>
    <w:rsid w:val="00E72983"/>
    <w:rsid w:val="00E97EDE"/>
    <w:rsid w:val="00EB28EF"/>
    <w:rsid w:val="00ED3DD9"/>
    <w:rsid w:val="00ED6418"/>
    <w:rsid w:val="00EE10CE"/>
    <w:rsid w:val="00EE130D"/>
    <w:rsid w:val="00EE3731"/>
    <w:rsid w:val="00EF6BB4"/>
    <w:rsid w:val="00F14CD9"/>
    <w:rsid w:val="00F24C35"/>
    <w:rsid w:val="00F25E00"/>
    <w:rsid w:val="00F302D4"/>
    <w:rsid w:val="00F37F2E"/>
    <w:rsid w:val="00F40147"/>
    <w:rsid w:val="00F60477"/>
    <w:rsid w:val="00F6693A"/>
    <w:rsid w:val="00F954D0"/>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 w:type="paragraph" w:styleId="berarbeitung">
    <w:name w:val="Revision"/>
    <w:hidden/>
    <w:uiPriority w:val="99"/>
    <w:semiHidden/>
    <w:rsid w:val="00CD02A6"/>
    <w:pPr>
      <w:spacing w:after="0" w:line="240" w:lineRule="auto"/>
    </w:pPr>
    <w:rPr>
      <w:sz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footer3.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6.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0B7859"/>
    <w:rsid w:val="00151B4C"/>
    <w:rsid w:val="002078DA"/>
    <w:rsid w:val="002254D5"/>
    <w:rsid w:val="0042091F"/>
    <w:rsid w:val="004B70A1"/>
    <w:rsid w:val="004D25BA"/>
    <w:rsid w:val="00505E7D"/>
    <w:rsid w:val="005C15A4"/>
    <w:rsid w:val="005D4D59"/>
    <w:rsid w:val="007B421B"/>
    <w:rsid w:val="00860EDA"/>
    <w:rsid w:val="0087129E"/>
    <w:rsid w:val="008B2B4F"/>
    <w:rsid w:val="008B3E7F"/>
    <w:rsid w:val="00964B84"/>
    <w:rsid w:val="009911A7"/>
    <w:rsid w:val="009C0DBC"/>
    <w:rsid w:val="009F78BD"/>
    <w:rsid w:val="00A76649"/>
    <w:rsid w:val="00AD3237"/>
    <w:rsid w:val="00BB0396"/>
    <w:rsid w:val="00BD150F"/>
    <w:rsid w:val="00CB5EBA"/>
    <w:rsid w:val="00D42490"/>
    <w:rsid w:val="00E83715"/>
    <w:rsid w:val="00EE1C37"/>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2103C-7A6F-45E9-8C3B-0264C0A2B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34</Pages>
  <Words>5376</Words>
  <Characters>33874</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39172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MPH</cp:lastModifiedBy>
  <cp:revision>6</cp:revision>
  <cp:lastPrinted>2011-10-09T10:55:00Z</cp:lastPrinted>
  <dcterms:created xsi:type="dcterms:W3CDTF">2011-11-06T22:23:00Z</dcterms:created>
  <dcterms:modified xsi:type="dcterms:W3CDTF">2011-11-07T19:46:00Z</dcterms:modified>
  <cp:contentStatus>V 1.0 beta 5</cp:contentStatus>
</cp:coreProperties>
</file>