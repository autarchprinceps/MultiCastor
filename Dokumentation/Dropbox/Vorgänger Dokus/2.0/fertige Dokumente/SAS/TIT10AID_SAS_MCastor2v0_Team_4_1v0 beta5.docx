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sidP="00792F80">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rsidP="00792F80"/>
    <w:p w:rsidR="000F2E3F" w:rsidRDefault="000F2E3F" w:rsidP="00792F80"/>
    <w:p w:rsidR="00792F80" w:rsidRDefault="00792F80"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p w:rsidR="000F2E3F" w:rsidRDefault="000F2E3F" w:rsidP="00792F80"/>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792F80">
          <w:pPr>
            <w:jc w:val="center"/>
            <w:rPr>
              <w:b/>
              <w:sz w:val="72"/>
              <w:szCs w:val="72"/>
              <w:lang w:val="en-US"/>
            </w:rPr>
          </w:pPr>
          <w:r>
            <w:rPr>
              <w:b/>
              <w:sz w:val="72"/>
              <w:szCs w:val="72"/>
              <w:lang w:val="en-US"/>
            </w:rPr>
            <w:t>System</w:t>
          </w:r>
          <w:r w:rsidR="00C25B2B" w:rsidRPr="005552B4">
            <w:rPr>
              <w:b/>
              <w:sz w:val="72"/>
              <w:szCs w:val="72"/>
              <w:lang w:val="en-US"/>
            </w:rPr>
            <w:t xml:space="preserve"> </w:t>
          </w:r>
          <w:r w:rsidR="00460F40">
            <w:rPr>
              <w:b/>
              <w:sz w:val="72"/>
              <w:szCs w:val="72"/>
              <w:lang w:val="en-US"/>
            </w:rPr>
            <w:t>Architecture</w:t>
          </w:r>
          <w:r w:rsidR="00C25B2B" w:rsidRPr="005552B4">
            <w:rPr>
              <w:b/>
              <w:sz w:val="72"/>
              <w:szCs w:val="72"/>
              <w:lang w:val="en-US"/>
            </w:rPr>
            <w:t xml:space="preserve"> Specification</w:t>
          </w:r>
        </w:p>
      </w:sdtContent>
    </w:sdt>
    <w:p w:rsidR="000F2E3F" w:rsidRPr="005552B4" w:rsidRDefault="00C25B2B" w:rsidP="00792F80">
      <w:pPr>
        <w:jc w:val="center"/>
        <w:rPr>
          <w:b/>
          <w:sz w:val="44"/>
          <w:szCs w:val="44"/>
          <w:lang w:val="en-US"/>
        </w:rPr>
      </w:pPr>
      <w:r w:rsidRPr="005552B4">
        <w:rPr>
          <w:b/>
          <w:sz w:val="44"/>
          <w:szCs w:val="44"/>
          <w:lang w:val="en-US"/>
        </w:rPr>
        <w:t>MultiCastor 2.0</w:t>
      </w:r>
    </w:p>
    <w:p w:rsidR="002A42FE" w:rsidRPr="005552B4" w:rsidRDefault="002A42FE" w:rsidP="00792F80">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2B1A6E" w:rsidP="00792F80">
          <w:pPr>
            <w:jc w:val="center"/>
            <w:rPr>
              <w:b/>
              <w:sz w:val="72"/>
              <w:szCs w:val="72"/>
              <w:lang w:val="en-US"/>
            </w:rPr>
          </w:pPr>
          <w:del w:id="0" w:author="MPH" w:date="2011-11-07T20:48:00Z">
            <w:r w:rsidDel="005A0980">
              <w:rPr>
                <w:b/>
                <w:sz w:val="72"/>
                <w:szCs w:val="72"/>
                <w:lang w:val="en-US"/>
              </w:rPr>
              <w:delText>V 1.0 beta3</w:delText>
            </w:r>
          </w:del>
          <w:ins w:id="1" w:author="Jonas" w:date="2011-11-07T00:19:00Z">
            <w:del w:id="2" w:author="MPH" w:date="2011-11-07T20:48:00Z">
              <w:r w:rsidDel="005A0980">
                <w:rPr>
                  <w:b/>
                  <w:sz w:val="72"/>
                  <w:szCs w:val="72"/>
                </w:rPr>
                <w:delText>V 1.0 beta 3</w:delText>
              </w:r>
            </w:del>
          </w:ins>
          <w:ins w:id="3" w:author="MPH" w:date="2011-11-09T23:22:00Z">
            <w:r w:rsidR="00A9112A">
              <w:rPr>
                <w:b/>
                <w:sz w:val="72"/>
                <w:szCs w:val="72"/>
              </w:rPr>
              <w:t>V 1.0 beta 5</w:t>
            </w:r>
          </w:ins>
        </w:p>
      </w:sdtContent>
    </w:sdt>
    <w:p w:rsidR="00941186" w:rsidRPr="005552B4" w:rsidRDefault="00941186">
      <w:pPr>
        <w:rPr>
          <w:lang w:val="en-US"/>
        </w:rPr>
      </w:pPr>
      <w:r w:rsidRPr="005552B4">
        <w:rPr>
          <w:lang w:val="en-US"/>
        </w:rPr>
        <w:br w:type="page"/>
      </w:r>
    </w:p>
    <w:p w:rsidR="00DE4429" w:rsidRPr="005552B4" w:rsidRDefault="00DE4429" w:rsidP="007E301E">
      <w:pPr>
        <w:pStyle w:val="KeinLeerraum"/>
        <w:spacing w:line="276" w:lineRule="auto"/>
        <w:rPr>
          <w:lang w:val="en-US"/>
        </w:rPr>
      </w:pPr>
    </w:p>
    <w:p w:rsidR="00CD295D" w:rsidRPr="006844C3" w:rsidRDefault="002A42FE" w:rsidP="007E301E">
      <w:pPr>
        <w:pStyle w:val="KeinLeerraum"/>
        <w:spacing w:line="276" w:lineRule="auto"/>
        <w:rPr>
          <w:sz w:val="40"/>
          <w:szCs w:val="40"/>
        </w:rPr>
      </w:pPr>
      <w:r w:rsidRPr="006844C3">
        <w:rPr>
          <w:sz w:val="40"/>
          <w:szCs w:val="40"/>
        </w:rPr>
        <w:t>Projekt:</w:t>
      </w:r>
      <w:r w:rsidRPr="006844C3">
        <w:rPr>
          <w:sz w:val="40"/>
          <w:szCs w:val="40"/>
        </w:rPr>
        <w:tab/>
      </w:r>
      <w:r w:rsidRPr="006844C3">
        <w:rPr>
          <w:sz w:val="40"/>
          <w:szCs w:val="40"/>
        </w:rPr>
        <w:tab/>
      </w:r>
      <w:r w:rsidRPr="006844C3">
        <w:rPr>
          <w:sz w:val="40"/>
          <w:szCs w:val="40"/>
        </w:rPr>
        <w:tab/>
        <w:t>MultiCastor 2.0</w:t>
      </w:r>
    </w:p>
    <w:p w:rsidR="002A42FE" w:rsidRPr="006844C3" w:rsidRDefault="002A42FE" w:rsidP="007E301E">
      <w:pPr>
        <w:pStyle w:val="KeinLeerraum"/>
        <w:spacing w:line="276" w:lineRule="auto"/>
        <w:rPr>
          <w:sz w:val="40"/>
          <w:szCs w:val="40"/>
        </w:rPr>
      </w:pPr>
    </w:p>
    <w:p w:rsidR="002A42FE" w:rsidRPr="002A42FE" w:rsidRDefault="002A42FE" w:rsidP="007E301E">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7E301E">
      <w:pPr>
        <w:pStyle w:val="KeinLeerraum"/>
        <w:spacing w:line="276" w:lineRule="auto"/>
      </w:pPr>
    </w:p>
    <w:p w:rsidR="002A42FE" w:rsidRDefault="00645CCA" w:rsidP="007E301E">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7E301E">
      <w:pPr>
        <w:pStyle w:val="KeinLeerraum"/>
        <w:spacing w:line="276" w:lineRule="auto"/>
        <w:rPr>
          <w:sz w:val="32"/>
          <w:szCs w:val="32"/>
        </w:rPr>
      </w:pPr>
    </w:p>
    <w:p w:rsidR="005552B4" w:rsidRPr="000510E8" w:rsidRDefault="002A42FE" w:rsidP="007E301E">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7E301E">
      <w:pPr>
        <w:pStyle w:val="KeinLeerraum"/>
        <w:spacing w:line="276" w:lineRule="auto"/>
        <w:ind w:left="2124" w:firstLine="708"/>
        <w:rPr>
          <w:sz w:val="32"/>
          <w:szCs w:val="32"/>
          <w:lang w:val="en-US"/>
        </w:rPr>
      </w:pPr>
      <w:r w:rsidRPr="000510E8">
        <w:rPr>
          <w:sz w:val="32"/>
          <w:szCs w:val="32"/>
          <w:lang w:val="en-US"/>
        </w:rPr>
        <w:t>Filip Haase</w:t>
      </w:r>
    </w:p>
    <w:p w:rsidR="005552B4" w:rsidRPr="000510E8" w:rsidRDefault="005552B4" w:rsidP="007E301E">
      <w:pPr>
        <w:pStyle w:val="KeinLeerraum"/>
        <w:spacing w:line="276" w:lineRule="auto"/>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7E301E">
      <w:pPr>
        <w:pStyle w:val="KeinLeerraum"/>
        <w:spacing w:line="276" w:lineRule="auto"/>
        <w:ind w:left="2832"/>
        <w:rPr>
          <w:sz w:val="32"/>
          <w:szCs w:val="32"/>
        </w:rPr>
      </w:pPr>
      <w:r>
        <w:rPr>
          <w:sz w:val="32"/>
          <w:szCs w:val="32"/>
        </w:rPr>
        <w:t>Sebastian Koralewski</w:t>
      </w:r>
    </w:p>
    <w:p w:rsidR="005552B4" w:rsidRDefault="005552B4" w:rsidP="007E301E">
      <w:pPr>
        <w:pStyle w:val="KeinLeerraum"/>
        <w:spacing w:line="276" w:lineRule="auto"/>
        <w:ind w:left="2832"/>
        <w:rPr>
          <w:sz w:val="32"/>
          <w:szCs w:val="32"/>
        </w:rPr>
      </w:pPr>
      <w:r>
        <w:rPr>
          <w:sz w:val="32"/>
          <w:szCs w:val="32"/>
        </w:rPr>
        <w:t>Jonas Traub</w:t>
      </w:r>
    </w:p>
    <w:p w:rsidR="002A42FE" w:rsidRDefault="005552B4" w:rsidP="007E301E">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7E301E">
      <w:pPr>
        <w:pStyle w:val="KeinLeerraum"/>
        <w:spacing w:line="276" w:lineRule="auto"/>
        <w:ind w:left="2832"/>
        <w:rPr>
          <w:sz w:val="32"/>
          <w:szCs w:val="32"/>
        </w:rPr>
      </w:pPr>
    </w:p>
    <w:p w:rsidR="002A42FE" w:rsidRPr="002A42FE" w:rsidRDefault="002A42FE" w:rsidP="007E301E">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E301E">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7E301E"/>
    <w:p w:rsidR="0025556F" w:rsidRDefault="0025556F" w:rsidP="007E301E">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7E301E">
          <w:pPr>
            <w:pStyle w:val="Inhaltsverzeichnisberschrift"/>
            <w:jc w:val="center"/>
          </w:pPr>
          <w:r>
            <w:t>Inhaltsverzeichnis</w:t>
          </w:r>
        </w:p>
        <w:p w:rsidR="00A9112A" w:rsidRDefault="00091D7B">
          <w:pPr>
            <w:pStyle w:val="Verzeichnis1"/>
            <w:rPr>
              <w:ins w:id="4" w:author="MPH" w:date="2011-11-09T23:22:00Z"/>
              <w:sz w:val="22"/>
              <w:szCs w:val="22"/>
            </w:rPr>
          </w:pPr>
          <w:r w:rsidRPr="00091D7B">
            <w:fldChar w:fldCharType="begin"/>
          </w:r>
          <w:r w:rsidR="005A2300">
            <w:instrText xml:space="preserve"> TOC \o "1-3" \h \z \u </w:instrText>
          </w:r>
          <w:r w:rsidRPr="00091D7B">
            <w:fldChar w:fldCharType="separate"/>
          </w:r>
          <w:ins w:id="5" w:author="MPH" w:date="2011-11-09T23:22:00Z">
            <w:r w:rsidR="00A9112A" w:rsidRPr="00CD4854">
              <w:rPr>
                <w:rStyle w:val="Hyperlink"/>
              </w:rPr>
              <w:fldChar w:fldCharType="begin"/>
            </w:r>
            <w:r w:rsidR="00A9112A" w:rsidRPr="00CD4854">
              <w:rPr>
                <w:rStyle w:val="Hyperlink"/>
              </w:rPr>
              <w:instrText xml:space="preserve"> </w:instrText>
            </w:r>
            <w:r w:rsidR="00A9112A">
              <w:instrText>HYPERLINK \l "_Toc308644259"</w:instrText>
            </w:r>
            <w:r w:rsidR="00A9112A" w:rsidRPr="00CD4854">
              <w:rPr>
                <w:rStyle w:val="Hyperlink"/>
              </w:rPr>
              <w:instrText xml:space="preserve"> </w:instrText>
            </w:r>
            <w:r w:rsidR="00A9112A" w:rsidRPr="00CD4854">
              <w:rPr>
                <w:rStyle w:val="Hyperlink"/>
              </w:rPr>
            </w:r>
            <w:r w:rsidR="00A9112A" w:rsidRPr="00CD4854">
              <w:rPr>
                <w:rStyle w:val="Hyperlink"/>
              </w:rPr>
              <w:fldChar w:fldCharType="separate"/>
            </w:r>
            <w:r w:rsidR="00A9112A" w:rsidRPr="00CD4854">
              <w:rPr>
                <w:rStyle w:val="Hyperlink"/>
              </w:rPr>
              <w:t>1.</w:t>
            </w:r>
            <w:r w:rsidR="00A9112A">
              <w:rPr>
                <w:sz w:val="22"/>
                <w:szCs w:val="22"/>
              </w:rPr>
              <w:tab/>
            </w:r>
            <w:r w:rsidR="00A9112A" w:rsidRPr="00CD4854">
              <w:rPr>
                <w:rStyle w:val="Hyperlink"/>
              </w:rPr>
              <w:t>Einführung</w:t>
            </w:r>
            <w:r w:rsidR="00A9112A">
              <w:rPr>
                <w:webHidden/>
              </w:rPr>
              <w:tab/>
            </w:r>
            <w:r w:rsidR="00A9112A">
              <w:rPr>
                <w:webHidden/>
              </w:rPr>
              <w:fldChar w:fldCharType="begin"/>
            </w:r>
            <w:r w:rsidR="00A9112A">
              <w:rPr>
                <w:webHidden/>
              </w:rPr>
              <w:instrText xml:space="preserve"> PAGEREF _Toc308644259 \h </w:instrText>
            </w:r>
            <w:r w:rsidR="00A9112A">
              <w:rPr>
                <w:webHidden/>
              </w:rPr>
            </w:r>
          </w:ins>
          <w:r w:rsidR="00A9112A">
            <w:rPr>
              <w:webHidden/>
            </w:rPr>
            <w:fldChar w:fldCharType="separate"/>
          </w:r>
          <w:ins w:id="6" w:author="MPH" w:date="2011-11-09T23:22:00Z">
            <w:r w:rsidR="00A9112A">
              <w:rPr>
                <w:webHidden/>
              </w:rPr>
              <w:t>5</w:t>
            </w:r>
            <w:r w:rsidR="00A9112A">
              <w:rPr>
                <w:webHidden/>
              </w:rPr>
              <w:fldChar w:fldCharType="end"/>
            </w:r>
            <w:r w:rsidR="00A9112A" w:rsidRPr="00CD4854">
              <w:rPr>
                <w:rStyle w:val="Hyperlink"/>
              </w:rPr>
              <w:fldChar w:fldCharType="end"/>
            </w:r>
          </w:ins>
        </w:p>
        <w:p w:rsidR="00A9112A" w:rsidRDefault="00A9112A">
          <w:pPr>
            <w:pStyle w:val="Verzeichnis1"/>
            <w:rPr>
              <w:ins w:id="7" w:author="MPH" w:date="2011-11-09T23:22:00Z"/>
              <w:sz w:val="22"/>
              <w:szCs w:val="22"/>
            </w:rPr>
          </w:pPr>
          <w:ins w:id="8" w:author="MPH" w:date="2011-11-09T23:22:00Z">
            <w:r w:rsidRPr="00CD4854">
              <w:rPr>
                <w:rStyle w:val="Hyperlink"/>
              </w:rPr>
              <w:fldChar w:fldCharType="begin"/>
            </w:r>
            <w:r w:rsidRPr="00CD4854">
              <w:rPr>
                <w:rStyle w:val="Hyperlink"/>
              </w:rPr>
              <w:instrText xml:space="preserve"> </w:instrText>
            </w:r>
            <w:r>
              <w:instrText>HYPERLINK \l "_Toc308644260"</w:instrText>
            </w:r>
            <w:r w:rsidRPr="00CD4854">
              <w:rPr>
                <w:rStyle w:val="Hyperlink"/>
              </w:rPr>
              <w:instrText xml:space="preserve"> </w:instrText>
            </w:r>
            <w:r w:rsidRPr="00CD4854">
              <w:rPr>
                <w:rStyle w:val="Hyperlink"/>
              </w:rPr>
            </w:r>
            <w:r w:rsidRPr="00CD4854">
              <w:rPr>
                <w:rStyle w:val="Hyperlink"/>
              </w:rPr>
              <w:fldChar w:fldCharType="separate"/>
            </w:r>
            <w:r w:rsidRPr="00CD4854">
              <w:rPr>
                <w:rStyle w:val="Hyperlink"/>
              </w:rPr>
              <w:t>2.</w:t>
            </w:r>
            <w:r>
              <w:rPr>
                <w:sz w:val="22"/>
                <w:szCs w:val="22"/>
              </w:rPr>
              <w:tab/>
            </w:r>
            <w:r w:rsidRPr="00CD4854">
              <w:rPr>
                <w:rStyle w:val="Hyperlink"/>
              </w:rPr>
              <w:t>Systemübersicht</w:t>
            </w:r>
            <w:r>
              <w:rPr>
                <w:webHidden/>
              </w:rPr>
              <w:tab/>
            </w:r>
            <w:r>
              <w:rPr>
                <w:webHidden/>
              </w:rPr>
              <w:fldChar w:fldCharType="begin"/>
            </w:r>
            <w:r>
              <w:rPr>
                <w:webHidden/>
              </w:rPr>
              <w:instrText xml:space="preserve"> PAGEREF _Toc308644260 \h </w:instrText>
            </w:r>
            <w:r>
              <w:rPr>
                <w:webHidden/>
              </w:rPr>
            </w:r>
          </w:ins>
          <w:r>
            <w:rPr>
              <w:webHidden/>
            </w:rPr>
            <w:fldChar w:fldCharType="separate"/>
          </w:r>
          <w:ins w:id="9" w:author="MPH" w:date="2011-11-09T23:22:00Z">
            <w:r>
              <w:rPr>
                <w:webHidden/>
              </w:rPr>
              <w:t>6</w:t>
            </w:r>
            <w:r>
              <w:rPr>
                <w:webHidden/>
              </w:rPr>
              <w:fldChar w:fldCharType="end"/>
            </w:r>
            <w:r w:rsidRPr="00CD4854">
              <w:rPr>
                <w:rStyle w:val="Hyperlink"/>
              </w:rPr>
              <w:fldChar w:fldCharType="end"/>
            </w:r>
          </w:ins>
        </w:p>
        <w:p w:rsidR="00A9112A" w:rsidRDefault="00A9112A">
          <w:pPr>
            <w:pStyle w:val="Verzeichnis2"/>
            <w:tabs>
              <w:tab w:val="left" w:pos="880"/>
              <w:tab w:val="right" w:leader="dot" w:pos="9062"/>
            </w:tabs>
            <w:rPr>
              <w:ins w:id="10" w:author="MPH" w:date="2011-11-09T23:22:00Z"/>
              <w:noProof/>
              <w:sz w:val="22"/>
            </w:rPr>
          </w:pPr>
          <w:ins w:id="11"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"_Toc308644261"</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2.1.</w:t>
            </w:r>
            <w:r>
              <w:rPr>
                <w:noProof/>
                <w:sz w:val="22"/>
              </w:rPr>
              <w:tab/>
            </w:r>
            <w:r w:rsidRPr="00CD4854">
              <w:rPr>
                <w:rStyle w:val="Hyperlink"/>
                <w:noProof/>
              </w:rPr>
              <w:t>Systemumgebung</w:t>
            </w:r>
            <w:r>
              <w:rPr>
                <w:noProof/>
                <w:webHidden/>
              </w:rPr>
              <w:tab/>
            </w:r>
            <w:r>
              <w:rPr>
                <w:noProof/>
                <w:webHidden/>
              </w:rPr>
              <w:fldChar w:fldCharType="begin"/>
            </w:r>
            <w:r>
              <w:rPr>
                <w:noProof/>
                <w:webHidden/>
              </w:rPr>
              <w:instrText xml:space="preserve"> PAGEREF _Toc308644261 \h </w:instrText>
            </w:r>
            <w:r>
              <w:rPr>
                <w:noProof/>
                <w:webHidden/>
              </w:rPr>
            </w:r>
          </w:ins>
          <w:r>
            <w:rPr>
              <w:noProof/>
              <w:webHidden/>
            </w:rPr>
            <w:fldChar w:fldCharType="separate"/>
          </w:r>
          <w:ins w:id="12" w:author="MPH" w:date="2011-11-09T23:22:00Z">
            <w:r>
              <w:rPr>
                <w:noProof/>
                <w:webHidden/>
              </w:rPr>
              <w:t>6</w:t>
            </w:r>
            <w:r>
              <w:rPr>
                <w:noProof/>
                <w:webHidden/>
              </w:rPr>
              <w:fldChar w:fldCharType="end"/>
            </w:r>
            <w:r w:rsidRPr="00CD4854">
              <w:rPr>
                <w:rStyle w:val="Hyperlink"/>
                <w:noProof/>
              </w:rPr>
              <w:fldChar w:fldCharType="end"/>
            </w:r>
          </w:ins>
        </w:p>
        <w:p w:rsidR="00A9112A" w:rsidRDefault="00A9112A">
          <w:pPr>
            <w:pStyle w:val="Verzeichnis2"/>
            <w:tabs>
              <w:tab w:val="left" w:pos="880"/>
              <w:tab w:val="right" w:leader="dot" w:pos="9062"/>
            </w:tabs>
            <w:rPr>
              <w:ins w:id="13" w:author="MPH" w:date="2011-11-09T23:22:00Z"/>
              <w:noProof/>
              <w:sz w:val="22"/>
            </w:rPr>
          </w:pPr>
          <w:ins w:id="14"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"_Toc308644262"</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2.2.</w:t>
            </w:r>
            <w:r>
              <w:rPr>
                <w:noProof/>
                <w:sz w:val="22"/>
              </w:rPr>
              <w:tab/>
            </w:r>
            <w:r w:rsidRPr="00CD4854">
              <w:rPr>
                <w:rStyle w:val="Hyperlink"/>
                <w:noProof/>
              </w:rPr>
              <w:t>Hardwareumgebung</w:t>
            </w:r>
            <w:r>
              <w:rPr>
                <w:noProof/>
                <w:webHidden/>
              </w:rPr>
              <w:tab/>
            </w:r>
            <w:r>
              <w:rPr>
                <w:noProof/>
                <w:webHidden/>
              </w:rPr>
              <w:fldChar w:fldCharType="begin"/>
            </w:r>
            <w:r>
              <w:rPr>
                <w:noProof/>
                <w:webHidden/>
              </w:rPr>
              <w:instrText xml:space="preserve"> PAGEREF _Toc308644262 \h </w:instrText>
            </w:r>
            <w:r>
              <w:rPr>
                <w:noProof/>
                <w:webHidden/>
              </w:rPr>
            </w:r>
          </w:ins>
          <w:r>
            <w:rPr>
              <w:noProof/>
              <w:webHidden/>
            </w:rPr>
            <w:fldChar w:fldCharType="separate"/>
          </w:r>
          <w:ins w:id="15" w:author="MPH" w:date="2011-11-09T23:22:00Z">
            <w:r>
              <w:rPr>
                <w:noProof/>
                <w:webHidden/>
              </w:rPr>
              <w:t>6</w:t>
            </w:r>
            <w:r>
              <w:rPr>
                <w:noProof/>
                <w:webHidden/>
              </w:rPr>
              <w:fldChar w:fldCharType="end"/>
            </w:r>
            <w:r w:rsidRPr="00CD4854">
              <w:rPr>
                <w:rStyle w:val="Hyperlink"/>
                <w:noProof/>
              </w:rPr>
              <w:fldChar w:fldCharType="end"/>
            </w:r>
          </w:ins>
        </w:p>
        <w:p w:rsidR="00A9112A" w:rsidRDefault="00A9112A">
          <w:pPr>
            <w:pStyle w:val="Verzeichnis2"/>
            <w:tabs>
              <w:tab w:val="left" w:pos="880"/>
              <w:tab w:val="right" w:leader="dot" w:pos="9062"/>
            </w:tabs>
            <w:rPr>
              <w:ins w:id="16" w:author="MPH" w:date="2011-11-09T23:22:00Z"/>
              <w:noProof/>
              <w:sz w:val="22"/>
            </w:rPr>
          </w:pPr>
          <w:ins w:id="17"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"_Toc308644263"</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2.3.</w:t>
            </w:r>
            <w:r>
              <w:rPr>
                <w:noProof/>
                <w:sz w:val="22"/>
              </w:rPr>
              <w:tab/>
            </w:r>
            <w:r w:rsidRPr="00CD4854">
              <w:rPr>
                <w:rStyle w:val="Hyperlink"/>
                <w:noProof/>
              </w:rPr>
              <w:t>Softwareumgebung</w:t>
            </w:r>
            <w:r>
              <w:rPr>
                <w:noProof/>
                <w:webHidden/>
              </w:rPr>
              <w:tab/>
            </w:r>
            <w:r>
              <w:rPr>
                <w:noProof/>
                <w:webHidden/>
              </w:rPr>
              <w:fldChar w:fldCharType="begin"/>
            </w:r>
            <w:r>
              <w:rPr>
                <w:noProof/>
                <w:webHidden/>
              </w:rPr>
              <w:instrText xml:space="preserve"> PAGEREF _Toc308644263 \h </w:instrText>
            </w:r>
            <w:r>
              <w:rPr>
                <w:noProof/>
                <w:webHidden/>
              </w:rPr>
            </w:r>
          </w:ins>
          <w:r>
            <w:rPr>
              <w:noProof/>
              <w:webHidden/>
            </w:rPr>
            <w:fldChar w:fldCharType="separate"/>
          </w:r>
          <w:ins w:id="18" w:author="MPH" w:date="2011-11-09T23:22:00Z">
            <w:r>
              <w:rPr>
                <w:noProof/>
                <w:webHidden/>
              </w:rPr>
              <w:t>6</w:t>
            </w:r>
            <w:r>
              <w:rPr>
                <w:noProof/>
                <w:webHidden/>
              </w:rPr>
              <w:fldChar w:fldCharType="end"/>
            </w:r>
            <w:r w:rsidRPr="00CD4854">
              <w:rPr>
                <w:rStyle w:val="Hyperlink"/>
                <w:noProof/>
              </w:rPr>
              <w:fldChar w:fldCharType="end"/>
            </w:r>
          </w:ins>
        </w:p>
        <w:p w:rsidR="00A9112A" w:rsidRDefault="00A9112A">
          <w:pPr>
            <w:pStyle w:val="Verzeichnis1"/>
            <w:rPr>
              <w:ins w:id="19" w:author="MPH" w:date="2011-11-09T23:22:00Z"/>
              <w:sz w:val="22"/>
              <w:szCs w:val="22"/>
            </w:rPr>
          </w:pPr>
          <w:ins w:id="20" w:author="MPH" w:date="2011-11-09T23:22:00Z">
            <w:r w:rsidRPr="00CD4854">
              <w:rPr>
                <w:rStyle w:val="Hyperlink"/>
              </w:rPr>
              <w:fldChar w:fldCharType="begin"/>
            </w:r>
            <w:r w:rsidRPr="00CD4854">
              <w:rPr>
                <w:rStyle w:val="Hyperlink"/>
              </w:rPr>
              <w:instrText xml:space="preserve"> </w:instrText>
            </w:r>
            <w:r>
              <w:instrText>HYPERLINK \l "_Toc308644264"</w:instrText>
            </w:r>
            <w:r w:rsidRPr="00CD4854">
              <w:rPr>
                <w:rStyle w:val="Hyperlink"/>
              </w:rPr>
              <w:instrText xml:space="preserve"> </w:instrText>
            </w:r>
            <w:r w:rsidRPr="00CD4854">
              <w:rPr>
                <w:rStyle w:val="Hyperlink"/>
              </w:rPr>
            </w:r>
            <w:r w:rsidRPr="00CD4854">
              <w:rPr>
                <w:rStyle w:val="Hyperlink"/>
              </w:rPr>
              <w:fldChar w:fldCharType="separate"/>
            </w:r>
            <w:r w:rsidRPr="00CD4854">
              <w:rPr>
                <w:rStyle w:val="Hyperlink"/>
              </w:rPr>
              <w:t>3.</w:t>
            </w:r>
            <w:r>
              <w:rPr>
                <w:sz w:val="22"/>
                <w:szCs w:val="22"/>
              </w:rPr>
              <w:tab/>
            </w:r>
            <w:r w:rsidRPr="00CD4854">
              <w:rPr>
                <w:rStyle w:val="Hyperlink"/>
              </w:rPr>
              <w:t>Architekturkonzept</w:t>
            </w:r>
            <w:r>
              <w:rPr>
                <w:webHidden/>
              </w:rPr>
              <w:tab/>
            </w:r>
            <w:r>
              <w:rPr>
                <w:webHidden/>
              </w:rPr>
              <w:fldChar w:fldCharType="begin"/>
            </w:r>
            <w:r>
              <w:rPr>
                <w:webHidden/>
              </w:rPr>
              <w:instrText xml:space="preserve"> PAGEREF _Toc308644264 \h </w:instrText>
            </w:r>
            <w:r>
              <w:rPr>
                <w:webHidden/>
              </w:rPr>
            </w:r>
          </w:ins>
          <w:r>
            <w:rPr>
              <w:webHidden/>
            </w:rPr>
            <w:fldChar w:fldCharType="separate"/>
          </w:r>
          <w:ins w:id="21" w:author="MPH" w:date="2011-11-09T23:22:00Z">
            <w:r>
              <w:rPr>
                <w:webHidden/>
              </w:rPr>
              <w:t>7</w:t>
            </w:r>
            <w:r>
              <w:rPr>
                <w:webHidden/>
              </w:rPr>
              <w:fldChar w:fldCharType="end"/>
            </w:r>
            <w:r w:rsidRPr="00CD4854">
              <w:rPr>
                <w:rStyle w:val="Hyperlink"/>
              </w:rPr>
              <w:fldChar w:fldCharType="end"/>
            </w:r>
          </w:ins>
        </w:p>
        <w:p w:rsidR="00A9112A" w:rsidRDefault="00A9112A">
          <w:pPr>
            <w:pStyle w:val="Verzeichnis2"/>
            <w:tabs>
              <w:tab w:val="left" w:pos="880"/>
              <w:tab w:val="right" w:leader="dot" w:pos="9062"/>
            </w:tabs>
            <w:rPr>
              <w:ins w:id="22" w:author="MPH" w:date="2011-11-09T23:22:00Z"/>
              <w:noProof/>
              <w:sz w:val="22"/>
            </w:rPr>
          </w:pPr>
          <w:ins w:id="23"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"_Toc308644265"</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3.1.</w:t>
            </w:r>
            <w:r>
              <w:rPr>
                <w:noProof/>
                <w:sz w:val="22"/>
              </w:rPr>
              <w:tab/>
            </w:r>
            <w:r w:rsidRPr="00CD4854">
              <w:rPr>
                <w:rStyle w:val="Hyperlink"/>
                <w:noProof/>
              </w:rPr>
              <w:t>(erweiterte) Architekturübersicht</w:t>
            </w:r>
            <w:r>
              <w:rPr>
                <w:noProof/>
                <w:webHidden/>
              </w:rPr>
              <w:tab/>
            </w:r>
            <w:r>
              <w:rPr>
                <w:noProof/>
                <w:webHidden/>
              </w:rPr>
              <w:fldChar w:fldCharType="begin"/>
            </w:r>
            <w:r>
              <w:rPr>
                <w:noProof/>
                <w:webHidden/>
              </w:rPr>
              <w:instrText xml:space="preserve"> PAGEREF _Toc308644265 \h </w:instrText>
            </w:r>
            <w:r>
              <w:rPr>
                <w:noProof/>
                <w:webHidden/>
              </w:rPr>
            </w:r>
          </w:ins>
          <w:r>
            <w:rPr>
              <w:noProof/>
              <w:webHidden/>
            </w:rPr>
            <w:fldChar w:fldCharType="separate"/>
          </w:r>
          <w:ins w:id="24" w:author="MPH" w:date="2011-11-09T23:22:00Z">
            <w:r>
              <w:rPr>
                <w:noProof/>
                <w:webHidden/>
              </w:rPr>
              <w:t>7</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25" w:author="MPH" w:date="2011-11-09T23:22:00Z"/>
              <w:noProof/>
              <w:sz w:val="22"/>
            </w:rPr>
          </w:pPr>
          <w:ins w:id="26"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"_Toc308644266"</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3.1.1.</w:t>
            </w:r>
            <w:r>
              <w:rPr>
                <w:noProof/>
                <w:sz w:val="22"/>
              </w:rPr>
              <w:tab/>
            </w:r>
            <w:r w:rsidRPr="00CD4854">
              <w:rPr>
                <w:rStyle w:val="Hyperlink"/>
                <w:noProof/>
              </w:rPr>
              <w:t>Bestehende Programmstruktur</w:t>
            </w:r>
            <w:r>
              <w:rPr>
                <w:noProof/>
                <w:webHidden/>
              </w:rPr>
              <w:tab/>
            </w:r>
            <w:r>
              <w:rPr>
                <w:noProof/>
                <w:webHidden/>
              </w:rPr>
              <w:fldChar w:fldCharType="begin"/>
            </w:r>
            <w:r>
              <w:rPr>
                <w:noProof/>
                <w:webHidden/>
              </w:rPr>
              <w:instrText xml:space="preserve"> PAGEREF _Toc308644266 \h </w:instrText>
            </w:r>
            <w:r>
              <w:rPr>
                <w:noProof/>
                <w:webHidden/>
              </w:rPr>
            </w:r>
          </w:ins>
          <w:r>
            <w:rPr>
              <w:noProof/>
              <w:webHidden/>
            </w:rPr>
            <w:fldChar w:fldCharType="separate"/>
          </w:r>
          <w:ins w:id="27" w:author="MPH" w:date="2011-11-09T23:22:00Z">
            <w:r>
              <w:rPr>
                <w:noProof/>
                <w:webHidden/>
              </w:rPr>
              <w:t>7</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28" w:author="MPH" w:date="2011-11-09T23:22:00Z"/>
              <w:noProof/>
              <w:sz w:val="22"/>
            </w:rPr>
          </w:pPr>
          <w:ins w:id="29"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"_Toc308644267"</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3.1.2.</w:t>
            </w:r>
            <w:r>
              <w:rPr>
                <w:noProof/>
                <w:sz w:val="22"/>
              </w:rPr>
              <w:tab/>
            </w:r>
            <w:r w:rsidRPr="00CD4854">
              <w:rPr>
                <w:rStyle w:val="Hyperlink"/>
                <w:noProof/>
              </w:rPr>
              <w:t>Funktionale Erweiterung um das MMR-Protokoll</w:t>
            </w:r>
            <w:r>
              <w:rPr>
                <w:noProof/>
                <w:webHidden/>
              </w:rPr>
              <w:tab/>
            </w:r>
            <w:r>
              <w:rPr>
                <w:noProof/>
                <w:webHidden/>
              </w:rPr>
              <w:fldChar w:fldCharType="begin"/>
            </w:r>
            <w:r>
              <w:rPr>
                <w:noProof/>
                <w:webHidden/>
              </w:rPr>
              <w:instrText xml:space="preserve"> PAGEREF _Toc308644267 \h </w:instrText>
            </w:r>
            <w:r>
              <w:rPr>
                <w:noProof/>
                <w:webHidden/>
              </w:rPr>
            </w:r>
          </w:ins>
          <w:r>
            <w:rPr>
              <w:noProof/>
              <w:webHidden/>
            </w:rPr>
            <w:fldChar w:fldCharType="separate"/>
          </w:r>
          <w:ins w:id="30" w:author="MPH" w:date="2011-11-09T23:22:00Z">
            <w:r>
              <w:rPr>
                <w:noProof/>
                <w:webHidden/>
              </w:rPr>
              <w:t>8</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31" w:author="MPH" w:date="2011-11-09T23:22:00Z"/>
              <w:noProof/>
              <w:sz w:val="22"/>
            </w:rPr>
          </w:pPr>
          <w:ins w:id="32"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"_Toc308644268"</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3.1.3.</w:t>
            </w:r>
            <w:r>
              <w:rPr>
                <w:noProof/>
                <w:sz w:val="22"/>
              </w:rPr>
              <w:tab/>
            </w:r>
            <w:r w:rsidRPr="00CD4854">
              <w:rPr>
                <w:rStyle w:val="Hyperlink"/>
                <w:noProof/>
              </w:rPr>
              <w:t>Änderungen an der Konfiguration</w:t>
            </w:r>
            <w:r>
              <w:rPr>
                <w:noProof/>
                <w:webHidden/>
              </w:rPr>
              <w:tab/>
            </w:r>
            <w:r>
              <w:rPr>
                <w:noProof/>
                <w:webHidden/>
              </w:rPr>
              <w:fldChar w:fldCharType="begin"/>
            </w:r>
            <w:r>
              <w:rPr>
                <w:noProof/>
                <w:webHidden/>
              </w:rPr>
              <w:instrText xml:space="preserve"> PAGEREF _Toc308644268 \h </w:instrText>
            </w:r>
            <w:r>
              <w:rPr>
                <w:noProof/>
                <w:webHidden/>
              </w:rPr>
            </w:r>
          </w:ins>
          <w:r>
            <w:rPr>
              <w:noProof/>
              <w:webHidden/>
            </w:rPr>
            <w:fldChar w:fldCharType="separate"/>
          </w:r>
          <w:ins w:id="33" w:author="MPH" w:date="2011-11-09T23:22:00Z">
            <w:r>
              <w:rPr>
                <w:noProof/>
                <w:webHidden/>
              </w:rPr>
              <w:t>8</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34" w:author="MPH" w:date="2011-11-09T23:22:00Z"/>
              <w:noProof/>
              <w:sz w:val="22"/>
            </w:rPr>
          </w:pPr>
          <w:ins w:id="35"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"_Toc308644269"</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3.1.4.</w:t>
            </w:r>
            <w:r>
              <w:rPr>
                <w:noProof/>
                <w:sz w:val="22"/>
              </w:rPr>
              <w:tab/>
            </w:r>
            <w:r w:rsidRPr="00CD4854">
              <w:rPr>
                <w:rStyle w:val="Hyperlink"/>
                <w:noProof/>
              </w:rPr>
              <w:t>Änderungen an der Benutzerschnittstelle</w:t>
            </w:r>
            <w:r>
              <w:rPr>
                <w:noProof/>
                <w:webHidden/>
              </w:rPr>
              <w:tab/>
            </w:r>
            <w:r>
              <w:rPr>
                <w:noProof/>
                <w:webHidden/>
              </w:rPr>
              <w:fldChar w:fldCharType="begin"/>
            </w:r>
            <w:r>
              <w:rPr>
                <w:noProof/>
                <w:webHidden/>
              </w:rPr>
              <w:instrText xml:space="preserve"> PAGEREF _Toc308644269 \h </w:instrText>
            </w:r>
            <w:r>
              <w:rPr>
                <w:noProof/>
                <w:webHidden/>
              </w:rPr>
            </w:r>
          </w:ins>
          <w:r>
            <w:rPr>
              <w:noProof/>
              <w:webHidden/>
            </w:rPr>
            <w:fldChar w:fldCharType="separate"/>
          </w:r>
          <w:ins w:id="36" w:author="MPH" w:date="2011-11-09T23:22:00Z">
            <w:r>
              <w:rPr>
                <w:noProof/>
                <w:webHidden/>
              </w:rPr>
              <w:t>9</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37" w:author="MPH" w:date="2011-11-09T23:22:00Z"/>
              <w:noProof/>
              <w:sz w:val="22"/>
            </w:rPr>
          </w:pPr>
          <w:ins w:id="38"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"_Toc308644270"</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3.1.5.</w:t>
            </w:r>
            <w:r>
              <w:rPr>
                <w:noProof/>
                <w:sz w:val="22"/>
              </w:rPr>
              <w:tab/>
            </w:r>
            <w:r w:rsidRPr="00CD4854">
              <w:rPr>
                <w:rStyle w:val="Hyperlink"/>
                <w:noProof/>
              </w:rPr>
              <w:t>Programmtests mit STAF/STAX</w:t>
            </w:r>
            <w:r>
              <w:rPr>
                <w:noProof/>
                <w:webHidden/>
              </w:rPr>
              <w:tab/>
            </w:r>
            <w:r>
              <w:rPr>
                <w:noProof/>
                <w:webHidden/>
              </w:rPr>
              <w:fldChar w:fldCharType="begin"/>
            </w:r>
            <w:r>
              <w:rPr>
                <w:noProof/>
                <w:webHidden/>
              </w:rPr>
              <w:instrText xml:space="preserve"> PAGEREF _Toc308644270 \h </w:instrText>
            </w:r>
            <w:r>
              <w:rPr>
                <w:noProof/>
                <w:webHidden/>
              </w:rPr>
            </w:r>
          </w:ins>
          <w:r>
            <w:rPr>
              <w:noProof/>
              <w:webHidden/>
            </w:rPr>
            <w:fldChar w:fldCharType="separate"/>
          </w:r>
          <w:ins w:id="39" w:author="MPH" w:date="2011-11-09T23:22:00Z">
            <w:r>
              <w:rPr>
                <w:noProof/>
                <w:webHidden/>
              </w:rPr>
              <w:t>9</w:t>
            </w:r>
            <w:r>
              <w:rPr>
                <w:noProof/>
                <w:webHidden/>
              </w:rPr>
              <w:fldChar w:fldCharType="end"/>
            </w:r>
            <w:r w:rsidRPr="00CD4854">
              <w:rPr>
                <w:rStyle w:val="Hyperlink"/>
                <w:noProof/>
              </w:rPr>
              <w:fldChar w:fldCharType="end"/>
            </w:r>
          </w:ins>
        </w:p>
        <w:p w:rsidR="00A9112A" w:rsidRDefault="00A9112A">
          <w:pPr>
            <w:pStyle w:val="Verzeichnis2"/>
            <w:tabs>
              <w:tab w:val="left" w:pos="880"/>
              <w:tab w:val="right" w:leader="dot" w:pos="9062"/>
            </w:tabs>
            <w:rPr>
              <w:ins w:id="40" w:author="MPH" w:date="2011-11-09T23:22:00Z"/>
              <w:noProof/>
              <w:sz w:val="22"/>
            </w:rPr>
          </w:pPr>
          <w:ins w:id="41"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"_Toc308644271"</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3.2.</w:t>
            </w:r>
            <w:r>
              <w:rPr>
                <w:noProof/>
                <w:sz w:val="22"/>
              </w:rPr>
              <w:tab/>
            </w:r>
            <w:r w:rsidRPr="00CD4854">
              <w:rPr>
                <w:rStyle w:val="Hyperlink"/>
                <w:noProof/>
              </w:rPr>
              <w:t>Änderungen an der grafischen Oberfläche</w:t>
            </w:r>
            <w:r>
              <w:rPr>
                <w:noProof/>
                <w:webHidden/>
              </w:rPr>
              <w:tab/>
            </w:r>
            <w:r>
              <w:rPr>
                <w:noProof/>
                <w:webHidden/>
              </w:rPr>
              <w:fldChar w:fldCharType="begin"/>
            </w:r>
            <w:r>
              <w:rPr>
                <w:noProof/>
                <w:webHidden/>
              </w:rPr>
              <w:instrText xml:space="preserve"> PAGEREF _Toc308644271 \h </w:instrText>
            </w:r>
            <w:r>
              <w:rPr>
                <w:noProof/>
                <w:webHidden/>
              </w:rPr>
            </w:r>
          </w:ins>
          <w:r>
            <w:rPr>
              <w:noProof/>
              <w:webHidden/>
            </w:rPr>
            <w:fldChar w:fldCharType="separate"/>
          </w:r>
          <w:ins w:id="42" w:author="MPH" w:date="2011-11-09T23:22:00Z">
            <w:r>
              <w:rPr>
                <w:noProof/>
                <w:webHidden/>
              </w:rPr>
              <w:t>9</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43" w:author="MPH" w:date="2011-11-09T23:22:00Z"/>
              <w:noProof/>
              <w:sz w:val="22"/>
            </w:rPr>
          </w:pPr>
          <w:ins w:id="44"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"_Toc308644272"</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3.2.1.</w:t>
            </w:r>
            <w:r>
              <w:rPr>
                <w:noProof/>
                <w:sz w:val="22"/>
              </w:rPr>
              <w:tab/>
            </w:r>
            <w:r w:rsidRPr="00CD4854">
              <w:rPr>
                <w:rStyle w:val="Hyperlink"/>
                <w:noProof/>
              </w:rPr>
              <w:t>Einführung</w:t>
            </w:r>
            <w:r>
              <w:rPr>
                <w:noProof/>
                <w:webHidden/>
              </w:rPr>
              <w:tab/>
            </w:r>
            <w:r>
              <w:rPr>
                <w:noProof/>
                <w:webHidden/>
              </w:rPr>
              <w:fldChar w:fldCharType="begin"/>
            </w:r>
            <w:r>
              <w:rPr>
                <w:noProof/>
                <w:webHidden/>
              </w:rPr>
              <w:instrText xml:space="preserve"> PAGEREF _Toc308644272 \h </w:instrText>
            </w:r>
            <w:r>
              <w:rPr>
                <w:noProof/>
                <w:webHidden/>
              </w:rPr>
            </w:r>
          </w:ins>
          <w:r>
            <w:rPr>
              <w:noProof/>
              <w:webHidden/>
            </w:rPr>
            <w:fldChar w:fldCharType="separate"/>
          </w:r>
          <w:ins w:id="45" w:author="MPH" w:date="2011-11-09T23:22:00Z">
            <w:r>
              <w:rPr>
                <w:noProof/>
                <w:webHidden/>
              </w:rPr>
              <w:t>10</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46" w:author="MPH" w:date="2011-11-09T23:22:00Z"/>
              <w:noProof/>
              <w:sz w:val="22"/>
            </w:rPr>
          </w:pPr>
          <w:ins w:id="47"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"_Toc308644273"</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3.2.2.</w:t>
            </w:r>
            <w:r>
              <w:rPr>
                <w:noProof/>
                <w:sz w:val="22"/>
              </w:rPr>
              <w:tab/>
            </w:r>
            <w:r w:rsidRPr="00CD4854">
              <w:rPr>
                <w:rStyle w:val="Hyperlink"/>
                <w:noProof/>
              </w:rPr>
              <w:t>Aufbau Allgemein</w:t>
            </w:r>
            <w:r>
              <w:rPr>
                <w:noProof/>
                <w:webHidden/>
              </w:rPr>
              <w:tab/>
            </w:r>
            <w:r>
              <w:rPr>
                <w:noProof/>
                <w:webHidden/>
              </w:rPr>
              <w:fldChar w:fldCharType="begin"/>
            </w:r>
            <w:r>
              <w:rPr>
                <w:noProof/>
                <w:webHidden/>
              </w:rPr>
              <w:instrText xml:space="preserve"> PAGEREF _Toc308644273 \h </w:instrText>
            </w:r>
            <w:r>
              <w:rPr>
                <w:noProof/>
                <w:webHidden/>
              </w:rPr>
            </w:r>
          </w:ins>
          <w:r>
            <w:rPr>
              <w:noProof/>
              <w:webHidden/>
            </w:rPr>
            <w:fldChar w:fldCharType="separate"/>
          </w:r>
          <w:ins w:id="48" w:author="MPH" w:date="2011-11-09T23:22:00Z">
            <w:r>
              <w:rPr>
                <w:noProof/>
                <w:webHidden/>
              </w:rPr>
              <w:t>10</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49" w:author="MPH" w:date="2011-11-09T23:22:00Z"/>
              <w:noProof/>
              <w:sz w:val="22"/>
            </w:rPr>
          </w:pPr>
          <w:ins w:id="50"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"_Toc308644274"</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3.2.3.</w:t>
            </w:r>
            <w:r>
              <w:rPr>
                <w:noProof/>
                <w:sz w:val="22"/>
              </w:rPr>
              <w:tab/>
            </w:r>
            <w:r w:rsidRPr="00CD4854">
              <w:rPr>
                <w:rStyle w:val="Hyperlink"/>
                <w:noProof/>
              </w:rPr>
              <w:t>Fenstertitel</w:t>
            </w:r>
            <w:r>
              <w:rPr>
                <w:noProof/>
                <w:webHidden/>
              </w:rPr>
              <w:tab/>
            </w:r>
            <w:r>
              <w:rPr>
                <w:noProof/>
                <w:webHidden/>
              </w:rPr>
              <w:fldChar w:fldCharType="begin"/>
            </w:r>
            <w:r>
              <w:rPr>
                <w:noProof/>
                <w:webHidden/>
              </w:rPr>
              <w:instrText xml:space="preserve"> PAGEREF _Toc308644274 \h </w:instrText>
            </w:r>
            <w:r>
              <w:rPr>
                <w:noProof/>
                <w:webHidden/>
              </w:rPr>
            </w:r>
          </w:ins>
          <w:r>
            <w:rPr>
              <w:noProof/>
              <w:webHidden/>
            </w:rPr>
            <w:fldChar w:fldCharType="separate"/>
          </w:r>
          <w:ins w:id="51" w:author="MPH" w:date="2011-11-09T23:22:00Z">
            <w:r>
              <w:rPr>
                <w:noProof/>
                <w:webHidden/>
              </w:rPr>
              <w:t>11</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52" w:author="MPH" w:date="2011-11-09T23:22:00Z"/>
              <w:noProof/>
              <w:sz w:val="22"/>
            </w:rPr>
          </w:pPr>
          <w:ins w:id="53"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"_Toc308644275"</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3.2.4.</w:t>
            </w:r>
            <w:r>
              <w:rPr>
                <w:noProof/>
                <w:sz w:val="22"/>
              </w:rPr>
              <w:tab/>
            </w:r>
            <w:r w:rsidRPr="00CD4854">
              <w:rPr>
                <w:rStyle w:val="Hyperlink"/>
                <w:noProof/>
              </w:rPr>
              <w:t>Menü</w:t>
            </w:r>
            <w:r>
              <w:rPr>
                <w:noProof/>
                <w:webHidden/>
              </w:rPr>
              <w:tab/>
            </w:r>
            <w:r>
              <w:rPr>
                <w:noProof/>
                <w:webHidden/>
              </w:rPr>
              <w:fldChar w:fldCharType="begin"/>
            </w:r>
            <w:r>
              <w:rPr>
                <w:noProof/>
                <w:webHidden/>
              </w:rPr>
              <w:instrText xml:space="preserve"> PAGEREF _Toc308644275 \h </w:instrText>
            </w:r>
            <w:r>
              <w:rPr>
                <w:noProof/>
                <w:webHidden/>
              </w:rPr>
            </w:r>
          </w:ins>
          <w:r>
            <w:rPr>
              <w:noProof/>
              <w:webHidden/>
            </w:rPr>
            <w:fldChar w:fldCharType="separate"/>
          </w:r>
          <w:ins w:id="54" w:author="MPH" w:date="2011-11-09T23:22:00Z">
            <w:r>
              <w:rPr>
                <w:noProof/>
                <w:webHidden/>
              </w:rPr>
              <w:t>11</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55" w:author="MPH" w:date="2011-11-09T23:22:00Z"/>
              <w:noProof/>
              <w:sz w:val="22"/>
            </w:rPr>
          </w:pPr>
          <w:ins w:id="56"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"_Toc308644276"</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3.2.5.</w:t>
            </w:r>
            <w:r>
              <w:rPr>
                <w:noProof/>
                <w:sz w:val="22"/>
              </w:rPr>
              <w:tab/>
            </w:r>
            <w:r w:rsidRPr="00CD4854">
              <w:rPr>
                <w:rStyle w:val="Hyperlink"/>
                <w:noProof/>
              </w:rPr>
              <w:t>Tableiste</w:t>
            </w:r>
            <w:r>
              <w:rPr>
                <w:noProof/>
                <w:webHidden/>
              </w:rPr>
              <w:tab/>
            </w:r>
            <w:r>
              <w:rPr>
                <w:noProof/>
                <w:webHidden/>
              </w:rPr>
              <w:fldChar w:fldCharType="begin"/>
            </w:r>
            <w:r>
              <w:rPr>
                <w:noProof/>
                <w:webHidden/>
              </w:rPr>
              <w:instrText xml:space="preserve"> PAGEREF _Toc308644276 \h </w:instrText>
            </w:r>
            <w:r>
              <w:rPr>
                <w:noProof/>
                <w:webHidden/>
              </w:rPr>
            </w:r>
          </w:ins>
          <w:r>
            <w:rPr>
              <w:noProof/>
              <w:webHidden/>
            </w:rPr>
            <w:fldChar w:fldCharType="separate"/>
          </w:r>
          <w:ins w:id="57" w:author="MPH" w:date="2011-11-09T23:22:00Z">
            <w:r>
              <w:rPr>
                <w:noProof/>
                <w:webHidden/>
              </w:rPr>
              <w:t>14</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58" w:author="MPH" w:date="2011-11-09T23:22:00Z"/>
              <w:noProof/>
              <w:sz w:val="22"/>
            </w:rPr>
          </w:pPr>
          <w:ins w:id="59"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"_Toc308644277"</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3.2.6.</w:t>
            </w:r>
            <w:r>
              <w:rPr>
                <w:noProof/>
                <w:sz w:val="22"/>
              </w:rPr>
              <w:tab/>
            </w:r>
            <w:r w:rsidRPr="00CD4854">
              <w:rPr>
                <w:rStyle w:val="Hyperlink"/>
                <w:noProof/>
              </w:rPr>
              <w:t>Multicast-Steuerung</w:t>
            </w:r>
            <w:r>
              <w:rPr>
                <w:noProof/>
                <w:webHidden/>
              </w:rPr>
              <w:tab/>
            </w:r>
            <w:r>
              <w:rPr>
                <w:noProof/>
                <w:webHidden/>
              </w:rPr>
              <w:fldChar w:fldCharType="begin"/>
            </w:r>
            <w:r>
              <w:rPr>
                <w:noProof/>
                <w:webHidden/>
              </w:rPr>
              <w:instrText xml:space="preserve"> PAGEREF _Toc308644277 \h </w:instrText>
            </w:r>
            <w:r>
              <w:rPr>
                <w:noProof/>
                <w:webHidden/>
              </w:rPr>
            </w:r>
          </w:ins>
          <w:r>
            <w:rPr>
              <w:noProof/>
              <w:webHidden/>
            </w:rPr>
            <w:fldChar w:fldCharType="separate"/>
          </w:r>
          <w:ins w:id="60" w:author="MPH" w:date="2011-11-09T23:22:00Z">
            <w:r>
              <w:rPr>
                <w:noProof/>
                <w:webHidden/>
              </w:rPr>
              <w:t>14</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61" w:author="MPH" w:date="2011-11-09T23:22:00Z"/>
              <w:noProof/>
              <w:sz w:val="22"/>
            </w:rPr>
          </w:pPr>
          <w:ins w:id="62"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"_Toc308644278"</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3.2.7.</w:t>
            </w:r>
            <w:r>
              <w:rPr>
                <w:noProof/>
                <w:sz w:val="22"/>
              </w:rPr>
              <w:tab/>
            </w:r>
            <w:r w:rsidRPr="00CD4854">
              <w:rPr>
                <w:rStyle w:val="Hyperlink"/>
                <w:noProof/>
              </w:rPr>
              <w:t>Multicast Konfiguration</w:t>
            </w:r>
            <w:r>
              <w:rPr>
                <w:noProof/>
                <w:webHidden/>
              </w:rPr>
              <w:tab/>
            </w:r>
            <w:r>
              <w:rPr>
                <w:noProof/>
                <w:webHidden/>
              </w:rPr>
              <w:fldChar w:fldCharType="begin"/>
            </w:r>
            <w:r>
              <w:rPr>
                <w:noProof/>
                <w:webHidden/>
              </w:rPr>
              <w:instrText xml:space="preserve"> PAGEREF _Toc308644278 \h </w:instrText>
            </w:r>
            <w:r>
              <w:rPr>
                <w:noProof/>
                <w:webHidden/>
              </w:rPr>
            </w:r>
          </w:ins>
          <w:r>
            <w:rPr>
              <w:noProof/>
              <w:webHidden/>
            </w:rPr>
            <w:fldChar w:fldCharType="separate"/>
          </w:r>
          <w:ins w:id="63" w:author="MPH" w:date="2011-11-09T23:22:00Z">
            <w:r>
              <w:rPr>
                <w:noProof/>
                <w:webHidden/>
              </w:rPr>
              <w:t>16</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64" w:author="MPH" w:date="2011-11-09T23:22:00Z"/>
              <w:noProof/>
              <w:sz w:val="22"/>
            </w:rPr>
          </w:pPr>
          <w:ins w:id="65"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"_Toc308644279"</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3.2.8.</w:t>
            </w:r>
            <w:r>
              <w:rPr>
                <w:noProof/>
                <w:sz w:val="22"/>
              </w:rPr>
              <w:tab/>
            </w:r>
            <w:r w:rsidRPr="00CD4854">
              <w:rPr>
                <w:rStyle w:val="Hyperlink"/>
                <w:noProof/>
              </w:rPr>
              <w:t>Multicast Auswertung</w:t>
            </w:r>
            <w:r>
              <w:rPr>
                <w:noProof/>
                <w:webHidden/>
              </w:rPr>
              <w:tab/>
            </w:r>
            <w:r>
              <w:rPr>
                <w:noProof/>
                <w:webHidden/>
              </w:rPr>
              <w:fldChar w:fldCharType="begin"/>
            </w:r>
            <w:r>
              <w:rPr>
                <w:noProof/>
                <w:webHidden/>
              </w:rPr>
              <w:instrText xml:space="preserve"> PAGEREF _Toc308644279 \h </w:instrText>
            </w:r>
            <w:r>
              <w:rPr>
                <w:noProof/>
                <w:webHidden/>
              </w:rPr>
            </w:r>
          </w:ins>
          <w:r>
            <w:rPr>
              <w:noProof/>
              <w:webHidden/>
            </w:rPr>
            <w:fldChar w:fldCharType="separate"/>
          </w:r>
          <w:ins w:id="66" w:author="MPH" w:date="2011-11-09T23:22:00Z">
            <w:r>
              <w:rPr>
                <w:noProof/>
                <w:webHidden/>
              </w:rPr>
              <w:t>17</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67" w:author="MPH" w:date="2011-11-09T23:22:00Z"/>
              <w:noProof/>
              <w:sz w:val="22"/>
            </w:rPr>
          </w:pPr>
          <w:ins w:id="68"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"_Toc308644280"</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3.2.9.</w:t>
            </w:r>
            <w:r>
              <w:rPr>
                <w:noProof/>
                <w:sz w:val="22"/>
              </w:rPr>
              <w:tab/>
            </w:r>
            <w:r w:rsidRPr="00CD4854">
              <w:rPr>
                <w:rStyle w:val="Hyperlink"/>
                <w:noProof/>
              </w:rPr>
              <w:t>Multicast-Anzeige</w:t>
            </w:r>
            <w:r>
              <w:rPr>
                <w:noProof/>
                <w:webHidden/>
              </w:rPr>
              <w:tab/>
            </w:r>
            <w:r>
              <w:rPr>
                <w:noProof/>
                <w:webHidden/>
              </w:rPr>
              <w:fldChar w:fldCharType="begin"/>
            </w:r>
            <w:r>
              <w:rPr>
                <w:noProof/>
                <w:webHidden/>
              </w:rPr>
              <w:instrText xml:space="preserve"> PAGEREF _Toc308644280 \h </w:instrText>
            </w:r>
            <w:r>
              <w:rPr>
                <w:noProof/>
                <w:webHidden/>
              </w:rPr>
            </w:r>
          </w:ins>
          <w:r>
            <w:rPr>
              <w:noProof/>
              <w:webHidden/>
            </w:rPr>
            <w:fldChar w:fldCharType="separate"/>
          </w:r>
          <w:ins w:id="69" w:author="MPH" w:date="2011-11-09T23:22:00Z">
            <w:r>
              <w:rPr>
                <w:noProof/>
                <w:webHidden/>
              </w:rPr>
              <w:t>17</w:t>
            </w:r>
            <w:r>
              <w:rPr>
                <w:noProof/>
                <w:webHidden/>
              </w:rPr>
              <w:fldChar w:fldCharType="end"/>
            </w:r>
            <w:r w:rsidRPr="00CD4854">
              <w:rPr>
                <w:rStyle w:val="Hyperlink"/>
                <w:noProof/>
              </w:rPr>
              <w:fldChar w:fldCharType="end"/>
            </w:r>
          </w:ins>
        </w:p>
        <w:p w:rsidR="00A9112A" w:rsidRDefault="00A9112A">
          <w:pPr>
            <w:pStyle w:val="Verzeichnis2"/>
            <w:tabs>
              <w:tab w:val="left" w:pos="880"/>
              <w:tab w:val="right" w:leader="dot" w:pos="9062"/>
            </w:tabs>
            <w:rPr>
              <w:ins w:id="70" w:author="MPH" w:date="2011-11-09T23:22:00Z"/>
              <w:noProof/>
              <w:sz w:val="22"/>
            </w:rPr>
          </w:pPr>
          <w:ins w:id="71"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"_Toc308644281"</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3.3.</w:t>
            </w:r>
            <w:r>
              <w:rPr>
                <w:noProof/>
                <w:sz w:val="22"/>
              </w:rPr>
              <w:tab/>
            </w:r>
            <w:r w:rsidRPr="00CD4854">
              <w:rPr>
                <w:rStyle w:val="Hyperlink"/>
                <w:noProof/>
              </w:rPr>
              <w:t>Änderungen an der Konfiguration</w:t>
            </w:r>
            <w:r>
              <w:rPr>
                <w:noProof/>
                <w:webHidden/>
              </w:rPr>
              <w:tab/>
            </w:r>
            <w:r>
              <w:rPr>
                <w:noProof/>
                <w:webHidden/>
              </w:rPr>
              <w:fldChar w:fldCharType="begin"/>
            </w:r>
            <w:r>
              <w:rPr>
                <w:noProof/>
                <w:webHidden/>
              </w:rPr>
              <w:instrText xml:space="preserve"> PAGEREF _Toc308644281 \h </w:instrText>
            </w:r>
            <w:r>
              <w:rPr>
                <w:noProof/>
                <w:webHidden/>
              </w:rPr>
            </w:r>
          </w:ins>
          <w:r>
            <w:rPr>
              <w:noProof/>
              <w:webHidden/>
            </w:rPr>
            <w:fldChar w:fldCharType="separate"/>
          </w:r>
          <w:ins w:id="72" w:author="MPH" w:date="2011-11-09T23:22:00Z">
            <w:r>
              <w:rPr>
                <w:noProof/>
                <w:webHidden/>
              </w:rPr>
              <w:t>19</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73" w:author="MPH" w:date="2011-11-09T23:22:00Z"/>
              <w:noProof/>
              <w:sz w:val="22"/>
            </w:rPr>
          </w:pPr>
          <w:ins w:id="74"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"_Toc308644282"</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3.3.1.</w:t>
            </w:r>
            <w:r>
              <w:rPr>
                <w:noProof/>
                <w:sz w:val="22"/>
              </w:rPr>
              <w:tab/>
            </w:r>
            <w:r w:rsidRPr="00CD4854">
              <w:rPr>
                <w:rStyle w:val="Hyperlink"/>
                <w:noProof/>
              </w:rPr>
              <w:t>Programmkonfiguration</w:t>
            </w:r>
            <w:r>
              <w:rPr>
                <w:noProof/>
                <w:webHidden/>
              </w:rPr>
              <w:tab/>
            </w:r>
            <w:r>
              <w:rPr>
                <w:noProof/>
                <w:webHidden/>
              </w:rPr>
              <w:fldChar w:fldCharType="begin"/>
            </w:r>
            <w:r>
              <w:rPr>
                <w:noProof/>
                <w:webHidden/>
              </w:rPr>
              <w:instrText xml:space="preserve"> PAGEREF _Toc308644282 \h </w:instrText>
            </w:r>
            <w:r>
              <w:rPr>
                <w:noProof/>
                <w:webHidden/>
              </w:rPr>
            </w:r>
          </w:ins>
          <w:r>
            <w:rPr>
              <w:noProof/>
              <w:webHidden/>
            </w:rPr>
            <w:fldChar w:fldCharType="separate"/>
          </w:r>
          <w:ins w:id="75" w:author="MPH" w:date="2011-11-09T23:22:00Z">
            <w:r>
              <w:rPr>
                <w:noProof/>
                <w:webHidden/>
              </w:rPr>
              <w:t>19</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76" w:author="MPH" w:date="2011-11-09T23:22:00Z"/>
              <w:noProof/>
              <w:sz w:val="22"/>
            </w:rPr>
          </w:pPr>
          <w:ins w:id="77"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"_Toc308644283"</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3.3.2.</w:t>
            </w:r>
            <w:r>
              <w:rPr>
                <w:noProof/>
                <w:sz w:val="22"/>
              </w:rPr>
              <w:tab/>
            </w:r>
            <w:r w:rsidRPr="00CD4854">
              <w:rPr>
                <w:rStyle w:val="Hyperlink"/>
                <w:noProof/>
              </w:rPr>
              <w:t>Userkonfiguration</w:t>
            </w:r>
            <w:r>
              <w:rPr>
                <w:noProof/>
                <w:webHidden/>
              </w:rPr>
              <w:tab/>
            </w:r>
            <w:r>
              <w:rPr>
                <w:noProof/>
                <w:webHidden/>
              </w:rPr>
              <w:fldChar w:fldCharType="begin"/>
            </w:r>
            <w:r>
              <w:rPr>
                <w:noProof/>
                <w:webHidden/>
              </w:rPr>
              <w:instrText xml:space="preserve"> PAGEREF _Toc308644283 \h </w:instrText>
            </w:r>
            <w:r>
              <w:rPr>
                <w:noProof/>
                <w:webHidden/>
              </w:rPr>
            </w:r>
          </w:ins>
          <w:r>
            <w:rPr>
              <w:noProof/>
              <w:webHidden/>
            </w:rPr>
            <w:fldChar w:fldCharType="separate"/>
          </w:r>
          <w:ins w:id="78" w:author="MPH" w:date="2011-11-09T23:22:00Z">
            <w:r>
              <w:rPr>
                <w:noProof/>
                <w:webHidden/>
              </w:rPr>
              <w:t>20</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79" w:author="MPH" w:date="2011-11-09T23:22:00Z"/>
              <w:noProof/>
              <w:sz w:val="22"/>
            </w:rPr>
          </w:pPr>
          <w:ins w:id="80"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"_Toc308644284"</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3.3.3.</w:t>
            </w:r>
            <w:r>
              <w:rPr>
                <w:noProof/>
                <w:sz w:val="22"/>
              </w:rPr>
              <w:tab/>
            </w:r>
            <w:r w:rsidRPr="00CD4854">
              <w:rPr>
                <w:rStyle w:val="Hyperlink"/>
                <w:noProof/>
              </w:rPr>
              <w:t>Sprachkonfigurationsdateien</w:t>
            </w:r>
            <w:r>
              <w:rPr>
                <w:noProof/>
                <w:webHidden/>
              </w:rPr>
              <w:tab/>
            </w:r>
            <w:r>
              <w:rPr>
                <w:noProof/>
                <w:webHidden/>
              </w:rPr>
              <w:fldChar w:fldCharType="begin"/>
            </w:r>
            <w:r>
              <w:rPr>
                <w:noProof/>
                <w:webHidden/>
              </w:rPr>
              <w:instrText xml:space="preserve"> PAGEREF _Toc308644284 \h </w:instrText>
            </w:r>
            <w:r>
              <w:rPr>
                <w:noProof/>
                <w:webHidden/>
              </w:rPr>
            </w:r>
          </w:ins>
          <w:r>
            <w:rPr>
              <w:noProof/>
              <w:webHidden/>
            </w:rPr>
            <w:fldChar w:fldCharType="separate"/>
          </w:r>
          <w:ins w:id="81" w:author="MPH" w:date="2011-11-09T23:22:00Z">
            <w:r>
              <w:rPr>
                <w:noProof/>
                <w:webHidden/>
              </w:rPr>
              <w:t>21</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82" w:author="MPH" w:date="2011-11-09T23:22:00Z"/>
              <w:noProof/>
              <w:sz w:val="22"/>
            </w:rPr>
          </w:pPr>
          <w:ins w:id="83"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"_Toc308644285"</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3.3.4.</w:t>
            </w:r>
            <w:r>
              <w:rPr>
                <w:noProof/>
                <w:sz w:val="22"/>
              </w:rPr>
              <w:tab/>
            </w:r>
            <w:r w:rsidRPr="00CD4854">
              <w:rPr>
                <w:rStyle w:val="Hyperlink"/>
                <w:noProof/>
              </w:rPr>
              <w:t>Manual-PDF</w:t>
            </w:r>
            <w:r>
              <w:rPr>
                <w:noProof/>
                <w:webHidden/>
              </w:rPr>
              <w:tab/>
            </w:r>
            <w:r>
              <w:rPr>
                <w:noProof/>
                <w:webHidden/>
              </w:rPr>
              <w:fldChar w:fldCharType="begin"/>
            </w:r>
            <w:r>
              <w:rPr>
                <w:noProof/>
                <w:webHidden/>
              </w:rPr>
              <w:instrText xml:space="preserve"> PAGEREF _Toc308644285 \h </w:instrText>
            </w:r>
            <w:r>
              <w:rPr>
                <w:noProof/>
                <w:webHidden/>
              </w:rPr>
            </w:r>
          </w:ins>
          <w:r>
            <w:rPr>
              <w:noProof/>
              <w:webHidden/>
            </w:rPr>
            <w:fldChar w:fldCharType="separate"/>
          </w:r>
          <w:ins w:id="84" w:author="MPH" w:date="2011-11-09T23:22:00Z">
            <w:r>
              <w:rPr>
                <w:noProof/>
                <w:webHidden/>
              </w:rPr>
              <w:t>22</w:t>
            </w:r>
            <w:r>
              <w:rPr>
                <w:noProof/>
                <w:webHidden/>
              </w:rPr>
              <w:fldChar w:fldCharType="end"/>
            </w:r>
            <w:r w:rsidRPr="00CD4854">
              <w:rPr>
                <w:rStyle w:val="Hyperlink"/>
                <w:noProof/>
              </w:rPr>
              <w:fldChar w:fldCharType="end"/>
            </w:r>
          </w:ins>
        </w:p>
        <w:p w:rsidR="00A9112A" w:rsidRDefault="00A9112A">
          <w:pPr>
            <w:pStyle w:val="Verzeichnis1"/>
            <w:rPr>
              <w:ins w:id="85" w:author="MPH" w:date="2011-11-09T23:22:00Z"/>
              <w:sz w:val="22"/>
              <w:szCs w:val="22"/>
            </w:rPr>
          </w:pPr>
          <w:ins w:id="86" w:author="MPH" w:date="2011-11-09T23:22:00Z">
            <w:r w:rsidRPr="00CD4854">
              <w:rPr>
                <w:rStyle w:val="Hyperlink"/>
              </w:rPr>
              <w:fldChar w:fldCharType="begin"/>
            </w:r>
            <w:r w:rsidRPr="00CD4854">
              <w:rPr>
                <w:rStyle w:val="Hyperlink"/>
              </w:rPr>
              <w:instrText xml:space="preserve"> </w:instrText>
            </w:r>
            <w:r>
              <w:instrText>HYPERLINK \l "_Toc308644286"</w:instrText>
            </w:r>
            <w:r w:rsidRPr="00CD4854">
              <w:rPr>
                <w:rStyle w:val="Hyperlink"/>
              </w:rPr>
              <w:instrText xml:space="preserve"> </w:instrText>
            </w:r>
            <w:r w:rsidRPr="00CD4854">
              <w:rPr>
                <w:rStyle w:val="Hyperlink"/>
              </w:rPr>
            </w:r>
            <w:r w:rsidRPr="00CD4854">
              <w:rPr>
                <w:rStyle w:val="Hyperlink"/>
              </w:rPr>
              <w:fldChar w:fldCharType="separate"/>
            </w:r>
            <w:r w:rsidRPr="00CD4854">
              <w:rPr>
                <w:rStyle w:val="Hyperlink"/>
              </w:rPr>
              <w:t>4.</w:t>
            </w:r>
            <w:r>
              <w:rPr>
                <w:sz w:val="22"/>
                <w:szCs w:val="22"/>
              </w:rPr>
              <w:tab/>
            </w:r>
            <w:r w:rsidRPr="00CD4854">
              <w:rPr>
                <w:rStyle w:val="Hyperlink"/>
              </w:rPr>
              <w:t>Integration eines neuen Protokolls – MMRP</w:t>
            </w:r>
            <w:r>
              <w:rPr>
                <w:webHidden/>
              </w:rPr>
              <w:tab/>
            </w:r>
            <w:r>
              <w:rPr>
                <w:webHidden/>
              </w:rPr>
              <w:fldChar w:fldCharType="begin"/>
            </w:r>
            <w:r>
              <w:rPr>
                <w:webHidden/>
              </w:rPr>
              <w:instrText xml:space="preserve"> PAGEREF _Toc308644286 \h </w:instrText>
            </w:r>
            <w:r>
              <w:rPr>
                <w:webHidden/>
              </w:rPr>
            </w:r>
          </w:ins>
          <w:r>
            <w:rPr>
              <w:webHidden/>
            </w:rPr>
            <w:fldChar w:fldCharType="separate"/>
          </w:r>
          <w:ins w:id="87" w:author="MPH" w:date="2011-11-09T23:22:00Z">
            <w:r>
              <w:rPr>
                <w:webHidden/>
              </w:rPr>
              <w:t>22</w:t>
            </w:r>
            <w:r>
              <w:rPr>
                <w:webHidden/>
              </w:rPr>
              <w:fldChar w:fldCharType="end"/>
            </w:r>
            <w:r w:rsidRPr="00CD4854">
              <w:rPr>
                <w:rStyle w:val="Hyperlink"/>
              </w:rPr>
              <w:fldChar w:fldCharType="end"/>
            </w:r>
          </w:ins>
        </w:p>
        <w:p w:rsidR="00A9112A" w:rsidRDefault="00A9112A">
          <w:pPr>
            <w:pStyle w:val="Verzeichnis2"/>
            <w:tabs>
              <w:tab w:val="left" w:pos="880"/>
              <w:tab w:val="right" w:leader="dot" w:pos="9062"/>
            </w:tabs>
            <w:rPr>
              <w:ins w:id="88" w:author="MPH" w:date="2011-11-09T23:22:00Z"/>
              <w:noProof/>
              <w:sz w:val="22"/>
            </w:rPr>
          </w:pPr>
          <w:ins w:id="89"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"_Toc308644287"</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4.1.</w:t>
            </w:r>
            <w:r>
              <w:rPr>
                <w:noProof/>
                <w:sz w:val="22"/>
              </w:rPr>
              <w:tab/>
            </w:r>
            <w:r w:rsidRPr="00CD4854">
              <w:rPr>
                <w:rStyle w:val="Hyperlink"/>
                <w:noProof/>
              </w:rPr>
              <w:t>Einführung in das Multiple MAC Registration Protokolls</w:t>
            </w:r>
            <w:r>
              <w:rPr>
                <w:noProof/>
                <w:webHidden/>
              </w:rPr>
              <w:tab/>
            </w:r>
            <w:r>
              <w:rPr>
                <w:noProof/>
                <w:webHidden/>
              </w:rPr>
              <w:fldChar w:fldCharType="begin"/>
            </w:r>
            <w:r>
              <w:rPr>
                <w:noProof/>
                <w:webHidden/>
              </w:rPr>
              <w:instrText xml:space="preserve"> PAGEREF _Toc308644287 \h </w:instrText>
            </w:r>
            <w:r>
              <w:rPr>
                <w:noProof/>
                <w:webHidden/>
              </w:rPr>
            </w:r>
          </w:ins>
          <w:r>
            <w:rPr>
              <w:noProof/>
              <w:webHidden/>
            </w:rPr>
            <w:fldChar w:fldCharType="separate"/>
          </w:r>
          <w:ins w:id="90" w:author="MPH" w:date="2011-11-09T23:22:00Z">
            <w:r>
              <w:rPr>
                <w:noProof/>
                <w:webHidden/>
              </w:rPr>
              <w:t>22</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91" w:author="MPH" w:date="2011-11-09T23:22:00Z"/>
              <w:noProof/>
              <w:sz w:val="22"/>
            </w:rPr>
          </w:pPr>
          <w:ins w:id="92"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"_Toc308644288"</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4.1.1.</w:t>
            </w:r>
            <w:r>
              <w:rPr>
                <w:noProof/>
                <w:sz w:val="22"/>
              </w:rPr>
              <w:tab/>
            </w:r>
            <w:r w:rsidRPr="00CD4854">
              <w:rPr>
                <w:rStyle w:val="Hyperlink"/>
                <w:noProof/>
              </w:rPr>
              <w:t>Registrierung von Multicast-Pfaden</w:t>
            </w:r>
            <w:r>
              <w:rPr>
                <w:noProof/>
                <w:webHidden/>
              </w:rPr>
              <w:tab/>
            </w:r>
            <w:r>
              <w:rPr>
                <w:noProof/>
                <w:webHidden/>
              </w:rPr>
              <w:fldChar w:fldCharType="begin"/>
            </w:r>
            <w:r>
              <w:rPr>
                <w:noProof/>
                <w:webHidden/>
              </w:rPr>
              <w:instrText xml:space="preserve"> PAGEREF _Toc308644288 \h </w:instrText>
            </w:r>
            <w:r>
              <w:rPr>
                <w:noProof/>
                <w:webHidden/>
              </w:rPr>
            </w:r>
          </w:ins>
          <w:r>
            <w:rPr>
              <w:noProof/>
              <w:webHidden/>
            </w:rPr>
            <w:fldChar w:fldCharType="separate"/>
          </w:r>
          <w:ins w:id="93" w:author="MPH" w:date="2011-11-09T23:22:00Z">
            <w:r>
              <w:rPr>
                <w:noProof/>
                <w:webHidden/>
              </w:rPr>
              <w:t>22</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94" w:author="MPH" w:date="2011-11-09T23:22:00Z"/>
              <w:noProof/>
              <w:sz w:val="22"/>
            </w:rPr>
          </w:pPr>
          <w:ins w:id="95" w:author="MPH" w:date="2011-11-09T23:22:00Z">
            <w:r w:rsidRPr="00CD4854">
              <w:rPr>
                <w:rStyle w:val="Hyperlink"/>
                <w:noProof/>
              </w:rPr>
              <w:lastRenderedPageBreak/>
              <w:fldChar w:fldCharType="begin"/>
            </w:r>
            <w:r w:rsidRPr="00CD4854">
              <w:rPr>
                <w:rStyle w:val="Hyperlink"/>
                <w:noProof/>
              </w:rPr>
              <w:instrText xml:space="preserve"> </w:instrText>
            </w:r>
            <w:r>
              <w:rPr>
                <w:noProof/>
              </w:rPr>
              <w:instrText>HYPERLINK \l "_Toc308644289"</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4.1.2.</w:t>
            </w:r>
            <w:r>
              <w:rPr>
                <w:noProof/>
                <w:sz w:val="22"/>
              </w:rPr>
              <w:tab/>
            </w:r>
            <w:r w:rsidRPr="00CD4854">
              <w:rPr>
                <w:rStyle w:val="Hyperlink"/>
                <w:noProof/>
              </w:rPr>
              <w:t>Reservierung von Multicast-Pfaden</w:t>
            </w:r>
            <w:r>
              <w:rPr>
                <w:noProof/>
                <w:webHidden/>
              </w:rPr>
              <w:tab/>
            </w:r>
            <w:r>
              <w:rPr>
                <w:noProof/>
                <w:webHidden/>
              </w:rPr>
              <w:fldChar w:fldCharType="begin"/>
            </w:r>
            <w:r>
              <w:rPr>
                <w:noProof/>
                <w:webHidden/>
              </w:rPr>
              <w:instrText xml:space="preserve"> PAGEREF _Toc308644289 \h </w:instrText>
            </w:r>
            <w:r>
              <w:rPr>
                <w:noProof/>
                <w:webHidden/>
              </w:rPr>
            </w:r>
          </w:ins>
          <w:r>
            <w:rPr>
              <w:noProof/>
              <w:webHidden/>
            </w:rPr>
            <w:fldChar w:fldCharType="separate"/>
          </w:r>
          <w:ins w:id="96" w:author="MPH" w:date="2011-11-09T23:22:00Z">
            <w:r>
              <w:rPr>
                <w:noProof/>
                <w:webHidden/>
              </w:rPr>
              <w:t>23</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97" w:author="MPH" w:date="2011-11-09T23:22:00Z"/>
              <w:noProof/>
              <w:sz w:val="22"/>
            </w:rPr>
          </w:pPr>
          <w:ins w:id="98"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"_Toc308644290"</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4.1.3.</w:t>
            </w:r>
            <w:r>
              <w:rPr>
                <w:noProof/>
                <w:sz w:val="22"/>
              </w:rPr>
              <w:tab/>
            </w:r>
            <w:r w:rsidRPr="00CD4854">
              <w:rPr>
                <w:rStyle w:val="Hyperlink"/>
                <w:noProof/>
              </w:rPr>
              <w:t>Deregistrierung von Multicast-Pfaden</w:t>
            </w:r>
            <w:r>
              <w:rPr>
                <w:noProof/>
                <w:webHidden/>
              </w:rPr>
              <w:tab/>
            </w:r>
            <w:r>
              <w:rPr>
                <w:noProof/>
                <w:webHidden/>
              </w:rPr>
              <w:fldChar w:fldCharType="begin"/>
            </w:r>
            <w:r>
              <w:rPr>
                <w:noProof/>
                <w:webHidden/>
              </w:rPr>
              <w:instrText xml:space="preserve"> PAGEREF _Toc308644290 \h </w:instrText>
            </w:r>
            <w:r>
              <w:rPr>
                <w:noProof/>
                <w:webHidden/>
              </w:rPr>
            </w:r>
          </w:ins>
          <w:r>
            <w:rPr>
              <w:noProof/>
              <w:webHidden/>
            </w:rPr>
            <w:fldChar w:fldCharType="separate"/>
          </w:r>
          <w:ins w:id="99" w:author="MPH" w:date="2011-11-09T23:22:00Z">
            <w:r>
              <w:rPr>
                <w:noProof/>
                <w:webHidden/>
              </w:rPr>
              <w:t>24</w:t>
            </w:r>
            <w:r>
              <w:rPr>
                <w:noProof/>
                <w:webHidden/>
              </w:rPr>
              <w:fldChar w:fldCharType="end"/>
            </w:r>
            <w:r w:rsidRPr="00CD4854">
              <w:rPr>
                <w:rStyle w:val="Hyperlink"/>
                <w:noProof/>
              </w:rPr>
              <w:fldChar w:fldCharType="end"/>
            </w:r>
          </w:ins>
        </w:p>
        <w:p w:rsidR="00A9112A" w:rsidRDefault="00A9112A">
          <w:pPr>
            <w:pStyle w:val="Verzeichnis2"/>
            <w:tabs>
              <w:tab w:val="left" w:pos="880"/>
              <w:tab w:val="right" w:leader="dot" w:pos="9062"/>
            </w:tabs>
            <w:rPr>
              <w:ins w:id="100" w:author="MPH" w:date="2011-11-09T23:22:00Z"/>
              <w:noProof/>
              <w:sz w:val="22"/>
            </w:rPr>
          </w:pPr>
          <w:ins w:id="101"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"_Toc308644291"</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4.2.</w:t>
            </w:r>
            <w:r>
              <w:rPr>
                <w:noProof/>
                <w:sz w:val="22"/>
              </w:rPr>
              <w:tab/>
            </w:r>
            <w:r w:rsidRPr="00CD4854">
              <w:rPr>
                <w:rStyle w:val="Hyperlink"/>
                <w:noProof/>
              </w:rPr>
              <w:t>Die Funktion des MMR-Protokolls</w:t>
            </w:r>
            <w:r>
              <w:rPr>
                <w:noProof/>
                <w:webHidden/>
              </w:rPr>
              <w:tab/>
            </w:r>
            <w:r>
              <w:rPr>
                <w:noProof/>
                <w:webHidden/>
              </w:rPr>
              <w:fldChar w:fldCharType="begin"/>
            </w:r>
            <w:r>
              <w:rPr>
                <w:noProof/>
                <w:webHidden/>
              </w:rPr>
              <w:instrText xml:space="preserve"> PAGEREF _Toc308644291 \h </w:instrText>
            </w:r>
            <w:r>
              <w:rPr>
                <w:noProof/>
                <w:webHidden/>
              </w:rPr>
            </w:r>
          </w:ins>
          <w:r>
            <w:rPr>
              <w:noProof/>
              <w:webHidden/>
            </w:rPr>
            <w:fldChar w:fldCharType="separate"/>
          </w:r>
          <w:ins w:id="102" w:author="MPH" w:date="2011-11-09T23:22:00Z">
            <w:r>
              <w:rPr>
                <w:noProof/>
                <w:webHidden/>
              </w:rPr>
              <w:t>24</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103" w:author="MPH" w:date="2011-11-09T23:22:00Z"/>
              <w:noProof/>
              <w:sz w:val="22"/>
            </w:rPr>
          </w:pPr>
          <w:ins w:id="104"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"_Toc308644292"</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4.2.1.</w:t>
            </w:r>
            <w:r>
              <w:rPr>
                <w:noProof/>
                <w:sz w:val="22"/>
              </w:rPr>
              <w:tab/>
            </w:r>
            <w:r w:rsidRPr="00CD4854">
              <w:rPr>
                <w:rStyle w:val="Hyperlink"/>
                <w:noProof/>
              </w:rPr>
              <w:t>Nachrichtentypen beim MMR-Protokoll</w:t>
            </w:r>
            <w:r>
              <w:rPr>
                <w:noProof/>
                <w:webHidden/>
              </w:rPr>
              <w:tab/>
            </w:r>
            <w:r>
              <w:rPr>
                <w:noProof/>
                <w:webHidden/>
              </w:rPr>
              <w:fldChar w:fldCharType="begin"/>
            </w:r>
            <w:r>
              <w:rPr>
                <w:noProof/>
                <w:webHidden/>
              </w:rPr>
              <w:instrText xml:space="preserve"> PAGEREF _Toc308644292 \h </w:instrText>
            </w:r>
            <w:r>
              <w:rPr>
                <w:noProof/>
                <w:webHidden/>
              </w:rPr>
            </w:r>
          </w:ins>
          <w:r>
            <w:rPr>
              <w:noProof/>
              <w:webHidden/>
            </w:rPr>
            <w:fldChar w:fldCharType="separate"/>
          </w:r>
          <w:ins w:id="105" w:author="MPH" w:date="2011-11-09T23:22:00Z">
            <w:r>
              <w:rPr>
                <w:noProof/>
                <w:webHidden/>
              </w:rPr>
              <w:t>25</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106" w:author="MPH" w:date="2011-11-09T23:22:00Z"/>
              <w:noProof/>
              <w:sz w:val="22"/>
            </w:rPr>
          </w:pPr>
          <w:ins w:id="107"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"_Toc308644293"</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4.2.2.</w:t>
            </w:r>
            <w:r>
              <w:rPr>
                <w:noProof/>
                <w:sz w:val="22"/>
              </w:rPr>
              <w:tab/>
            </w:r>
            <w:r w:rsidRPr="00CD4854">
              <w:rPr>
                <w:rStyle w:val="Hyperlink"/>
                <w:noProof/>
              </w:rPr>
              <w:t>Beschreibung der Zustandsautomaten</w:t>
            </w:r>
            <w:r>
              <w:rPr>
                <w:noProof/>
                <w:webHidden/>
              </w:rPr>
              <w:tab/>
            </w:r>
            <w:r>
              <w:rPr>
                <w:noProof/>
                <w:webHidden/>
              </w:rPr>
              <w:fldChar w:fldCharType="begin"/>
            </w:r>
            <w:r>
              <w:rPr>
                <w:noProof/>
                <w:webHidden/>
              </w:rPr>
              <w:instrText xml:space="preserve"> PAGEREF _Toc308644293 \h </w:instrText>
            </w:r>
            <w:r>
              <w:rPr>
                <w:noProof/>
                <w:webHidden/>
              </w:rPr>
            </w:r>
          </w:ins>
          <w:r>
            <w:rPr>
              <w:noProof/>
              <w:webHidden/>
            </w:rPr>
            <w:fldChar w:fldCharType="separate"/>
          </w:r>
          <w:ins w:id="108" w:author="MPH" w:date="2011-11-09T23:22:00Z">
            <w:r>
              <w:rPr>
                <w:noProof/>
                <w:webHidden/>
              </w:rPr>
              <w:t>25</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109" w:author="MPH" w:date="2011-11-09T23:22:00Z"/>
              <w:noProof/>
              <w:sz w:val="22"/>
            </w:rPr>
          </w:pPr>
          <w:ins w:id="110"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"_Toc308644294"</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4.2.3.</w:t>
            </w:r>
            <w:r>
              <w:rPr>
                <w:noProof/>
                <w:sz w:val="22"/>
              </w:rPr>
              <w:tab/>
            </w:r>
            <w:r w:rsidRPr="00CD4854">
              <w:rPr>
                <w:rStyle w:val="Hyperlink"/>
                <w:noProof/>
              </w:rPr>
              <w:t>Kommunikation – Verbindung vom Empfänger zu Sender herstellen</w:t>
            </w:r>
            <w:r>
              <w:rPr>
                <w:noProof/>
                <w:webHidden/>
              </w:rPr>
              <w:tab/>
            </w:r>
            <w:r>
              <w:rPr>
                <w:noProof/>
                <w:webHidden/>
              </w:rPr>
              <w:fldChar w:fldCharType="begin"/>
            </w:r>
            <w:r>
              <w:rPr>
                <w:noProof/>
                <w:webHidden/>
              </w:rPr>
              <w:instrText xml:space="preserve"> PAGEREF _Toc308644294 \h </w:instrText>
            </w:r>
            <w:r>
              <w:rPr>
                <w:noProof/>
                <w:webHidden/>
              </w:rPr>
            </w:r>
          </w:ins>
          <w:r>
            <w:rPr>
              <w:noProof/>
              <w:webHidden/>
            </w:rPr>
            <w:fldChar w:fldCharType="separate"/>
          </w:r>
          <w:ins w:id="111" w:author="MPH" w:date="2011-11-09T23:22:00Z">
            <w:r>
              <w:rPr>
                <w:noProof/>
                <w:webHidden/>
              </w:rPr>
              <w:t>26</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112" w:author="MPH" w:date="2011-11-09T23:22:00Z"/>
              <w:noProof/>
              <w:sz w:val="22"/>
            </w:rPr>
          </w:pPr>
          <w:ins w:id="113"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"_Toc308644295"</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4.2.4.</w:t>
            </w:r>
            <w:r>
              <w:rPr>
                <w:noProof/>
                <w:sz w:val="22"/>
              </w:rPr>
              <w:tab/>
            </w:r>
            <w:r w:rsidRPr="00CD4854">
              <w:rPr>
                <w:rStyle w:val="Hyperlink"/>
                <w:noProof/>
              </w:rPr>
              <w:t>Kommunikation – Verbindung vom Empfänger zum Sender trennen</w:t>
            </w:r>
            <w:r>
              <w:rPr>
                <w:noProof/>
                <w:webHidden/>
              </w:rPr>
              <w:tab/>
            </w:r>
            <w:r>
              <w:rPr>
                <w:noProof/>
                <w:webHidden/>
              </w:rPr>
              <w:fldChar w:fldCharType="begin"/>
            </w:r>
            <w:r>
              <w:rPr>
                <w:noProof/>
                <w:webHidden/>
              </w:rPr>
              <w:instrText xml:space="preserve"> PAGEREF _Toc308644295 \h </w:instrText>
            </w:r>
            <w:r>
              <w:rPr>
                <w:noProof/>
                <w:webHidden/>
              </w:rPr>
            </w:r>
          </w:ins>
          <w:r>
            <w:rPr>
              <w:noProof/>
              <w:webHidden/>
            </w:rPr>
            <w:fldChar w:fldCharType="separate"/>
          </w:r>
          <w:ins w:id="114" w:author="MPH" w:date="2011-11-09T23:22:00Z">
            <w:r>
              <w:rPr>
                <w:noProof/>
                <w:webHidden/>
              </w:rPr>
              <w:t>26</w:t>
            </w:r>
            <w:r>
              <w:rPr>
                <w:noProof/>
                <w:webHidden/>
              </w:rPr>
              <w:fldChar w:fldCharType="end"/>
            </w:r>
            <w:r w:rsidRPr="00CD4854">
              <w:rPr>
                <w:rStyle w:val="Hyperlink"/>
                <w:noProof/>
              </w:rPr>
              <w:fldChar w:fldCharType="end"/>
            </w:r>
          </w:ins>
        </w:p>
        <w:p w:rsidR="00A9112A" w:rsidRDefault="00A9112A">
          <w:pPr>
            <w:pStyle w:val="Verzeichnis2"/>
            <w:tabs>
              <w:tab w:val="left" w:pos="880"/>
              <w:tab w:val="right" w:leader="dot" w:pos="9062"/>
            </w:tabs>
            <w:rPr>
              <w:ins w:id="115" w:author="MPH" w:date="2011-11-09T23:22:00Z"/>
              <w:noProof/>
              <w:sz w:val="22"/>
            </w:rPr>
          </w:pPr>
          <w:ins w:id="116"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"_Toc308644296"</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4.3.</w:t>
            </w:r>
            <w:r>
              <w:rPr>
                <w:noProof/>
                <w:sz w:val="22"/>
              </w:rPr>
              <w:tab/>
            </w:r>
            <w:r w:rsidRPr="00CD4854">
              <w:rPr>
                <w:rStyle w:val="Hyperlink"/>
                <w:noProof/>
              </w:rPr>
              <w:t>Systemdesign und Programmstruktur</w:t>
            </w:r>
            <w:r>
              <w:rPr>
                <w:noProof/>
                <w:webHidden/>
              </w:rPr>
              <w:tab/>
            </w:r>
            <w:r>
              <w:rPr>
                <w:noProof/>
                <w:webHidden/>
              </w:rPr>
              <w:fldChar w:fldCharType="begin"/>
            </w:r>
            <w:r>
              <w:rPr>
                <w:noProof/>
                <w:webHidden/>
              </w:rPr>
              <w:instrText xml:space="preserve"> PAGEREF _Toc308644296 \h </w:instrText>
            </w:r>
            <w:r>
              <w:rPr>
                <w:noProof/>
                <w:webHidden/>
              </w:rPr>
            </w:r>
          </w:ins>
          <w:r>
            <w:rPr>
              <w:noProof/>
              <w:webHidden/>
            </w:rPr>
            <w:fldChar w:fldCharType="separate"/>
          </w:r>
          <w:ins w:id="117" w:author="MPH" w:date="2011-11-09T23:22:00Z">
            <w:r>
              <w:rPr>
                <w:noProof/>
                <w:webHidden/>
              </w:rPr>
              <w:t>27</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118" w:author="MPH" w:date="2011-11-09T23:22:00Z"/>
              <w:noProof/>
              <w:sz w:val="22"/>
            </w:rPr>
          </w:pPr>
          <w:ins w:id="119"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"_Toc308644297"</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4.3.1.</w:t>
            </w:r>
            <w:r>
              <w:rPr>
                <w:noProof/>
                <w:sz w:val="22"/>
              </w:rPr>
              <w:tab/>
            </w:r>
            <w:r w:rsidRPr="00CD4854">
              <w:rPr>
                <w:rStyle w:val="Hyperlink"/>
                <w:noProof/>
              </w:rPr>
              <w:t>Zustandsautomat – Registrar state machine</w:t>
            </w:r>
            <w:r>
              <w:rPr>
                <w:noProof/>
                <w:webHidden/>
              </w:rPr>
              <w:tab/>
            </w:r>
            <w:r>
              <w:rPr>
                <w:noProof/>
                <w:webHidden/>
              </w:rPr>
              <w:fldChar w:fldCharType="begin"/>
            </w:r>
            <w:r>
              <w:rPr>
                <w:noProof/>
                <w:webHidden/>
              </w:rPr>
              <w:instrText xml:space="preserve"> PAGEREF _Toc308644297 \h </w:instrText>
            </w:r>
            <w:r>
              <w:rPr>
                <w:noProof/>
                <w:webHidden/>
              </w:rPr>
            </w:r>
          </w:ins>
          <w:r>
            <w:rPr>
              <w:noProof/>
              <w:webHidden/>
            </w:rPr>
            <w:fldChar w:fldCharType="separate"/>
          </w:r>
          <w:ins w:id="120" w:author="MPH" w:date="2011-11-09T23:22:00Z">
            <w:r>
              <w:rPr>
                <w:noProof/>
                <w:webHidden/>
              </w:rPr>
              <w:t>27</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121" w:author="MPH" w:date="2011-11-09T23:22:00Z"/>
              <w:noProof/>
              <w:sz w:val="22"/>
            </w:rPr>
          </w:pPr>
          <w:ins w:id="122"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"_Toc308644298"</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4.3.2.</w:t>
            </w:r>
            <w:r>
              <w:rPr>
                <w:noProof/>
                <w:sz w:val="22"/>
              </w:rPr>
              <w:tab/>
            </w:r>
            <w:r w:rsidRPr="00CD4854">
              <w:rPr>
                <w:rStyle w:val="Hyperlink"/>
                <w:noProof/>
              </w:rPr>
              <w:t>Zustandsautomat – Applicant state machine</w:t>
            </w:r>
            <w:r>
              <w:rPr>
                <w:noProof/>
                <w:webHidden/>
              </w:rPr>
              <w:tab/>
            </w:r>
            <w:r>
              <w:rPr>
                <w:noProof/>
                <w:webHidden/>
              </w:rPr>
              <w:fldChar w:fldCharType="begin"/>
            </w:r>
            <w:r>
              <w:rPr>
                <w:noProof/>
                <w:webHidden/>
              </w:rPr>
              <w:instrText xml:space="preserve"> PAGEREF _Toc308644298 \h </w:instrText>
            </w:r>
            <w:r>
              <w:rPr>
                <w:noProof/>
                <w:webHidden/>
              </w:rPr>
            </w:r>
          </w:ins>
          <w:r>
            <w:rPr>
              <w:noProof/>
              <w:webHidden/>
            </w:rPr>
            <w:fldChar w:fldCharType="separate"/>
          </w:r>
          <w:ins w:id="123" w:author="MPH" w:date="2011-11-09T23:22:00Z">
            <w:r>
              <w:rPr>
                <w:noProof/>
                <w:webHidden/>
              </w:rPr>
              <w:t>29</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124" w:author="MPH" w:date="2011-11-09T23:22:00Z"/>
              <w:noProof/>
              <w:sz w:val="22"/>
            </w:rPr>
          </w:pPr>
          <w:ins w:id="125"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"_Toc308644299"</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4.3.3.</w:t>
            </w:r>
            <w:r>
              <w:rPr>
                <w:noProof/>
                <w:sz w:val="22"/>
              </w:rPr>
              <w:tab/>
            </w:r>
            <w:r w:rsidRPr="00CD4854">
              <w:rPr>
                <w:rStyle w:val="Hyperlink"/>
                <w:noProof/>
              </w:rPr>
              <w:t>Zustandsautomat - LeaveAll state machine</w:t>
            </w:r>
            <w:r>
              <w:rPr>
                <w:noProof/>
                <w:webHidden/>
              </w:rPr>
              <w:tab/>
            </w:r>
            <w:r>
              <w:rPr>
                <w:noProof/>
                <w:webHidden/>
              </w:rPr>
              <w:fldChar w:fldCharType="begin"/>
            </w:r>
            <w:r>
              <w:rPr>
                <w:noProof/>
                <w:webHidden/>
              </w:rPr>
              <w:instrText xml:space="preserve"> PAGEREF _Toc308644299 \h </w:instrText>
            </w:r>
            <w:r>
              <w:rPr>
                <w:noProof/>
                <w:webHidden/>
              </w:rPr>
            </w:r>
          </w:ins>
          <w:r>
            <w:rPr>
              <w:noProof/>
              <w:webHidden/>
            </w:rPr>
            <w:fldChar w:fldCharType="separate"/>
          </w:r>
          <w:ins w:id="126" w:author="MPH" w:date="2011-11-09T23:22:00Z">
            <w:r>
              <w:rPr>
                <w:noProof/>
                <w:webHidden/>
              </w:rPr>
              <w:t>32</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127" w:author="MPH" w:date="2011-11-09T23:22:00Z"/>
              <w:noProof/>
              <w:sz w:val="22"/>
            </w:rPr>
          </w:pPr>
          <w:ins w:id="128"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"_Toc308644300"</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4.3.4.</w:t>
            </w:r>
            <w:r>
              <w:rPr>
                <w:noProof/>
                <w:sz w:val="22"/>
              </w:rPr>
              <w:tab/>
            </w:r>
            <w:r w:rsidRPr="00CD4854">
              <w:rPr>
                <w:rStyle w:val="Hyperlink"/>
                <w:noProof/>
              </w:rPr>
              <w:t>Zustandsautomat - Periodic Transmission state machine</w:t>
            </w:r>
            <w:r>
              <w:rPr>
                <w:noProof/>
                <w:webHidden/>
              </w:rPr>
              <w:tab/>
            </w:r>
            <w:r>
              <w:rPr>
                <w:noProof/>
                <w:webHidden/>
              </w:rPr>
              <w:fldChar w:fldCharType="begin"/>
            </w:r>
            <w:r>
              <w:rPr>
                <w:noProof/>
                <w:webHidden/>
              </w:rPr>
              <w:instrText xml:space="preserve"> PAGEREF _Toc308644300 \h </w:instrText>
            </w:r>
            <w:r>
              <w:rPr>
                <w:noProof/>
                <w:webHidden/>
              </w:rPr>
            </w:r>
          </w:ins>
          <w:r>
            <w:rPr>
              <w:noProof/>
              <w:webHidden/>
            </w:rPr>
            <w:fldChar w:fldCharType="separate"/>
          </w:r>
          <w:ins w:id="129" w:author="MPH" w:date="2011-11-09T23:22:00Z">
            <w:r>
              <w:rPr>
                <w:noProof/>
                <w:webHidden/>
              </w:rPr>
              <w:t>34</w:t>
            </w:r>
            <w:r>
              <w:rPr>
                <w:noProof/>
                <w:webHidden/>
              </w:rPr>
              <w:fldChar w:fldCharType="end"/>
            </w:r>
            <w:r w:rsidRPr="00CD4854">
              <w:rPr>
                <w:rStyle w:val="Hyperlink"/>
                <w:noProof/>
              </w:rPr>
              <w:fldChar w:fldCharType="end"/>
            </w:r>
          </w:ins>
        </w:p>
        <w:p w:rsidR="00A9112A" w:rsidRDefault="00A9112A">
          <w:pPr>
            <w:pStyle w:val="Verzeichnis3"/>
            <w:tabs>
              <w:tab w:val="left" w:pos="1320"/>
              <w:tab w:val="right" w:leader="dot" w:pos="9062"/>
            </w:tabs>
            <w:rPr>
              <w:ins w:id="130" w:author="MPH" w:date="2011-11-09T23:22:00Z"/>
              <w:noProof/>
              <w:sz w:val="22"/>
            </w:rPr>
          </w:pPr>
          <w:ins w:id="131"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"_Toc308644301"</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4.3.5.</w:t>
            </w:r>
            <w:r>
              <w:rPr>
                <w:noProof/>
                <w:sz w:val="22"/>
              </w:rPr>
              <w:tab/>
            </w:r>
            <w:r w:rsidRPr="00CD4854">
              <w:rPr>
                <w:rStyle w:val="Hyperlink"/>
                <w:noProof/>
              </w:rPr>
              <w:t>Das MMRP-Paket</w:t>
            </w:r>
            <w:r>
              <w:rPr>
                <w:noProof/>
                <w:webHidden/>
              </w:rPr>
              <w:tab/>
            </w:r>
            <w:r>
              <w:rPr>
                <w:noProof/>
                <w:webHidden/>
              </w:rPr>
              <w:fldChar w:fldCharType="begin"/>
            </w:r>
            <w:r>
              <w:rPr>
                <w:noProof/>
                <w:webHidden/>
              </w:rPr>
              <w:instrText xml:space="preserve"> PAGEREF _Toc308644301 \h </w:instrText>
            </w:r>
            <w:r>
              <w:rPr>
                <w:noProof/>
                <w:webHidden/>
              </w:rPr>
            </w:r>
          </w:ins>
          <w:r>
            <w:rPr>
              <w:noProof/>
              <w:webHidden/>
            </w:rPr>
            <w:fldChar w:fldCharType="separate"/>
          </w:r>
          <w:ins w:id="132" w:author="MPH" w:date="2011-11-09T23:22:00Z">
            <w:r>
              <w:rPr>
                <w:noProof/>
                <w:webHidden/>
              </w:rPr>
              <w:t>35</w:t>
            </w:r>
            <w:r>
              <w:rPr>
                <w:noProof/>
                <w:webHidden/>
              </w:rPr>
              <w:fldChar w:fldCharType="end"/>
            </w:r>
            <w:r w:rsidRPr="00CD4854">
              <w:rPr>
                <w:rStyle w:val="Hyperlink"/>
                <w:noProof/>
              </w:rPr>
              <w:fldChar w:fldCharType="end"/>
            </w:r>
          </w:ins>
        </w:p>
        <w:p w:rsidR="00A9112A" w:rsidRDefault="00A9112A">
          <w:pPr>
            <w:pStyle w:val="Verzeichnis2"/>
            <w:tabs>
              <w:tab w:val="left" w:pos="880"/>
              <w:tab w:val="right" w:leader="dot" w:pos="9062"/>
            </w:tabs>
            <w:rPr>
              <w:ins w:id="133" w:author="MPH" w:date="2011-11-09T23:22:00Z"/>
              <w:noProof/>
              <w:sz w:val="22"/>
            </w:rPr>
          </w:pPr>
          <w:ins w:id="134"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"_Toc308644302"</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4.4.</w:t>
            </w:r>
            <w:r>
              <w:rPr>
                <w:noProof/>
                <w:sz w:val="22"/>
              </w:rPr>
              <w:tab/>
            </w:r>
            <w:r w:rsidRPr="00CD4854">
              <w:rPr>
                <w:rStyle w:val="Hyperlink"/>
                <w:noProof/>
              </w:rPr>
              <w:t>Systemdesign und Programmstruktur</w:t>
            </w:r>
            <w:r>
              <w:rPr>
                <w:noProof/>
                <w:webHidden/>
              </w:rPr>
              <w:tab/>
            </w:r>
            <w:r>
              <w:rPr>
                <w:noProof/>
                <w:webHidden/>
              </w:rPr>
              <w:fldChar w:fldCharType="begin"/>
            </w:r>
            <w:r>
              <w:rPr>
                <w:noProof/>
                <w:webHidden/>
              </w:rPr>
              <w:instrText xml:space="preserve"> PAGEREF _Toc308644302 \h </w:instrText>
            </w:r>
            <w:r>
              <w:rPr>
                <w:noProof/>
                <w:webHidden/>
              </w:rPr>
            </w:r>
          </w:ins>
          <w:r>
            <w:rPr>
              <w:noProof/>
              <w:webHidden/>
            </w:rPr>
            <w:fldChar w:fldCharType="separate"/>
          </w:r>
          <w:ins w:id="135" w:author="MPH" w:date="2011-11-09T23:22:00Z">
            <w:r>
              <w:rPr>
                <w:noProof/>
                <w:webHidden/>
              </w:rPr>
              <w:t>37</w:t>
            </w:r>
            <w:r>
              <w:rPr>
                <w:noProof/>
                <w:webHidden/>
              </w:rPr>
              <w:fldChar w:fldCharType="end"/>
            </w:r>
            <w:r w:rsidRPr="00CD4854">
              <w:rPr>
                <w:rStyle w:val="Hyperlink"/>
                <w:noProof/>
              </w:rPr>
              <w:fldChar w:fldCharType="end"/>
            </w:r>
          </w:ins>
        </w:p>
        <w:p w:rsidR="00A9112A" w:rsidRDefault="00A9112A">
          <w:pPr>
            <w:pStyle w:val="Verzeichnis1"/>
            <w:rPr>
              <w:ins w:id="136" w:author="MPH" w:date="2011-11-09T23:22:00Z"/>
              <w:sz w:val="22"/>
              <w:szCs w:val="22"/>
            </w:rPr>
          </w:pPr>
          <w:ins w:id="137" w:author="MPH" w:date="2011-11-09T23:22:00Z">
            <w:r w:rsidRPr="00CD4854">
              <w:rPr>
                <w:rStyle w:val="Hyperlink"/>
              </w:rPr>
              <w:fldChar w:fldCharType="begin"/>
            </w:r>
            <w:r w:rsidRPr="00CD4854">
              <w:rPr>
                <w:rStyle w:val="Hyperlink"/>
              </w:rPr>
              <w:instrText xml:space="preserve"> </w:instrText>
            </w:r>
            <w:r>
              <w:instrText>HYPERLINK \l "_Toc308644303"</w:instrText>
            </w:r>
            <w:r w:rsidRPr="00CD4854">
              <w:rPr>
                <w:rStyle w:val="Hyperlink"/>
              </w:rPr>
              <w:instrText xml:space="preserve"> </w:instrText>
            </w:r>
            <w:r w:rsidRPr="00CD4854">
              <w:rPr>
                <w:rStyle w:val="Hyperlink"/>
              </w:rPr>
            </w:r>
            <w:r w:rsidRPr="00CD4854">
              <w:rPr>
                <w:rStyle w:val="Hyperlink"/>
              </w:rPr>
              <w:fldChar w:fldCharType="separate"/>
            </w:r>
            <w:r w:rsidRPr="00CD4854">
              <w:rPr>
                <w:rStyle w:val="Hyperlink"/>
              </w:rPr>
              <w:t>5.</w:t>
            </w:r>
            <w:r>
              <w:rPr>
                <w:sz w:val="22"/>
                <w:szCs w:val="22"/>
              </w:rPr>
              <w:tab/>
            </w:r>
            <w:r w:rsidRPr="00CD4854">
              <w:rPr>
                <w:rStyle w:val="Hyperlink"/>
              </w:rPr>
              <w:t>Integration in das Testframework STAF/STAX</w:t>
            </w:r>
            <w:r>
              <w:rPr>
                <w:webHidden/>
              </w:rPr>
              <w:tab/>
            </w:r>
            <w:r>
              <w:rPr>
                <w:webHidden/>
              </w:rPr>
              <w:fldChar w:fldCharType="begin"/>
            </w:r>
            <w:r>
              <w:rPr>
                <w:webHidden/>
              </w:rPr>
              <w:instrText xml:space="preserve"> PAGEREF _Toc308644303 \h </w:instrText>
            </w:r>
            <w:r>
              <w:rPr>
                <w:webHidden/>
              </w:rPr>
            </w:r>
          </w:ins>
          <w:r>
            <w:rPr>
              <w:webHidden/>
            </w:rPr>
            <w:fldChar w:fldCharType="separate"/>
          </w:r>
          <w:ins w:id="138" w:author="MPH" w:date="2011-11-09T23:22:00Z">
            <w:r>
              <w:rPr>
                <w:webHidden/>
              </w:rPr>
              <w:t>38</w:t>
            </w:r>
            <w:r>
              <w:rPr>
                <w:webHidden/>
              </w:rPr>
              <w:fldChar w:fldCharType="end"/>
            </w:r>
            <w:r w:rsidRPr="00CD4854">
              <w:rPr>
                <w:rStyle w:val="Hyperlink"/>
              </w:rPr>
              <w:fldChar w:fldCharType="end"/>
            </w:r>
          </w:ins>
        </w:p>
        <w:p w:rsidR="00A9112A" w:rsidRDefault="00A9112A">
          <w:pPr>
            <w:pStyle w:val="Verzeichnis2"/>
            <w:tabs>
              <w:tab w:val="left" w:pos="880"/>
              <w:tab w:val="right" w:leader="dot" w:pos="9062"/>
            </w:tabs>
            <w:rPr>
              <w:ins w:id="139" w:author="MPH" w:date="2011-11-09T23:22:00Z"/>
              <w:noProof/>
              <w:sz w:val="22"/>
            </w:rPr>
          </w:pPr>
          <w:ins w:id="140"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"_Toc308644304"</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5.1.</w:t>
            </w:r>
            <w:r>
              <w:rPr>
                <w:noProof/>
                <w:sz w:val="22"/>
              </w:rPr>
              <w:tab/>
            </w:r>
            <w:r w:rsidRPr="00CD4854">
              <w:rPr>
                <w:rStyle w:val="Hyperlink"/>
                <w:noProof/>
              </w:rPr>
              <w:t>Einführung</w:t>
            </w:r>
            <w:r>
              <w:rPr>
                <w:noProof/>
                <w:webHidden/>
              </w:rPr>
              <w:tab/>
            </w:r>
            <w:r>
              <w:rPr>
                <w:noProof/>
                <w:webHidden/>
              </w:rPr>
              <w:fldChar w:fldCharType="begin"/>
            </w:r>
            <w:r>
              <w:rPr>
                <w:noProof/>
                <w:webHidden/>
              </w:rPr>
              <w:instrText xml:space="preserve"> PAGEREF _Toc308644304 \h </w:instrText>
            </w:r>
            <w:r>
              <w:rPr>
                <w:noProof/>
                <w:webHidden/>
              </w:rPr>
            </w:r>
          </w:ins>
          <w:r>
            <w:rPr>
              <w:noProof/>
              <w:webHidden/>
            </w:rPr>
            <w:fldChar w:fldCharType="separate"/>
          </w:r>
          <w:ins w:id="141" w:author="MPH" w:date="2011-11-09T23:22:00Z">
            <w:r>
              <w:rPr>
                <w:noProof/>
                <w:webHidden/>
              </w:rPr>
              <w:t>38</w:t>
            </w:r>
            <w:r>
              <w:rPr>
                <w:noProof/>
                <w:webHidden/>
              </w:rPr>
              <w:fldChar w:fldCharType="end"/>
            </w:r>
            <w:r w:rsidRPr="00CD4854">
              <w:rPr>
                <w:rStyle w:val="Hyperlink"/>
                <w:noProof/>
              </w:rPr>
              <w:fldChar w:fldCharType="end"/>
            </w:r>
          </w:ins>
        </w:p>
        <w:p w:rsidR="00A9112A" w:rsidRDefault="00A9112A">
          <w:pPr>
            <w:pStyle w:val="Verzeichnis2"/>
            <w:tabs>
              <w:tab w:val="left" w:pos="880"/>
              <w:tab w:val="right" w:leader="dot" w:pos="9062"/>
            </w:tabs>
            <w:rPr>
              <w:ins w:id="142" w:author="MPH" w:date="2011-11-09T23:22:00Z"/>
              <w:noProof/>
              <w:sz w:val="22"/>
            </w:rPr>
          </w:pPr>
          <w:ins w:id="143"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"_Toc308644305"</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5.2.</w:t>
            </w:r>
            <w:r>
              <w:rPr>
                <w:noProof/>
                <w:sz w:val="22"/>
              </w:rPr>
              <w:tab/>
            </w:r>
            <w:r w:rsidRPr="00CD4854">
              <w:rPr>
                <w:rStyle w:val="Hyperlink"/>
                <w:noProof/>
              </w:rPr>
              <w:t>Technische Dokumentation</w:t>
            </w:r>
            <w:r>
              <w:rPr>
                <w:noProof/>
                <w:webHidden/>
              </w:rPr>
              <w:tab/>
            </w:r>
            <w:r>
              <w:rPr>
                <w:noProof/>
                <w:webHidden/>
              </w:rPr>
              <w:fldChar w:fldCharType="begin"/>
            </w:r>
            <w:r>
              <w:rPr>
                <w:noProof/>
                <w:webHidden/>
              </w:rPr>
              <w:instrText xml:space="preserve"> PAGEREF _Toc308644305 \h </w:instrText>
            </w:r>
            <w:r>
              <w:rPr>
                <w:noProof/>
                <w:webHidden/>
              </w:rPr>
            </w:r>
          </w:ins>
          <w:r>
            <w:rPr>
              <w:noProof/>
              <w:webHidden/>
            </w:rPr>
            <w:fldChar w:fldCharType="separate"/>
          </w:r>
          <w:ins w:id="144" w:author="MPH" w:date="2011-11-09T23:22:00Z">
            <w:r>
              <w:rPr>
                <w:noProof/>
                <w:webHidden/>
              </w:rPr>
              <w:t>39</w:t>
            </w:r>
            <w:r>
              <w:rPr>
                <w:noProof/>
                <w:webHidden/>
              </w:rPr>
              <w:fldChar w:fldCharType="end"/>
            </w:r>
            <w:r w:rsidRPr="00CD4854">
              <w:rPr>
                <w:rStyle w:val="Hyperlink"/>
                <w:noProof/>
              </w:rPr>
              <w:fldChar w:fldCharType="end"/>
            </w:r>
          </w:ins>
        </w:p>
        <w:p w:rsidR="00A9112A" w:rsidRDefault="00A9112A">
          <w:pPr>
            <w:pStyle w:val="Verzeichnis2"/>
            <w:tabs>
              <w:tab w:val="left" w:pos="880"/>
              <w:tab w:val="right" w:leader="dot" w:pos="9062"/>
            </w:tabs>
            <w:rPr>
              <w:ins w:id="145" w:author="MPH" w:date="2011-11-09T23:22:00Z"/>
              <w:noProof/>
              <w:sz w:val="22"/>
            </w:rPr>
          </w:pPr>
          <w:ins w:id="146"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"_Toc308644306"</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5.3.</w:t>
            </w:r>
            <w:r>
              <w:rPr>
                <w:noProof/>
                <w:sz w:val="22"/>
              </w:rPr>
              <w:tab/>
            </w:r>
            <w:r w:rsidRPr="00CD4854">
              <w:rPr>
                <w:rStyle w:val="Hyperlink"/>
                <w:noProof/>
              </w:rPr>
              <w:t>Systemdesign und Programmstruktur</w:t>
            </w:r>
            <w:r>
              <w:rPr>
                <w:noProof/>
                <w:webHidden/>
              </w:rPr>
              <w:tab/>
            </w:r>
            <w:r>
              <w:rPr>
                <w:noProof/>
                <w:webHidden/>
              </w:rPr>
              <w:fldChar w:fldCharType="begin"/>
            </w:r>
            <w:r>
              <w:rPr>
                <w:noProof/>
                <w:webHidden/>
              </w:rPr>
              <w:instrText xml:space="preserve"> PAGEREF _Toc308644306 \h </w:instrText>
            </w:r>
            <w:r>
              <w:rPr>
                <w:noProof/>
                <w:webHidden/>
              </w:rPr>
            </w:r>
          </w:ins>
          <w:r>
            <w:rPr>
              <w:noProof/>
              <w:webHidden/>
            </w:rPr>
            <w:fldChar w:fldCharType="separate"/>
          </w:r>
          <w:ins w:id="147" w:author="MPH" w:date="2011-11-09T23:22:00Z">
            <w:r>
              <w:rPr>
                <w:noProof/>
                <w:webHidden/>
              </w:rPr>
              <w:t>42</w:t>
            </w:r>
            <w:r>
              <w:rPr>
                <w:noProof/>
                <w:webHidden/>
              </w:rPr>
              <w:fldChar w:fldCharType="end"/>
            </w:r>
            <w:r w:rsidRPr="00CD4854">
              <w:rPr>
                <w:rStyle w:val="Hyperlink"/>
                <w:noProof/>
              </w:rPr>
              <w:fldChar w:fldCharType="end"/>
            </w:r>
          </w:ins>
        </w:p>
        <w:p w:rsidR="00A9112A" w:rsidRDefault="00A9112A">
          <w:pPr>
            <w:pStyle w:val="Verzeichnis1"/>
            <w:rPr>
              <w:ins w:id="148" w:author="MPH" w:date="2011-11-09T23:22:00Z"/>
              <w:sz w:val="22"/>
              <w:szCs w:val="22"/>
            </w:rPr>
          </w:pPr>
          <w:ins w:id="149" w:author="MPH" w:date="2011-11-09T23:22:00Z">
            <w:r w:rsidRPr="00CD4854">
              <w:rPr>
                <w:rStyle w:val="Hyperlink"/>
              </w:rPr>
              <w:fldChar w:fldCharType="begin"/>
            </w:r>
            <w:r w:rsidRPr="00CD4854">
              <w:rPr>
                <w:rStyle w:val="Hyperlink"/>
              </w:rPr>
              <w:instrText xml:space="preserve"> </w:instrText>
            </w:r>
            <w:r>
              <w:instrText>HYPERLINK \l "_Toc308644307"</w:instrText>
            </w:r>
            <w:r w:rsidRPr="00CD4854">
              <w:rPr>
                <w:rStyle w:val="Hyperlink"/>
              </w:rPr>
              <w:instrText xml:space="preserve"> </w:instrText>
            </w:r>
            <w:r w:rsidRPr="00CD4854">
              <w:rPr>
                <w:rStyle w:val="Hyperlink"/>
              </w:rPr>
            </w:r>
            <w:r w:rsidRPr="00CD4854">
              <w:rPr>
                <w:rStyle w:val="Hyperlink"/>
              </w:rPr>
              <w:fldChar w:fldCharType="separate"/>
            </w:r>
            <w:r w:rsidRPr="00CD4854">
              <w:rPr>
                <w:rStyle w:val="Hyperlink"/>
              </w:rPr>
              <w:t>6.</w:t>
            </w:r>
            <w:r>
              <w:rPr>
                <w:sz w:val="22"/>
                <w:szCs w:val="22"/>
              </w:rPr>
              <w:tab/>
            </w:r>
            <w:r w:rsidRPr="00CD4854">
              <w:rPr>
                <w:rStyle w:val="Hyperlink"/>
              </w:rPr>
              <w:t>Programmreaktion im Fehlerfall</w:t>
            </w:r>
            <w:r>
              <w:rPr>
                <w:webHidden/>
              </w:rPr>
              <w:tab/>
            </w:r>
            <w:r>
              <w:rPr>
                <w:webHidden/>
              </w:rPr>
              <w:fldChar w:fldCharType="begin"/>
            </w:r>
            <w:r>
              <w:rPr>
                <w:webHidden/>
              </w:rPr>
              <w:instrText xml:space="preserve"> PAGEREF _Toc308644307 \h </w:instrText>
            </w:r>
            <w:r>
              <w:rPr>
                <w:webHidden/>
              </w:rPr>
            </w:r>
          </w:ins>
          <w:r>
            <w:rPr>
              <w:webHidden/>
            </w:rPr>
            <w:fldChar w:fldCharType="separate"/>
          </w:r>
          <w:ins w:id="150" w:author="MPH" w:date="2011-11-09T23:22:00Z">
            <w:r>
              <w:rPr>
                <w:webHidden/>
              </w:rPr>
              <w:t>42</w:t>
            </w:r>
            <w:r>
              <w:rPr>
                <w:webHidden/>
              </w:rPr>
              <w:fldChar w:fldCharType="end"/>
            </w:r>
            <w:r w:rsidRPr="00CD4854">
              <w:rPr>
                <w:rStyle w:val="Hyperlink"/>
              </w:rPr>
              <w:fldChar w:fldCharType="end"/>
            </w:r>
          </w:ins>
        </w:p>
        <w:p w:rsidR="00A9112A" w:rsidRDefault="00A9112A">
          <w:pPr>
            <w:pStyle w:val="Verzeichnis2"/>
            <w:tabs>
              <w:tab w:val="left" w:pos="880"/>
              <w:tab w:val="right" w:leader="dot" w:pos="9062"/>
            </w:tabs>
            <w:rPr>
              <w:ins w:id="151" w:author="MPH" w:date="2011-11-09T23:22:00Z"/>
              <w:noProof/>
              <w:sz w:val="22"/>
            </w:rPr>
          </w:pPr>
          <w:ins w:id="152"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"_Toc308644308"</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6.1.</w:t>
            </w:r>
            <w:r>
              <w:rPr>
                <w:noProof/>
                <w:sz w:val="22"/>
              </w:rPr>
              <w:tab/>
            </w:r>
            <w:r w:rsidRPr="00CD4854">
              <w:rPr>
                <w:rStyle w:val="Hyperlink"/>
                <w:noProof/>
              </w:rPr>
              <w:t>Grundlegendes</w:t>
            </w:r>
            <w:r>
              <w:rPr>
                <w:noProof/>
                <w:webHidden/>
              </w:rPr>
              <w:tab/>
            </w:r>
            <w:r>
              <w:rPr>
                <w:noProof/>
                <w:webHidden/>
              </w:rPr>
              <w:fldChar w:fldCharType="begin"/>
            </w:r>
            <w:r>
              <w:rPr>
                <w:noProof/>
                <w:webHidden/>
              </w:rPr>
              <w:instrText xml:space="preserve"> PAGEREF _Toc308644308 \h </w:instrText>
            </w:r>
            <w:r>
              <w:rPr>
                <w:noProof/>
                <w:webHidden/>
              </w:rPr>
            </w:r>
          </w:ins>
          <w:r>
            <w:rPr>
              <w:noProof/>
              <w:webHidden/>
            </w:rPr>
            <w:fldChar w:fldCharType="separate"/>
          </w:r>
          <w:ins w:id="153" w:author="MPH" w:date="2011-11-09T23:22:00Z">
            <w:r>
              <w:rPr>
                <w:noProof/>
                <w:webHidden/>
              </w:rPr>
              <w:t>43</w:t>
            </w:r>
            <w:r>
              <w:rPr>
                <w:noProof/>
                <w:webHidden/>
              </w:rPr>
              <w:fldChar w:fldCharType="end"/>
            </w:r>
            <w:r w:rsidRPr="00CD4854">
              <w:rPr>
                <w:rStyle w:val="Hyperlink"/>
                <w:noProof/>
              </w:rPr>
              <w:fldChar w:fldCharType="end"/>
            </w:r>
          </w:ins>
        </w:p>
        <w:p w:rsidR="00A9112A" w:rsidRDefault="00A9112A">
          <w:pPr>
            <w:pStyle w:val="Verzeichnis2"/>
            <w:tabs>
              <w:tab w:val="left" w:pos="880"/>
              <w:tab w:val="right" w:leader="dot" w:pos="9062"/>
            </w:tabs>
            <w:rPr>
              <w:ins w:id="154" w:author="MPH" w:date="2011-11-09T23:22:00Z"/>
              <w:noProof/>
              <w:sz w:val="22"/>
            </w:rPr>
          </w:pPr>
          <w:ins w:id="155"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"_Toc308644309"</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6.2.</w:t>
            </w:r>
            <w:r>
              <w:rPr>
                <w:noProof/>
                <w:sz w:val="22"/>
              </w:rPr>
              <w:tab/>
            </w:r>
            <w:r w:rsidRPr="00CD4854">
              <w:rPr>
                <w:rStyle w:val="Hyperlink"/>
                <w:noProof/>
              </w:rPr>
              <w:t>Existierendes Problem Handling</w:t>
            </w:r>
            <w:r>
              <w:rPr>
                <w:noProof/>
                <w:webHidden/>
              </w:rPr>
              <w:tab/>
            </w:r>
            <w:r>
              <w:rPr>
                <w:noProof/>
                <w:webHidden/>
              </w:rPr>
              <w:fldChar w:fldCharType="begin"/>
            </w:r>
            <w:r>
              <w:rPr>
                <w:noProof/>
                <w:webHidden/>
              </w:rPr>
              <w:instrText xml:space="preserve"> PAGEREF _Toc308644309 \h </w:instrText>
            </w:r>
            <w:r>
              <w:rPr>
                <w:noProof/>
                <w:webHidden/>
              </w:rPr>
            </w:r>
          </w:ins>
          <w:r>
            <w:rPr>
              <w:noProof/>
              <w:webHidden/>
            </w:rPr>
            <w:fldChar w:fldCharType="separate"/>
          </w:r>
          <w:ins w:id="156" w:author="MPH" w:date="2011-11-09T23:22:00Z">
            <w:r>
              <w:rPr>
                <w:noProof/>
                <w:webHidden/>
              </w:rPr>
              <w:t>43</w:t>
            </w:r>
            <w:r>
              <w:rPr>
                <w:noProof/>
                <w:webHidden/>
              </w:rPr>
              <w:fldChar w:fldCharType="end"/>
            </w:r>
            <w:r w:rsidRPr="00CD4854">
              <w:rPr>
                <w:rStyle w:val="Hyperlink"/>
                <w:noProof/>
              </w:rPr>
              <w:fldChar w:fldCharType="end"/>
            </w:r>
          </w:ins>
        </w:p>
        <w:p w:rsidR="00A9112A" w:rsidRDefault="00A9112A">
          <w:pPr>
            <w:pStyle w:val="Verzeichnis2"/>
            <w:tabs>
              <w:tab w:val="left" w:pos="880"/>
              <w:tab w:val="right" w:leader="dot" w:pos="9062"/>
            </w:tabs>
            <w:rPr>
              <w:ins w:id="157" w:author="MPH" w:date="2011-11-09T23:22:00Z"/>
              <w:noProof/>
              <w:sz w:val="22"/>
            </w:rPr>
          </w:pPr>
          <w:ins w:id="158" w:author="MPH" w:date="2011-11-09T23:22:00Z">
            <w:r w:rsidRPr="00CD4854">
              <w:rPr>
                <w:rStyle w:val="Hyperlink"/>
                <w:noProof/>
              </w:rPr>
              <w:fldChar w:fldCharType="begin"/>
            </w:r>
            <w:r w:rsidRPr="00CD4854">
              <w:rPr>
                <w:rStyle w:val="Hyperlink"/>
                <w:noProof/>
              </w:rPr>
              <w:instrText xml:space="preserve"> </w:instrText>
            </w:r>
            <w:r>
              <w:rPr>
                <w:noProof/>
              </w:rPr>
              <w:instrText>HYPERLINK \l "_Toc308644310"</w:instrText>
            </w:r>
            <w:r w:rsidRPr="00CD4854">
              <w:rPr>
                <w:rStyle w:val="Hyperlink"/>
                <w:noProof/>
              </w:rPr>
              <w:instrText xml:space="preserve"> </w:instrText>
            </w:r>
            <w:r w:rsidRPr="00CD4854">
              <w:rPr>
                <w:rStyle w:val="Hyperlink"/>
                <w:noProof/>
              </w:rPr>
            </w:r>
            <w:r w:rsidRPr="00CD4854">
              <w:rPr>
                <w:rStyle w:val="Hyperlink"/>
                <w:noProof/>
              </w:rPr>
              <w:fldChar w:fldCharType="separate"/>
            </w:r>
            <w:r w:rsidRPr="00CD4854">
              <w:rPr>
                <w:rStyle w:val="Hyperlink"/>
                <w:noProof/>
              </w:rPr>
              <w:t>6.3.</w:t>
            </w:r>
            <w:r>
              <w:rPr>
                <w:noProof/>
                <w:sz w:val="22"/>
              </w:rPr>
              <w:tab/>
            </w:r>
            <w:r w:rsidRPr="00CD4854">
              <w:rPr>
                <w:rStyle w:val="Hyperlink"/>
                <w:noProof/>
              </w:rPr>
              <w:t>Gewolltes Verhalten</w:t>
            </w:r>
            <w:r>
              <w:rPr>
                <w:noProof/>
                <w:webHidden/>
              </w:rPr>
              <w:tab/>
            </w:r>
            <w:r>
              <w:rPr>
                <w:noProof/>
                <w:webHidden/>
              </w:rPr>
              <w:fldChar w:fldCharType="begin"/>
            </w:r>
            <w:r>
              <w:rPr>
                <w:noProof/>
                <w:webHidden/>
              </w:rPr>
              <w:instrText xml:space="preserve"> PAGEREF _Toc308644310 \h </w:instrText>
            </w:r>
            <w:r>
              <w:rPr>
                <w:noProof/>
                <w:webHidden/>
              </w:rPr>
            </w:r>
          </w:ins>
          <w:r>
            <w:rPr>
              <w:noProof/>
              <w:webHidden/>
            </w:rPr>
            <w:fldChar w:fldCharType="separate"/>
          </w:r>
          <w:ins w:id="159" w:author="MPH" w:date="2011-11-09T23:22:00Z">
            <w:r>
              <w:rPr>
                <w:noProof/>
                <w:webHidden/>
              </w:rPr>
              <w:t>44</w:t>
            </w:r>
            <w:r>
              <w:rPr>
                <w:noProof/>
                <w:webHidden/>
              </w:rPr>
              <w:fldChar w:fldCharType="end"/>
            </w:r>
            <w:r w:rsidRPr="00CD4854">
              <w:rPr>
                <w:rStyle w:val="Hyperlink"/>
                <w:noProof/>
              </w:rPr>
              <w:fldChar w:fldCharType="end"/>
            </w:r>
          </w:ins>
        </w:p>
        <w:p w:rsidR="00A9112A" w:rsidRDefault="00A9112A">
          <w:pPr>
            <w:pStyle w:val="Verzeichnis1"/>
            <w:rPr>
              <w:ins w:id="160" w:author="MPH" w:date="2011-11-09T23:22:00Z"/>
              <w:sz w:val="22"/>
              <w:szCs w:val="22"/>
            </w:rPr>
          </w:pPr>
          <w:ins w:id="161" w:author="MPH" w:date="2011-11-09T23:22:00Z">
            <w:r w:rsidRPr="00CD4854">
              <w:rPr>
                <w:rStyle w:val="Hyperlink"/>
              </w:rPr>
              <w:fldChar w:fldCharType="begin"/>
            </w:r>
            <w:r w:rsidRPr="00CD4854">
              <w:rPr>
                <w:rStyle w:val="Hyperlink"/>
              </w:rPr>
              <w:instrText xml:space="preserve"> </w:instrText>
            </w:r>
            <w:r>
              <w:instrText>HYPERLINK \l "_Toc308644311"</w:instrText>
            </w:r>
            <w:r w:rsidRPr="00CD4854">
              <w:rPr>
                <w:rStyle w:val="Hyperlink"/>
              </w:rPr>
              <w:instrText xml:space="preserve"> </w:instrText>
            </w:r>
            <w:r w:rsidRPr="00CD4854">
              <w:rPr>
                <w:rStyle w:val="Hyperlink"/>
              </w:rPr>
            </w:r>
            <w:r w:rsidRPr="00CD4854">
              <w:rPr>
                <w:rStyle w:val="Hyperlink"/>
              </w:rPr>
              <w:fldChar w:fldCharType="separate"/>
            </w:r>
            <w:r w:rsidRPr="00CD4854">
              <w:rPr>
                <w:rStyle w:val="Hyperlink"/>
              </w:rPr>
              <w:t>Dokumentversionen</w:t>
            </w:r>
            <w:r>
              <w:rPr>
                <w:webHidden/>
              </w:rPr>
              <w:tab/>
            </w:r>
            <w:r>
              <w:rPr>
                <w:webHidden/>
              </w:rPr>
              <w:fldChar w:fldCharType="begin"/>
            </w:r>
            <w:r>
              <w:rPr>
                <w:webHidden/>
              </w:rPr>
              <w:instrText xml:space="preserve"> PAGEREF _Toc308644311 \h </w:instrText>
            </w:r>
            <w:r>
              <w:rPr>
                <w:webHidden/>
              </w:rPr>
            </w:r>
          </w:ins>
          <w:r>
            <w:rPr>
              <w:webHidden/>
            </w:rPr>
            <w:fldChar w:fldCharType="separate"/>
          </w:r>
          <w:ins w:id="162" w:author="MPH" w:date="2011-11-09T23:22:00Z">
            <w:r>
              <w:rPr>
                <w:webHidden/>
              </w:rPr>
              <w:t>45</w:t>
            </w:r>
            <w:r>
              <w:rPr>
                <w:webHidden/>
              </w:rPr>
              <w:fldChar w:fldCharType="end"/>
            </w:r>
            <w:r w:rsidRPr="00CD4854">
              <w:rPr>
                <w:rStyle w:val="Hyperlink"/>
              </w:rPr>
              <w:fldChar w:fldCharType="end"/>
            </w:r>
          </w:ins>
        </w:p>
        <w:p w:rsidR="003358B5" w:rsidDel="00A9112A" w:rsidRDefault="003358B5">
          <w:pPr>
            <w:pStyle w:val="Verzeichnis1"/>
            <w:rPr>
              <w:del w:id="163" w:author="MPH" w:date="2011-11-09T23:22:00Z"/>
              <w:sz w:val="22"/>
              <w:szCs w:val="22"/>
            </w:rPr>
          </w:pPr>
          <w:del w:id="164" w:author="MPH" w:date="2011-11-09T23:22:00Z">
            <w:r w:rsidRPr="00A9112A" w:rsidDel="00A9112A">
              <w:delText>1.</w:delText>
            </w:r>
            <w:r w:rsidDel="00A9112A">
              <w:rPr>
                <w:sz w:val="22"/>
                <w:szCs w:val="22"/>
              </w:rPr>
              <w:tab/>
            </w:r>
            <w:r w:rsidRPr="00A9112A" w:rsidDel="00A9112A">
              <w:delText>Einführung</w:delText>
            </w:r>
            <w:r w:rsidDel="00A9112A">
              <w:rPr>
                <w:webHidden/>
              </w:rPr>
              <w:tab/>
            </w:r>
          </w:del>
          <w:ins w:id="165" w:author="Jonas" w:date="2011-11-07T00:13:00Z">
            <w:del w:id="166" w:author="MPH" w:date="2011-11-09T23:22:00Z">
              <w:r w:rsidR="006844C3" w:rsidDel="00A9112A">
                <w:rPr>
                  <w:webHidden/>
                </w:rPr>
                <w:delText>5</w:delText>
              </w:r>
            </w:del>
          </w:ins>
          <w:del w:id="167" w:author="MPH" w:date="2011-11-09T23:22:00Z">
            <w:r w:rsidDel="00A9112A">
              <w:rPr>
                <w:webHidden/>
              </w:rPr>
              <w:delText>4</w:delText>
            </w:r>
          </w:del>
        </w:p>
        <w:p w:rsidR="003358B5" w:rsidDel="00A9112A" w:rsidRDefault="003358B5">
          <w:pPr>
            <w:pStyle w:val="Verzeichnis1"/>
            <w:rPr>
              <w:del w:id="168" w:author="MPH" w:date="2011-11-09T23:22:00Z"/>
              <w:sz w:val="22"/>
              <w:szCs w:val="22"/>
            </w:rPr>
          </w:pPr>
          <w:del w:id="169" w:author="MPH" w:date="2011-11-09T23:22:00Z">
            <w:r w:rsidRPr="00A9112A" w:rsidDel="00A9112A">
              <w:delText>2.</w:delText>
            </w:r>
            <w:r w:rsidDel="00A9112A">
              <w:rPr>
                <w:sz w:val="22"/>
                <w:szCs w:val="22"/>
              </w:rPr>
              <w:tab/>
            </w:r>
            <w:r w:rsidRPr="00A9112A" w:rsidDel="00A9112A">
              <w:delText>Systemübersicht</w:delText>
            </w:r>
            <w:r w:rsidDel="00A9112A">
              <w:rPr>
                <w:webHidden/>
              </w:rPr>
              <w:tab/>
            </w:r>
          </w:del>
          <w:ins w:id="170" w:author="Jonas" w:date="2011-11-07T00:13:00Z">
            <w:del w:id="171" w:author="MPH" w:date="2011-11-09T23:22:00Z">
              <w:r w:rsidR="006844C3" w:rsidDel="00A9112A">
                <w:rPr>
                  <w:webHidden/>
                </w:rPr>
                <w:delText>6</w:delText>
              </w:r>
            </w:del>
          </w:ins>
          <w:del w:id="172" w:author="MPH" w:date="2011-11-09T23:22:00Z">
            <w:r w:rsidDel="00A9112A">
              <w:rPr>
                <w:webHidden/>
              </w:rPr>
              <w:delText>5</w:delText>
            </w:r>
          </w:del>
        </w:p>
        <w:p w:rsidR="003358B5" w:rsidDel="00A9112A" w:rsidRDefault="003358B5">
          <w:pPr>
            <w:pStyle w:val="Verzeichnis2"/>
            <w:tabs>
              <w:tab w:val="left" w:pos="880"/>
              <w:tab w:val="right" w:leader="dot" w:pos="9062"/>
            </w:tabs>
            <w:rPr>
              <w:del w:id="173" w:author="MPH" w:date="2011-11-09T23:22:00Z"/>
              <w:noProof/>
              <w:sz w:val="22"/>
            </w:rPr>
          </w:pPr>
          <w:del w:id="174" w:author="MPH" w:date="2011-11-09T23:22:00Z">
            <w:r w:rsidRPr="00A9112A" w:rsidDel="00A9112A">
              <w:rPr>
                <w:noProof/>
              </w:rPr>
              <w:delText>2.1.</w:delText>
            </w:r>
            <w:r w:rsidDel="00A9112A">
              <w:rPr>
                <w:noProof/>
                <w:sz w:val="22"/>
              </w:rPr>
              <w:tab/>
            </w:r>
            <w:r w:rsidRPr="00A9112A" w:rsidDel="00A9112A">
              <w:rPr>
                <w:noProof/>
              </w:rPr>
              <w:delText>Systemumgebung</w:delText>
            </w:r>
            <w:r w:rsidDel="00A9112A">
              <w:rPr>
                <w:noProof/>
                <w:webHidden/>
              </w:rPr>
              <w:tab/>
            </w:r>
          </w:del>
          <w:ins w:id="175" w:author="Jonas" w:date="2011-11-07T00:13:00Z">
            <w:del w:id="176" w:author="MPH" w:date="2011-11-09T23:22:00Z">
              <w:r w:rsidR="006844C3" w:rsidDel="00A9112A">
                <w:rPr>
                  <w:noProof/>
                  <w:webHidden/>
                </w:rPr>
                <w:delText>6</w:delText>
              </w:r>
            </w:del>
          </w:ins>
          <w:del w:id="177" w:author="MPH" w:date="2011-11-09T23:22:00Z">
            <w:r w:rsidDel="00A9112A">
              <w:rPr>
                <w:noProof/>
                <w:webHidden/>
              </w:rPr>
              <w:delText>5</w:delText>
            </w:r>
          </w:del>
        </w:p>
        <w:p w:rsidR="003358B5" w:rsidDel="00A9112A" w:rsidRDefault="003358B5">
          <w:pPr>
            <w:pStyle w:val="Verzeichnis2"/>
            <w:tabs>
              <w:tab w:val="left" w:pos="880"/>
              <w:tab w:val="right" w:leader="dot" w:pos="9062"/>
            </w:tabs>
            <w:rPr>
              <w:del w:id="178" w:author="MPH" w:date="2011-11-09T23:22:00Z"/>
              <w:noProof/>
              <w:sz w:val="22"/>
            </w:rPr>
          </w:pPr>
          <w:del w:id="179" w:author="MPH" w:date="2011-11-09T23:22:00Z">
            <w:r w:rsidRPr="00A9112A" w:rsidDel="00A9112A">
              <w:rPr>
                <w:noProof/>
              </w:rPr>
              <w:delText>2.2.</w:delText>
            </w:r>
            <w:r w:rsidDel="00A9112A">
              <w:rPr>
                <w:noProof/>
                <w:sz w:val="22"/>
              </w:rPr>
              <w:tab/>
            </w:r>
            <w:r w:rsidRPr="00A9112A" w:rsidDel="00A9112A">
              <w:rPr>
                <w:noProof/>
              </w:rPr>
              <w:delText>Hardwareumgebung</w:delText>
            </w:r>
            <w:r w:rsidDel="00A9112A">
              <w:rPr>
                <w:noProof/>
                <w:webHidden/>
              </w:rPr>
              <w:tab/>
            </w:r>
          </w:del>
          <w:ins w:id="180" w:author="Jonas" w:date="2011-11-07T00:13:00Z">
            <w:del w:id="181" w:author="MPH" w:date="2011-11-09T23:22:00Z">
              <w:r w:rsidR="006844C3" w:rsidDel="00A9112A">
                <w:rPr>
                  <w:noProof/>
                  <w:webHidden/>
                </w:rPr>
                <w:delText>6</w:delText>
              </w:r>
            </w:del>
          </w:ins>
          <w:del w:id="182" w:author="MPH" w:date="2011-11-09T23:22:00Z">
            <w:r w:rsidDel="00A9112A">
              <w:rPr>
                <w:noProof/>
                <w:webHidden/>
              </w:rPr>
              <w:delText>5</w:delText>
            </w:r>
          </w:del>
        </w:p>
        <w:p w:rsidR="003358B5" w:rsidDel="00A9112A" w:rsidRDefault="003358B5">
          <w:pPr>
            <w:pStyle w:val="Verzeichnis2"/>
            <w:tabs>
              <w:tab w:val="left" w:pos="880"/>
              <w:tab w:val="right" w:leader="dot" w:pos="9062"/>
            </w:tabs>
            <w:rPr>
              <w:del w:id="183" w:author="MPH" w:date="2011-11-09T23:22:00Z"/>
              <w:noProof/>
              <w:sz w:val="22"/>
            </w:rPr>
          </w:pPr>
          <w:del w:id="184" w:author="MPH" w:date="2011-11-09T23:22:00Z">
            <w:r w:rsidRPr="00A9112A" w:rsidDel="00A9112A">
              <w:rPr>
                <w:noProof/>
              </w:rPr>
              <w:delText>2.3.</w:delText>
            </w:r>
            <w:r w:rsidDel="00A9112A">
              <w:rPr>
                <w:noProof/>
                <w:sz w:val="22"/>
              </w:rPr>
              <w:tab/>
            </w:r>
            <w:r w:rsidRPr="00A9112A" w:rsidDel="00A9112A">
              <w:rPr>
                <w:noProof/>
              </w:rPr>
              <w:delText>Softwareumgebung</w:delText>
            </w:r>
            <w:r w:rsidDel="00A9112A">
              <w:rPr>
                <w:noProof/>
                <w:webHidden/>
              </w:rPr>
              <w:tab/>
            </w:r>
            <w:r w:rsidR="006844C3" w:rsidDel="00A9112A">
              <w:rPr>
                <w:noProof/>
                <w:webHidden/>
              </w:rPr>
              <w:delText>6</w:delText>
            </w:r>
          </w:del>
        </w:p>
        <w:p w:rsidR="003358B5" w:rsidDel="00A9112A" w:rsidRDefault="003358B5">
          <w:pPr>
            <w:pStyle w:val="Verzeichnis1"/>
            <w:rPr>
              <w:del w:id="185" w:author="MPH" w:date="2011-11-09T23:22:00Z"/>
              <w:sz w:val="22"/>
              <w:szCs w:val="22"/>
            </w:rPr>
          </w:pPr>
          <w:del w:id="186" w:author="MPH" w:date="2011-11-09T23:22:00Z">
            <w:r w:rsidRPr="00A9112A" w:rsidDel="00A9112A">
              <w:delText>3.</w:delText>
            </w:r>
            <w:r w:rsidDel="00A9112A">
              <w:rPr>
                <w:sz w:val="22"/>
                <w:szCs w:val="22"/>
              </w:rPr>
              <w:tab/>
            </w:r>
            <w:r w:rsidRPr="00A9112A" w:rsidDel="00A9112A">
              <w:delText>Architekturkonzept</w:delText>
            </w:r>
            <w:r w:rsidDel="00A9112A">
              <w:rPr>
                <w:webHidden/>
              </w:rPr>
              <w:tab/>
            </w:r>
            <w:r w:rsidR="006844C3" w:rsidDel="00A9112A">
              <w:rPr>
                <w:webHidden/>
              </w:rPr>
              <w:delText>6</w:delText>
            </w:r>
          </w:del>
        </w:p>
        <w:p w:rsidR="003358B5" w:rsidDel="00A9112A" w:rsidRDefault="003358B5">
          <w:pPr>
            <w:pStyle w:val="Verzeichnis2"/>
            <w:tabs>
              <w:tab w:val="left" w:pos="880"/>
              <w:tab w:val="right" w:leader="dot" w:pos="9062"/>
            </w:tabs>
            <w:rPr>
              <w:del w:id="187" w:author="MPH" w:date="2011-11-09T23:22:00Z"/>
              <w:noProof/>
              <w:sz w:val="22"/>
            </w:rPr>
          </w:pPr>
          <w:del w:id="188" w:author="MPH" w:date="2011-11-09T23:22:00Z">
            <w:r w:rsidRPr="00A9112A" w:rsidDel="00A9112A">
              <w:rPr>
                <w:noProof/>
              </w:rPr>
              <w:delText>3.1.</w:delText>
            </w:r>
            <w:r w:rsidDel="00A9112A">
              <w:rPr>
                <w:noProof/>
                <w:sz w:val="22"/>
              </w:rPr>
              <w:tab/>
            </w:r>
            <w:r w:rsidRPr="00A9112A" w:rsidDel="00A9112A">
              <w:rPr>
                <w:noProof/>
              </w:rPr>
              <w:delText>(erweiterte) Architekturübersicht</w:delText>
            </w:r>
            <w:r w:rsidDel="00A9112A">
              <w:rPr>
                <w:noProof/>
                <w:webHidden/>
              </w:rPr>
              <w:tab/>
            </w:r>
          </w:del>
          <w:ins w:id="189" w:author="Jonas" w:date="2011-11-07T00:13:00Z">
            <w:del w:id="190" w:author="MPH" w:date="2011-11-09T23:22:00Z">
              <w:r w:rsidR="006844C3" w:rsidDel="00A9112A">
                <w:rPr>
                  <w:noProof/>
                  <w:webHidden/>
                </w:rPr>
                <w:delText>7</w:delText>
              </w:r>
            </w:del>
          </w:ins>
          <w:del w:id="191" w:author="MPH" w:date="2011-11-09T23:22:00Z">
            <w:r w:rsidDel="00A9112A">
              <w:rPr>
                <w:noProof/>
                <w:webHidden/>
              </w:rPr>
              <w:delText>6</w:delText>
            </w:r>
          </w:del>
        </w:p>
        <w:p w:rsidR="003358B5" w:rsidDel="00A9112A" w:rsidRDefault="003358B5">
          <w:pPr>
            <w:pStyle w:val="Verzeichnis2"/>
            <w:tabs>
              <w:tab w:val="left" w:pos="880"/>
              <w:tab w:val="right" w:leader="dot" w:pos="9062"/>
            </w:tabs>
            <w:rPr>
              <w:del w:id="192" w:author="MPH" w:date="2011-11-09T23:22:00Z"/>
              <w:noProof/>
              <w:sz w:val="22"/>
            </w:rPr>
          </w:pPr>
          <w:del w:id="193" w:author="MPH" w:date="2011-11-09T23:22:00Z">
            <w:r w:rsidRPr="00A9112A" w:rsidDel="00A9112A">
              <w:rPr>
                <w:noProof/>
              </w:rPr>
              <w:delText>3.2.</w:delText>
            </w:r>
            <w:r w:rsidDel="00A9112A">
              <w:rPr>
                <w:noProof/>
                <w:sz w:val="22"/>
              </w:rPr>
              <w:tab/>
            </w:r>
            <w:r w:rsidRPr="00A9112A" w:rsidDel="00A9112A">
              <w:rPr>
                <w:noProof/>
              </w:rPr>
              <w:delText>Änderungen an der grafischen Oberfläche</w:delText>
            </w:r>
            <w:r w:rsidDel="00A9112A">
              <w:rPr>
                <w:noProof/>
                <w:webHidden/>
              </w:rPr>
              <w:tab/>
            </w:r>
          </w:del>
          <w:ins w:id="194" w:author="Jonas" w:date="2011-11-07T00:13:00Z">
            <w:del w:id="195" w:author="MPH" w:date="2011-11-09T23:22:00Z">
              <w:r w:rsidR="006844C3" w:rsidDel="00A9112A">
                <w:rPr>
                  <w:noProof/>
                  <w:webHidden/>
                </w:rPr>
                <w:delText>7</w:delText>
              </w:r>
            </w:del>
          </w:ins>
          <w:del w:id="196" w:author="MPH" w:date="2011-11-09T23:22:00Z">
            <w:r w:rsidDel="00A9112A">
              <w:rPr>
                <w:noProof/>
                <w:webHidden/>
              </w:rPr>
              <w:delText>6</w:delText>
            </w:r>
          </w:del>
        </w:p>
        <w:p w:rsidR="003358B5" w:rsidDel="00A9112A" w:rsidRDefault="003358B5">
          <w:pPr>
            <w:pStyle w:val="Verzeichnis3"/>
            <w:tabs>
              <w:tab w:val="left" w:pos="1320"/>
              <w:tab w:val="right" w:leader="dot" w:pos="9062"/>
            </w:tabs>
            <w:rPr>
              <w:del w:id="197" w:author="MPH" w:date="2011-11-09T23:22:00Z"/>
              <w:noProof/>
              <w:sz w:val="22"/>
            </w:rPr>
          </w:pPr>
          <w:del w:id="198" w:author="MPH" w:date="2011-11-09T23:22:00Z">
            <w:r w:rsidRPr="00A9112A" w:rsidDel="00A9112A">
              <w:rPr>
                <w:noProof/>
              </w:rPr>
              <w:lastRenderedPageBreak/>
              <w:delText>3.2.1.</w:delText>
            </w:r>
            <w:r w:rsidDel="00A9112A">
              <w:rPr>
                <w:noProof/>
                <w:sz w:val="22"/>
              </w:rPr>
              <w:tab/>
            </w:r>
            <w:r w:rsidRPr="00A9112A" w:rsidDel="00A9112A">
              <w:rPr>
                <w:noProof/>
              </w:rPr>
              <w:delText>Einführung</w:delText>
            </w:r>
            <w:r w:rsidDel="00A9112A">
              <w:rPr>
                <w:noProof/>
                <w:webHidden/>
              </w:rPr>
              <w:tab/>
            </w:r>
          </w:del>
          <w:ins w:id="199" w:author="Jonas" w:date="2011-11-07T00:13:00Z">
            <w:del w:id="200" w:author="MPH" w:date="2011-11-09T23:22:00Z">
              <w:r w:rsidR="006844C3" w:rsidDel="00A9112A">
                <w:rPr>
                  <w:noProof/>
                  <w:webHidden/>
                </w:rPr>
                <w:delText>7</w:delText>
              </w:r>
            </w:del>
          </w:ins>
          <w:del w:id="201" w:author="MPH" w:date="2011-11-09T23:22:00Z">
            <w:r w:rsidDel="00A9112A">
              <w:rPr>
                <w:noProof/>
                <w:webHidden/>
              </w:rPr>
              <w:delText>6</w:delText>
            </w:r>
          </w:del>
        </w:p>
        <w:p w:rsidR="003358B5" w:rsidDel="00A9112A" w:rsidRDefault="003358B5">
          <w:pPr>
            <w:pStyle w:val="Verzeichnis3"/>
            <w:tabs>
              <w:tab w:val="left" w:pos="1320"/>
              <w:tab w:val="right" w:leader="dot" w:pos="9062"/>
            </w:tabs>
            <w:rPr>
              <w:del w:id="202" w:author="MPH" w:date="2011-11-09T23:22:00Z"/>
              <w:noProof/>
              <w:sz w:val="22"/>
            </w:rPr>
          </w:pPr>
          <w:del w:id="203" w:author="MPH" w:date="2011-11-09T23:22:00Z">
            <w:r w:rsidRPr="00A9112A" w:rsidDel="00A9112A">
              <w:rPr>
                <w:noProof/>
              </w:rPr>
              <w:delText>3.2.2.</w:delText>
            </w:r>
            <w:r w:rsidDel="00A9112A">
              <w:rPr>
                <w:noProof/>
                <w:sz w:val="22"/>
              </w:rPr>
              <w:tab/>
            </w:r>
            <w:r w:rsidRPr="00A9112A" w:rsidDel="00A9112A">
              <w:rPr>
                <w:noProof/>
              </w:rPr>
              <w:delText>Aufbau Allgemein</w:delText>
            </w:r>
            <w:r w:rsidDel="00A9112A">
              <w:rPr>
                <w:noProof/>
                <w:webHidden/>
              </w:rPr>
              <w:tab/>
            </w:r>
            <w:r w:rsidR="006844C3" w:rsidDel="00A9112A">
              <w:rPr>
                <w:noProof/>
                <w:webHidden/>
              </w:rPr>
              <w:delText>7</w:delText>
            </w:r>
          </w:del>
        </w:p>
        <w:p w:rsidR="003358B5" w:rsidDel="00A9112A" w:rsidRDefault="003358B5">
          <w:pPr>
            <w:pStyle w:val="Verzeichnis3"/>
            <w:tabs>
              <w:tab w:val="left" w:pos="1320"/>
              <w:tab w:val="right" w:leader="dot" w:pos="9062"/>
            </w:tabs>
            <w:rPr>
              <w:del w:id="204" w:author="MPH" w:date="2011-11-09T23:22:00Z"/>
              <w:noProof/>
              <w:sz w:val="22"/>
            </w:rPr>
          </w:pPr>
          <w:del w:id="205" w:author="MPH" w:date="2011-11-09T23:22:00Z">
            <w:r w:rsidRPr="00A9112A" w:rsidDel="00A9112A">
              <w:rPr>
                <w:noProof/>
              </w:rPr>
              <w:delText>3.2.3.</w:delText>
            </w:r>
            <w:r w:rsidDel="00A9112A">
              <w:rPr>
                <w:noProof/>
                <w:sz w:val="22"/>
              </w:rPr>
              <w:tab/>
            </w:r>
            <w:r w:rsidRPr="00A9112A" w:rsidDel="00A9112A">
              <w:rPr>
                <w:noProof/>
              </w:rPr>
              <w:delText>Fenstertitel</w:delText>
            </w:r>
            <w:r w:rsidDel="00A9112A">
              <w:rPr>
                <w:noProof/>
                <w:webHidden/>
              </w:rPr>
              <w:tab/>
            </w:r>
          </w:del>
          <w:ins w:id="206" w:author="Jonas" w:date="2011-11-07T00:13:00Z">
            <w:del w:id="207" w:author="MPH" w:date="2011-11-09T23:22:00Z">
              <w:r w:rsidR="006844C3" w:rsidDel="00A9112A">
                <w:rPr>
                  <w:noProof/>
                  <w:webHidden/>
                </w:rPr>
                <w:delText>8</w:delText>
              </w:r>
            </w:del>
          </w:ins>
          <w:del w:id="208" w:author="MPH" w:date="2011-11-09T23:22:00Z">
            <w:r w:rsidDel="00A9112A">
              <w:rPr>
                <w:noProof/>
                <w:webHidden/>
              </w:rPr>
              <w:delText>7</w:delText>
            </w:r>
          </w:del>
        </w:p>
        <w:p w:rsidR="003358B5" w:rsidDel="00A9112A" w:rsidRDefault="003358B5">
          <w:pPr>
            <w:pStyle w:val="Verzeichnis3"/>
            <w:tabs>
              <w:tab w:val="left" w:pos="1320"/>
              <w:tab w:val="right" w:leader="dot" w:pos="9062"/>
            </w:tabs>
            <w:rPr>
              <w:del w:id="209" w:author="MPH" w:date="2011-11-09T23:22:00Z"/>
              <w:noProof/>
              <w:sz w:val="22"/>
            </w:rPr>
          </w:pPr>
          <w:del w:id="210" w:author="MPH" w:date="2011-11-09T23:22:00Z">
            <w:r w:rsidRPr="00A9112A" w:rsidDel="00A9112A">
              <w:rPr>
                <w:noProof/>
              </w:rPr>
              <w:delText>3.2.4.</w:delText>
            </w:r>
            <w:r w:rsidDel="00A9112A">
              <w:rPr>
                <w:noProof/>
                <w:sz w:val="22"/>
              </w:rPr>
              <w:tab/>
            </w:r>
            <w:r w:rsidRPr="00A9112A" w:rsidDel="00A9112A">
              <w:rPr>
                <w:noProof/>
              </w:rPr>
              <w:delText>Menü</w:delText>
            </w:r>
            <w:r w:rsidDel="00A9112A">
              <w:rPr>
                <w:noProof/>
                <w:webHidden/>
              </w:rPr>
              <w:tab/>
            </w:r>
          </w:del>
          <w:ins w:id="211" w:author="Jonas" w:date="2011-11-07T00:13:00Z">
            <w:del w:id="212" w:author="MPH" w:date="2011-11-09T23:22:00Z">
              <w:r w:rsidR="006844C3" w:rsidDel="00A9112A">
                <w:rPr>
                  <w:noProof/>
                  <w:webHidden/>
                </w:rPr>
                <w:delText>9</w:delText>
              </w:r>
            </w:del>
          </w:ins>
          <w:del w:id="213" w:author="MPH" w:date="2011-11-09T23:22:00Z">
            <w:r w:rsidDel="00A9112A">
              <w:rPr>
                <w:noProof/>
                <w:webHidden/>
              </w:rPr>
              <w:delText>8</w:delText>
            </w:r>
          </w:del>
        </w:p>
        <w:p w:rsidR="003358B5" w:rsidDel="00A9112A" w:rsidRDefault="003358B5">
          <w:pPr>
            <w:pStyle w:val="Verzeichnis3"/>
            <w:tabs>
              <w:tab w:val="left" w:pos="1320"/>
              <w:tab w:val="right" w:leader="dot" w:pos="9062"/>
            </w:tabs>
            <w:rPr>
              <w:del w:id="214" w:author="MPH" w:date="2011-11-09T23:22:00Z"/>
              <w:noProof/>
              <w:sz w:val="22"/>
            </w:rPr>
          </w:pPr>
          <w:del w:id="215" w:author="MPH" w:date="2011-11-09T23:22:00Z">
            <w:r w:rsidRPr="00A9112A" w:rsidDel="00A9112A">
              <w:rPr>
                <w:noProof/>
              </w:rPr>
              <w:delText>3.2.5.</w:delText>
            </w:r>
            <w:r w:rsidDel="00A9112A">
              <w:rPr>
                <w:noProof/>
                <w:sz w:val="22"/>
              </w:rPr>
              <w:tab/>
            </w:r>
            <w:r w:rsidRPr="00A9112A" w:rsidDel="00A9112A">
              <w:rPr>
                <w:noProof/>
              </w:rPr>
              <w:delText>Tableiste</w:delText>
            </w:r>
            <w:r w:rsidDel="00A9112A">
              <w:rPr>
                <w:noProof/>
                <w:webHidden/>
              </w:rPr>
              <w:tab/>
            </w:r>
          </w:del>
          <w:ins w:id="216" w:author="Jonas" w:date="2011-11-07T00:13:00Z">
            <w:del w:id="217" w:author="MPH" w:date="2011-11-09T23:22:00Z">
              <w:r w:rsidR="006844C3" w:rsidDel="00A9112A">
                <w:rPr>
                  <w:noProof/>
                  <w:webHidden/>
                </w:rPr>
                <w:delText>11</w:delText>
              </w:r>
            </w:del>
          </w:ins>
          <w:del w:id="218" w:author="MPH" w:date="2011-11-09T23:22:00Z">
            <w:r w:rsidDel="00A9112A">
              <w:rPr>
                <w:noProof/>
                <w:webHidden/>
              </w:rPr>
              <w:delText>10</w:delText>
            </w:r>
          </w:del>
        </w:p>
        <w:p w:rsidR="003358B5" w:rsidDel="00A9112A" w:rsidRDefault="003358B5">
          <w:pPr>
            <w:pStyle w:val="Verzeichnis3"/>
            <w:tabs>
              <w:tab w:val="left" w:pos="1320"/>
              <w:tab w:val="right" w:leader="dot" w:pos="9062"/>
            </w:tabs>
            <w:rPr>
              <w:del w:id="219" w:author="MPH" w:date="2011-11-09T23:22:00Z"/>
              <w:noProof/>
              <w:sz w:val="22"/>
            </w:rPr>
          </w:pPr>
          <w:del w:id="220" w:author="MPH" w:date="2011-11-09T23:22:00Z">
            <w:r w:rsidRPr="00A9112A" w:rsidDel="00A9112A">
              <w:rPr>
                <w:noProof/>
              </w:rPr>
              <w:delText>3.2.6.</w:delText>
            </w:r>
            <w:r w:rsidDel="00A9112A">
              <w:rPr>
                <w:noProof/>
                <w:sz w:val="22"/>
              </w:rPr>
              <w:tab/>
            </w:r>
            <w:r w:rsidRPr="00A9112A" w:rsidDel="00A9112A">
              <w:rPr>
                <w:noProof/>
              </w:rPr>
              <w:delText>Multicast-Steuerung</w:delText>
            </w:r>
            <w:r w:rsidDel="00A9112A">
              <w:rPr>
                <w:noProof/>
                <w:webHidden/>
              </w:rPr>
              <w:tab/>
            </w:r>
          </w:del>
          <w:ins w:id="221" w:author="Jonas" w:date="2011-11-07T00:13:00Z">
            <w:del w:id="222" w:author="MPH" w:date="2011-11-09T23:22:00Z">
              <w:r w:rsidR="006844C3" w:rsidDel="00A9112A">
                <w:rPr>
                  <w:noProof/>
                  <w:webHidden/>
                </w:rPr>
                <w:delText>12</w:delText>
              </w:r>
            </w:del>
          </w:ins>
          <w:del w:id="223" w:author="MPH" w:date="2011-11-09T23:22:00Z">
            <w:r w:rsidDel="00A9112A">
              <w:rPr>
                <w:noProof/>
                <w:webHidden/>
              </w:rPr>
              <w:delText>11</w:delText>
            </w:r>
          </w:del>
        </w:p>
        <w:p w:rsidR="003358B5" w:rsidDel="00A9112A" w:rsidRDefault="003358B5">
          <w:pPr>
            <w:pStyle w:val="Verzeichnis3"/>
            <w:tabs>
              <w:tab w:val="left" w:pos="1320"/>
              <w:tab w:val="right" w:leader="dot" w:pos="9062"/>
            </w:tabs>
            <w:rPr>
              <w:del w:id="224" w:author="MPH" w:date="2011-11-09T23:22:00Z"/>
              <w:noProof/>
              <w:sz w:val="22"/>
            </w:rPr>
          </w:pPr>
          <w:del w:id="225" w:author="MPH" w:date="2011-11-09T23:22:00Z">
            <w:r w:rsidRPr="00A9112A" w:rsidDel="00A9112A">
              <w:rPr>
                <w:noProof/>
              </w:rPr>
              <w:delText>3.2.7.</w:delText>
            </w:r>
            <w:r w:rsidDel="00A9112A">
              <w:rPr>
                <w:noProof/>
                <w:sz w:val="22"/>
              </w:rPr>
              <w:tab/>
            </w:r>
            <w:r w:rsidRPr="00A9112A" w:rsidDel="00A9112A">
              <w:rPr>
                <w:noProof/>
              </w:rPr>
              <w:delText>Multicast Konfiguration</w:delText>
            </w:r>
            <w:r w:rsidDel="00A9112A">
              <w:rPr>
                <w:noProof/>
                <w:webHidden/>
              </w:rPr>
              <w:tab/>
            </w:r>
          </w:del>
          <w:ins w:id="226" w:author="Jonas" w:date="2011-11-07T00:13:00Z">
            <w:del w:id="227" w:author="MPH" w:date="2011-11-09T23:22:00Z">
              <w:r w:rsidR="006844C3" w:rsidDel="00A9112A">
                <w:rPr>
                  <w:noProof/>
                  <w:webHidden/>
                </w:rPr>
                <w:delText>13</w:delText>
              </w:r>
            </w:del>
          </w:ins>
          <w:del w:id="228" w:author="MPH" w:date="2011-11-09T23:22:00Z">
            <w:r w:rsidDel="00A9112A">
              <w:rPr>
                <w:noProof/>
                <w:webHidden/>
              </w:rPr>
              <w:delText>12</w:delText>
            </w:r>
          </w:del>
        </w:p>
        <w:p w:rsidR="003358B5" w:rsidDel="00A9112A" w:rsidRDefault="003358B5">
          <w:pPr>
            <w:pStyle w:val="Verzeichnis3"/>
            <w:tabs>
              <w:tab w:val="left" w:pos="1320"/>
              <w:tab w:val="right" w:leader="dot" w:pos="9062"/>
            </w:tabs>
            <w:rPr>
              <w:del w:id="229" w:author="MPH" w:date="2011-11-09T23:22:00Z"/>
              <w:noProof/>
              <w:sz w:val="22"/>
            </w:rPr>
          </w:pPr>
          <w:del w:id="230" w:author="MPH" w:date="2011-11-09T23:22:00Z">
            <w:r w:rsidRPr="00A9112A" w:rsidDel="00A9112A">
              <w:rPr>
                <w:noProof/>
              </w:rPr>
              <w:delText>3.2.8.</w:delText>
            </w:r>
            <w:r w:rsidDel="00A9112A">
              <w:rPr>
                <w:noProof/>
                <w:sz w:val="22"/>
              </w:rPr>
              <w:tab/>
            </w:r>
            <w:r w:rsidRPr="00A9112A" w:rsidDel="00A9112A">
              <w:rPr>
                <w:noProof/>
              </w:rPr>
              <w:delText>Multicast Auswertung</w:delText>
            </w:r>
            <w:r w:rsidDel="00A9112A">
              <w:rPr>
                <w:noProof/>
                <w:webHidden/>
              </w:rPr>
              <w:tab/>
            </w:r>
          </w:del>
          <w:ins w:id="231" w:author="Jonas" w:date="2011-11-07T00:13:00Z">
            <w:del w:id="232" w:author="MPH" w:date="2011-11-09T23:22:00Z">
              <w:r w:rsidR="006844C3" w:rsidDel="00A9112A">
                <w:rPr>
                  <w:noProof/>
                  <w:webHidden/>
                </w:rPr>
                <w:delText>14</w:delText>
              </w:r>
            </w:del>
          </w:ins>
          <w:del w:id="233" w:author="MPH" w:date="2011-11-09T23:22:00Z">
            <w:r w:rsidDel="00A9112A">
              <w:rPr>
                <w:noProof/>
                <w:webHidden/>
              </w:rPr>
              <w:delText>13</w:delText>
            </w:r>
          </w:del>
        </w:p>
        <w:p w:rsidR="003358B5" w:rsidDel="00A9112A" w:rsidRDefault="003358B5">
          <w:pPr>
            <w:pStyle w:val="Verzeichnis3"/>
            <w:tabs>
              <w:tab w:val="left" w:pos="1320"/>
              <w:tab w:val="right" w:leader="dot" w:pos="9062"/>
            </w:tabs>
            <w:rPr>
              <w:del w:id="234" w:author="MPH" w:date="2011-11-09T23:22:00Z"/>
              <w:noProof/>
              <w:sz w:val="22"/>
            </w:rPr>
          </w:pPr>
          <w:del w:id="235" w:author="MPH" w:date="2011-11-09T23:22:00Z">
            <w:r w:rsidRPr="00A9112A" w:rsidDel="00A9112A">
              <w:rPr>
                <w:noProof/>
              </w:rPr>
              <w:delText>3.2.9.</w:delText>
            </w:r>
            <w:r w:rsidDel="00A9112A">
              <w:rPr>
                <w:noProof/>
                <w:sz w:val="22"/>
              </w:rPr>
              <w:tab/>
            </w:r>
            <w:r w:rsidRPr="00A9112A" w:rsidDel="00A9112A">
              <w:rPr>
                <w:noProof/>
              </w:rPr>
              <w:delText>Multicast-Anzeige</w:delText>
            </w:r>
            <w:r w:rsidDel="00A9112A">
              <w:rPr>
                <w:noProof/>
                <w:webHidden/>
              </w:rPr>
              <w:tab/>
            </w:r>
          </w:del>
          <w:ins w:id="236" w:author="Jonas" w:date="2011-11-07T00:13:00Z">
            <w:del w:id="237" w:author="MPH" w:date="2011-11-09T23:22:00Z">
              <w:r w:rsidR="006844C3" w:rsidDel="00A9112A">
                <w:rPr>
                  <w:noProof/>
                  <w:webHidden/>
                </w:rPr>
                <w:delText>15</w:delText>
              </w:r>
            </w:del>
          </w:ins>
          <w:del w:id="238" w:author="MPH" w:date="2011-11-09T23:22:00Z">
            <w:r w:rsidDel="00A9112A">
              <w:rPr>
                <w:noProof/>
                <w:webHidden/>
              </w:rPr>
              <w:delText>14</w:delText>
            </w:r>
          </w:del>
        </w:p>
        <w:p w:rsidR="003358B5" w:rsidDel="00A9112A" w:rsidRDefault="003358B5">
          <w:pPr>
            <w:pStyle w:val="Verzeichnis2"/>
            <w:tabs>
              <w:tab w:val="left" w:pos="880"/>
              <w:tab w:val="right" w:leader="dot" w:pos="9062"/>
            </w:tabs>
            <w:rPr>
              <w:del w:id="239" w:author="MPH" w:date="2011-11-09T23:22:00Z"/>
              <w:noProof/>
              <w:sz w:val="22"/>
            </w:rPr>
          </w:pPr>
          <w:del w:id="240" w:author="MPH" w:date="2011-11-09T23:22:00Z">
            <w:r w:rsidRPr="00A9112A" w:rsidDel="00A9112A">
              <w:rPr>
                <w:noProof/>
              </w:rPr>
              <w:delText>3.3.</w:delText>
            </w:r>
            <w:r w:rsidDel="00A9112A">
              <w:rPr>
                <w:noProof/>
                <w:sz w:val="22"/>
              </w:rPr>
              <w:tab/>
            </w:r>
            <w:r w:rsidRPr="00A9112A" w:rsidDel="00A9112A">
              <w:rPr>
                <w:noProof/>
              </w:rPr>
              <w:delText>Änderungen an der Konfiguration</w:delText>
            </w:r>
            <w:r w:rsidDel="00A9112A">
              <w:rPr>
                <w:noProof/>
                <w:webHidden/>
              </w:rPr>
              <w:tab/>
            </w:r>
          </w:del>
          <w:ins w:id="241" w:author="Jonas" w:date="2011-11-07T00:13:00Z">
            <w:del w:id="242" w:author="MPH" w:date="2011-11-09T23:22:00Z">
              <w:r w:rsidR="006844C3" w:rsidDel="00A9112A">
                <w:rPr>
                  <w:noProof/>
                  <w:webHidden/>
                </w:rPr>
                <w:delText>17</w:delText>
              </w:r>
            </w:del>
          </w:ins>
          <w:del w:id="243" w:author="MPH" w:date="2011-11-09T23:22:00Z">
            <w:r w:rsidDel="00A9112A">
              <w:rPr>
                <w:noProof/>
                <w:webHidden/>
              </w:rPr>
              <w:delText>16</w:delText>
            </w:r>
          </w:del>
        </w:p>
        <w:p w:rsidR="003358B5" w:rsidDel="00A9112A" w:rsidRDefault="003358B5">
          <w:pPr>
            <w:pStyle w:val="Verzeichnis3"/>
            <w:tabs>
              <w:tab w:val="left" w:pos="1320"/>
              <w:tab w:val="right" w:leader="dot" w:pos="9062"/>
            </w:tabs>
            <w:rPr>
              <w:del w:id="244" w:author="MPH" w:date="2011-11-09T23:22:00Z"/>
              <w:noProof/>
              <w:sz w:val="22"/>
            </w:rPr>
          </w:pPr>
          <w:del w:id="245" w:author="MPH" w:date="2011-11-09T23:22:00Z">
            <w:r w:rsidRPr="00A9112A" w:rsidDel="00A9112A">
              <w:rPr>
                <w:noProof/>
              </w:rPr>
              <w:delText>3.3.1.</w:delText>
            </w:r>
            <w:r w:rsidDel="00A9112A">
              <w:rPr>
                <w:noProof/>
                <w:sz w:val="22"/>
              </w:rPr>
              <w:tab/>
            </w:r>
            <w:r w:rsidRPr="00A9112A" w:rsidDel="00A9112A">
              <w:rPr>
                <w:noProof/>
              </w:rPr>
              <w:delText>Programmkonfiguration</w:delText>
            </w:r>
            <w:r w:rsidDel="00A9112A">
              <w:rPr>
                <w:noProof/>
                <w:webHidden/>
              </w:rPr>
              <w:tab/>
            </w:r>
          </w:del>
          <w:ins w:id="246" w:author="Jonas" w:date="2011-11-07T00:13:00Z">
            <w:del w:id="247" w:author="MPH" w:date="2011-11-09T23:22:00Z">
              <w:r w:rsidR="006844C3" w:rsidDel="00A9112A">
                <w:rPr>
                  <w:noProof/>
                  <w:webHidden/>
                </w:rPr>
                <w:delText>17</w:delText>
              </w:r>
            </w:del>
          </w:ins>
          <w:del w:id="248" w:author="MPH" w:date="2011-11-09T23:22:00Z">
            <w:r w:rsidDel="00A9112A">
              <w:rPr>
                <w:noProof/>
                <w:webHidden/>
              </w:rPr>
              <w:delText>16</w:delText>
            </w:r>
          </w:del>
        </w:p>
        <w:p w:rsidR="003358B5" w:rsidDel="00A9112A" w:rsidRDefault="003358B5">
          <w:pPr>
            <w:pStyle w:val="Verzeichnis3"/>
            <w:tabs>
              <w:tab w:val="left" w:pos="1320"/>
              <w:tab w:val="right" w:leader="dot" w:pos="9062"/>
            </w:tabs>
            <w:rPr>
              <w:del w:id="249" w:author="MPH" w:date="2011-11-09T23:22:00Z"/>
              <w:noProof/>
              <w:sz w:val="22"/>
            </w:rPr>
          </w:pPr>
          <w:del w:id="250" w:author="MPH" w:date="2011-11-09T23:22:00Z">
            <w:r w:rsidRPr="00A9112A" w:rsidDel="00A9112A">
              <w:rPr>
                <w:noProof/>
              </w:rPr>
              <w:delText>3.3.2.</w:delText>
            </w:r>
            <w:r w:rsidDel="00A9112A">
              <w:rPr>
                <w:noProof/>
                <w:sz w:val="22"/>
              </w:rPr>
              <w:tab/>
            </w:r>
            <w:r w:rsidRPr="00A9112A" w:rsidDel="00A9112A">
              <w:rPr>
                <w:noProof/>
              </w:rPr>
              <w:delText>Userkonfiguration</w:delText>
            </w:r>
            <w:r w:rsidDel="00A9112A">
              <w:rPr>
                <w:noProof/>
                <w:webHidden/>
              </w:rPr>
              <w:tab/>
            </w:r>
          </w:del>
          <w:ins w:id="251" w:author="Jonas" w:date="2011-11-07T00:13:00Z">
            <w:del w:id="252" w:author="MPH" w:date="2011-11-09T23:22:00Z">
              <w:r w:rsidR="006844C3" w:rsidDel="00A9112A">
                <w:rPr>
                  <w:noProof/>
                  <w:webHidden/>
                </w:rPr>
                <w:delText>18</w:delText>
              </w:r>
            </w:del>
          </w:ins>
          <w:del w:id="253" w:author="MPH" w:date="2011-11-09T23:22:00Z">
            <w:r w:rsidDel="00A9112A">
              <w:rPr>
                <w:noProof/>
                <w:webHidden/>
              </w:rPr>
              <w:delText>17</w:delText>
            </w:r>
          </w:del>
        </w:p>
        <w:p w:rsidR="003358B5" w:rsidDel="00A9112A" w:rsidRDefault="003358B5">
          <w:pPr>
            <w:pStyle w:val="Verzeichnis3"/>
            <w:tabs>
              <w:tab w:val="left" w:pos="1320"/>
              <w:tab w:val="right" w:leader="dot" w:pos="9062"/>
            </w:tabs>
            <w:rPr>
              <w:del w:id="254" w:author="MPH" w:date="2011-11-09T23:22:00Z"/>
              <w:noProof/>
              <w:sz w:val="22"/>
            </w:rPr>
          </w:pPr>
          <w:del w:id="255" w:author="MPH" w:date="2011-11-09T23:22:00Z">
            <w:r w:rsidRPr="00A9112A" w:rsidDel="00A9112A">
              <w:rPr>
                <w:noProof/>
              </w:rPr>
              <w:delText>3.3.3.</w:delText>
            </w:r>
            <w:r w:rsidDel="00A9112A">
              <w:rPr>
                <w:noProof/>
                <w:sz w:val="22"/>
              </w:rPr>
              <w:tab/>
            </w:r>
            <w:r w:rsidRPr="00A9112A" w:rsidDel="00A9112A">
              <w:rPr>
                <w:noProof/>
              </w:rPr>
              <w:delText>Sprachkonfigurationsdateien</w:delText>
            </w:r>
            <w:r w:rsidDel="00A9112A">
              <w:rPr>
                <w:noProof/>
                <w:webHidden/>
              </w:rPr>
              <w:tab/>
            </w:r>
          </w:del>
          <w:ins w:id="256" w:author="Jonas" w:date="2011-11-07T00:13:00Z">
            <w:del w:id="257" w:author="MPH" w:date="2011-11-09T23:22:00Z">
              <w:r w:rsidR="006844C3" w:rsidDel="00A9112A">
                <w:rPr>
                  <w:noProof/>
                  <w:webHidden/>
                </w:rPr>
                <w:delText>19</w:delText>
              </w:r>
            </w:del>
          </w:ins>
          <w:del w:id="258" w:author="MPH" w:date="2011-11-09T23:22:00Z">
            <w:r w:rsidDel="00A9112A">
              <w:rPr>
                <w:noProof/>
                <w:webHidden/>
              </w:rPr>
              <w:delText>18</w:delText>
            </w:r>
          </w:del>
        </w:p>
        <w:p w:rsidR="003358B5" w:rsidDel="00A9112A" w:rsidRDefault="003358B5">
          <w:pPr>
            <w:pStyle w:val="Verzeichnis3"/>
            <w:tabs>
              <w:tab w:val="left" w:pos="1320"/>
              <w:tab w:val="right" w:leader="dot" w:pos="9062"/>
            </w:tabs>
            <w:rPr>
              <w:del w:id="259" w:author="MPH" w:date="2011-11-09T23:22:00Z"/>
              <w:noProof/>
              <w:sz w:val="22"/>
            </w:rPr>
          </w:pPr>
          <w:del w:id="260" w:author="MPH" w:date="2011-11-09T23:22:00Z">
            <w:r w:rsidRPr="00A9112A" w:rsidDel="00A9112A">
              <w:rPr>
                <w:noProof/>
              </w:rPr>
              <w:delText>3.3.4.</w:delText>
            </w:r>
            <w:r w:rsidDel="00A9112A">
              <w:rPr>
                <w:noProof/>
                <w:sz w:val="22"/>
              </w:rPr>
              <w:tab/>
            </w:r>
            <w:r w:rsidRPr="00A9112A" w:rsidDel="00A9112A">
              <w:rPr>
                <w:noProof/>
              </w:rPr>
              <w:delText>Manual-PDF</w:delText>
            </w:r>
            <w:r w:rsidDel="00A9112A">
              <w:rPr>
                <w:noProof/>
                <w:webHidden/>
              </w:rPr>
              <w:tab/>
            </w:r>
          </w:del>
          <w:ins w:id="261" w:author="Jonas" w:date="2011-11-07T00:13:00Z">
            <w:del w:id="262" w:author="MPH" w:date="2011-11-09T23:22:00Z">
              <w:r w:rsidR="006844C3" w:rsidDel="00A9112A">
                <w:rPr>
                  <w:noProof/>
                  <w:webHidden/>
                </w:rPr>
                <w:delText>19</w:delText>
              </w:r>
            </w:del>
          </w:ins>
          <w:del w:id="263" w:author="MPH" w:date="2011-11-09T23:22:00Z">
            <w:r w:rsidDel="00A9112A">
              <w:rPr>
                <w:noProof/>
                <w:webHidden/>
              </w:rPr>
              <w:delText>18</w:delText>
            </w:r>
          </w:del>
        </w:p>
        <w:p w:rsidR="003358B5" w:rsidDel="00A9112A" w:rsidRDefault="003358B5">
          <w:pPr>
            <w:pStyle w:val="Verzeichnis1"/>
            <w:rPr>
              <w:del w:id="264" w:author="MPH" w:date="2011-11-09T23:22:00Z"/>
              <w:sz w:val="22"/>
              <w:szCs w:val="22"/>
            </w:rPr>
          </w:pPr>
          <w:del w:id="265" w:author="MPH" w:date="2011-11-09T23:22:00Z">
            <w:r w:rsidRPr="00A9112A" w:rsidDel="00A9112A">
              <w:delText>4.</w:delText>
            </w:r>
            <w:r w:rsidDel="00A9112A">
              <w:rPr>
                <w:sz w:val="22"/>
                <w:szCs w:val="22"/>
              </w:rPr>
              <w:tab/>
            </w:r>
            <w:r w:rsidRPr="00A9112A" w:rsidDel="00A9112A">
              <w:delText>Integration eines neuen Protokolls – MMRP</w:delText>
            </w:r>
            <w:r w:rsidDel="00A9112A">
              <w:rPr>
                <w:webHidden/>
              </w:rPr>
              <w:tab/>
            </w:r>
          </w:del>
          <w:ins w:id="266" w:author="Jonas" w:date="2011-11-07T00:13:00Z">
            <w:del w:id="267" w:author="MPH" w:date="2011-11-09T23:22:00Z">
              <w:r w:rsidR="006844C3" w:rsidDel="00A9112A">
                <w:rPr>
                  <w:webHidden/>
                </w:rPr>
                <w:delText>20</w:delText>
              </w:r>
            </w:del>
          </w:ins>
          <w:del w:id="268" w:author="MPH" w:date="2011-11-09T23:22:00Z">
            <w:r w:rsidDel="00A9112A">
              <w:rPr>
                <w:webHidden/>
              </w:rPr>
              <w:delText>18</w:delText>
            </w:r>
          </w:del>
        </w:p>
        <w:p w:rsidR="003358B5" w:rsidDel="00A9112A" w:rsidRDefault="003358B5">
          <w:pPr>
            <w:pStyle w:val="Verzeichnis2"/>
            <w:tabs>
              <w:tab w:val="left" w:pos="880"/>
              <w:tab w:val="right" w:leader="dot" w:pos="9062"/>
            </w:tabs>
            <w:rPr>
              <w:del w:id="269" w:author="MPH" w:date="2011-11-09T23:22:00Z"/>
              <w:noProof/>
              <w:sz w:val="22"/>
            </w:rPr>
          </w:pPr>
          <w:del w:id="270" w:author="MPH" w:date="2011-11-09T23:22:00Z">
            <w:r w:rsidRPr="00A9112A" w:rsidDel="00A9112A">
              <w:rPr>
                <w:noProof/>
              </w:rPr>
              <w:delText>4.1.</w:delText>
            </w:r>
            <w:r w:rsidDel="00A9112A">
              <w:rPr>
                <w:noProof/>
                <w:sz w:val="22"/>
              </w:rPr>
              <w:tab/>
            </w:r>
            <w:r w:rsidRPr="00A9112A" w:rsidDel="00A9112A">
              <w:rPr>
                <w:noProof/>
              </w:rPr>
              <w:delText>Einführung in das Multiple MAC Registration Protokolls</w:delText>
            </w:r>
            <w:r w:rsidDel="00A9112A">
              <w:rPr>
                <w:noProof/>
                <w:webHidden/>
              </w:rPr>
              <w:tab/>
            </w:r>
          </w:del>
          <w:ins w:id="271" w:author="Jonas" w:date="2011-11-07T00:13:00Z">
            <w:del w:id="272" w:author="MPH" w:date="2011-11-09T23:22:00Z">
              <w:r w:rsidR="006844C3" w:rsidDel="00A9112A">
                <w:rPr>
                  <w:noProof/>
                  <w:webHidden/>
                </w:rPr>
                <w:delText>20</w:delText>
              </w:r>
            </w:del>
          </w:ins>
          <w:del w:id="273" w:author="MPH" w:date="2011-11-09T23:22:00Z">
            <w:r w:rsidDel="00A9112A">
              <w:rPr>
                <w:noProof/>
                <w:webHidden/>
              </w:rPr>
              <w:delText>19</w:delText>
            </w:r>
          </w:del>
        </w:p>
        <w:p w:rsidR="003358B5" w:rsidDel="00A9112A" w:rsidRDefault="003358B5">
          <w:pPr>
            <w:pStyle w:val="Verzeichnis3"/>
            <w:tabs>
              <w:tab w:val="left" w:pos="1320"/>
              <w:tab w:val="right" w:leader="dot" w:pos="9062"/>
            </w:tabs>
            <w:rPr>
              <w:del w:id="274" w:author="MPH" w:date="2011-11-09T23:22:00Z"/>
              <w:noProof/>
              <w:sz w:val="22"/>
            </w:rPr>
          </w:pPr>
          <w:del w:id="275" w:author="MPH" w:date="2011-11-09T23:22:00Z">
            <w:r w:rsidRPr="00A9112A" w:rsidDel="00A9112A">
              <w:rPr>
                <w:noProof/>
              </w:rPr>
              <w:delText>4.1.1.</w:delText>
            </w:r>
            <w:r w:rsidDel="00A9112A">
              <w:rPr>
                <w:noProof/>
                <w:sz w:val="22"/>
              </w:rPr>
              <w:tab/>
            </w:r>
            <w:r w:rsidRPr="00A9112A" w:rsidDel="00A9112A">
              <w:rPr>
                <w:noProof/>
              </w:rPr>
              <w:delText>Registrierung von Multicast-Pfaden</w:delText>
            </w:r>
            <w:r w:rsidDel="00A9112A">
              <w:rPr>
                <w:noProof/>
                <w:webHidden/>
              </w:rPr>
              <w:tab/>
            </w:r>
          </w:del>
          <w:ins w:id="276" w:author="Jonas" w:date="2011-11-07T00:13:00Z">
            <w:del w:id="277" w:author="MPH" w:date="2011-11-09T23:22:00Z">
              <w:r w:rsidR="006844C3" w:rsidDel="00A9112A">
                <w:rPr>
                  <w:noProof/>
                  <w:webHidden/>
                </w:rPr>
                <w:delText>20</w:delText>
              </w:r>
            </w:del>
          </w:ins>
          <w:del w:id="278" w:author="MPH" w:date="2011-11-09T23:22:00Z">
            <w:r w:rsidDel="00A9112A">
              <w:rPr>
                <w:noProof/>
                <w:webHidden/>
              </w:rPr>
              <w:delText>19</w:delText>
            </w:r>
          </w:del>
        </w:p>
        <w:p w:rsidR="003358B5" w:rsidDel="00A9112A" w:rsidRDefault="003358B5">
          <w:pPr>
            <w:pStyle w:val="Verzeichnis3"/>
            <w:tabs>
              <w:tab w:val="left" w:pos="1320"/>
              <w:tab w:val="right" w:leader="dot" w:pos="9062"/>
            </w:tabs>
            <w:rPr>
              <w:del w:id="279" w:author="MPH" w:date="2011-11-09T23:22:00Z"/>
              <w:noProof/>
              <w:sz w:val="22"/>
            </w:rPr>
          </w:pPr>
          <w:del w:id="280" w:author="MPH" w:date="2011-11-09T23:22:00Z">
            <w:r w:rsidRPr="00A9112A" w:rsidDel="00A9112A">
              <w:rPr>
                <w:noProof/>
              </w:rPr>
              <w:delText>4.1.2.</w:delText>
            </w:r>
            <w:r w:rsidDel="00A9112A">
              <w:rPr>
                <w:noProof/>
                <w:sz w:val="22"/>
              </w:rPr>
              <w:tab/>
            </w:r>
            <w:r w:rsidRPr="00A9112A" w:rsidDel="00A9112A">
              <w:rPr>
                <w:noProof/>
              </w:rPr>
              <w:delText>Reservierung von Multicast-Pfaden</w:delText>
            </w:r>
            <w:r w:rsidDel="00A9112A">
              <w:rPr>
                <w:noProof/>
                <w:webHidden/>
              </w:rPr>
              <w:tab/>
            </w:r>
          </w:del>
          <w:ins w:id="281" w:author="Jonas" w:date="2011-11-07T00:13:00Z">
            <w:del w:id="282" w:author="MPH" w:date="2011-11-09T23:22:00Z">
              <w:r w:rsidR="006844C3" w:rsidDel="00A9112A">
                <w:rPr>
                  <w:noProof/>
                  <w:webHidden/>
                </w:rPr>
                <w:delText>21</w:delText>
              </w:r>
            </w:del>
          </w:ins>
          <w:del w:id="283" w:author="MPH" w:date="2011-11-09T23:22:00Z">
            <w:r w:rsidDel="00A9112A">
              <w:rPr>
                <w:noProof/>
                <w:webHidden/>
              </w:rPr>
              <w:delText>20</w:delText>
            </w:r>
          </w:del>
        </w:p>
        <w:p w:rsidR="003358B5" w:rsidDel="00A9112A" w:rsidRDefault="003358B5">
          <w:pPr>
            <w:pStyle w:val="Verzeichnis3"/>
            <w:tabs>
              <w:tab w:val="left" w:pos="1320"/>
              <w:tab w:val="right" w:leader="dot" w:pos="9062"/>
            </w:tabs>
            <w:rPr>
              <w:del w:id="284" w:author="MPH" w:date="2011-11-09T23:22:00Z"/>
              <w:noProof/>
              <w:sz w:val="22"/>
            </w:rPr>
          </w:pPr>
          <w:del w:id="285" w:author="MPH" w:date="2011-11-09T23:22:00Z">
            <w:r w:rsidRPr="00A9112A" w:rsidDel="00A9112A">
              <w:rPr>
                <w:noProof/>
              </w:rPr>
              <w:delText>4.1.3.</w:delText>
            </w:r>
            <w:r w:rsidDel="00A9112A">
              <w:rPr>
                <w:noProof/>
                <w:sz w:val="22"/>
              </w:rPr>
              <w:tab/>
            </w:r>
            <w:r w:rsidRPr="00A9112A" w:rsidDel="00A9112A">
              <w:rPr>
                <w:noProof/>
              </w:rPr>
              <w:delText>Deregistrierung von Multicast-Pfaden</w:delText>
            </w:r>
            <w:r w:rsidDel="00A9112A">
              <w:rPr>
                <w:noProof/>
                <w:webHidden/>
              </w:rPr>
              <w:tab/>
            </w:r>
          </w:del>
          <w:ins w:id="286" w:author="Jonas" w:date="2011-11-07T00:13:00Z">
            <w:del w:id="287" w:author="MPH" w:date="2011-11-09T23:22:00Z">
              <w:r w:rsidR="006844C3" w:rsidDel="00A9112A">
                <w:rPr>
                  <w:noProof/>
                  <w:webHidden/>
                </w:rPr>
                <w:delText>21</w:delText>
              </w:r>
            </w:del>
          </w:ins>
          <w:del w:id="288" w:author="MPH" w:date="2011-11-09T23:22:00Z">
            <w:r w:rsidDel="00A9112A">
              <w:rPr>
                <w:noProof/>
                <w:webHidden/>
              </w:rPr>
              <w:delText>20</w:delText>
            </w:r>
          </w:del>
        </w:p>
        <w:p w:rsidR="003358B5" w:rsidDel="00A9112A" w:rsidRDefault="003358B5">
          <w:pPr>
            <w:pStyle w:val="Verzeichnis2"/>
            <w:tabs>
              <w:tab w:val="left" w:pos="880"/>
              <w:tab w:val="right" w:leader="dot" w:pos="9062"/>
            </w:tabs>
            <w:rPr>
              <w:del w:id="289" w:author="MPH" w:date="2011-11-09T23:22:00Z"/>
              <w:noProof/>
              <w:sz w:val="22"/>
            </w:rPr>
          </w:pPr>
          <w:del w:id="290" w:author="MPH" w:date="2011-11-09T23:22:00Z">
            <w:r w:rsidRPr="00A9112A" w:rsidDel="00A9112A">
              <w:rPr>
                <w:noProof/>
              </w:rPr>
              <w:delText>4.2.</w:delText>
            </w:r>
            <w:r w:rsidDel="00A9112A">
              <w:rPr>
                <w:noProof/>
                <w:sz w:val="22"/>
              </w:rPr>
              <w:tab/>
            </w:r>
            <w:r w:rsidRPr="00A9112A" w:rsidDel="00A9112A">
              <w:rPr>
                <w:noProof/>
              </w:rPr>
              <w:delText>Die Funktion des MMR-Protokolls</w:delText>
            </w:r>
            <w:r w:rsidDel="00A9112A">
              <w:rPr>
                <w:noProof/>
                <w:webHidden/>
              </w:rPr>
              <w:tab/>
            </w:r>
          </w:del>
          <w:ins w:id="291" w:author="Jonas" w:date="2011-11-07T00:13:00Z">
            <w:del w:id="292" w:author="MPH" w:date="2011-11-09T23:22:00Z">
              <w:r w:rsidR="006844C3" w:rsidDel="00A9112A">
                <w:rPr>
                  <w:noProof/>
                  <w:webHidden/>
                </w:rPr>
                <w:delText>22</w:delText>
              </w:r>
            </w:del>
          </w:ins>
          <w:del w:id="293" w:author="MPH" w:date="2011-11-09T23:22:00Z">
            <w:r w:rsidDel="00A9112A">
              <w:rPr>
                <w:noProof/>
                <w:webHidden/>
              </w:rPr>
              <w:delText>20</w:delText>
            </w:r>
          </w:del>
        </w:p>
        <w:p w:rsidR="003358B5" w:rsidDel="00A9112A" w:rsidRDefault="003358B5">
          <w:pPr>
            <w:pStyle w:val="Verzeichnis3"/>
            <w:tabs>
              <w:tab w:val="left" w:pos="1320"/>
              <w:tab w:val="right" w:leader="dot" w:pos="9062"/>
            </w:tabs>
            <w:rPr>
              <w:del w:id="294" w:author="MPH" w:date="2011-11-09T23:22:00Z"/>
              <w:noProof/>
              <w:sz w:val="22"/>
            </w:rPr>
          </w:pPr>
          <w:del w:id="295" w:author="MPH" w:date="2011-11-09T23:22:00Z">
            <w:r w:rsidRPr="00A9112A" w:rsidDel="00A9112A">
              <w:rPr>
                <w:noProof/>
              </w:rPr>
              <w:delText>4.2.1.</w:delText>
            </w:r>
            <w:r w:rsidDel="00A9112A">
              <w:rPr>
                <w:noProof/>
                <w:sz w:val="22"/>
              </w:rPr>
              <w:tab/>
            </w:r>
            <w:r w:rsidRPr="00A9112A" w:rsidDel="00A9112A">
              <w:rPr>
                <w:noProof/>
              </w:rPr>
              <w:delText>Nachrichtentypen beim MMR-Protokoll</w:delText>
            </w:r>
            <w:r w:rsidDel="00A9112A">
              <w:rPr>
                <w:noProof/>
                <w:webHidden/>
              </w:rPr>
              <w:tab/>
            </w:r>
          </w:del>
          <w:ins w:id="296" w:author="Jonas" w:date="2011-11-07T00:13:00Z">
            <w:del w:id="297" w:author="MPH" w:date="2011-11-09T23:22:00Z">
              <w:r w:rsidR="006844C3" w:rsidDel="00A9112A">
                <w:rPr>
                  <w:noProof/>
                  <w:webHidden/>
                </w:rPr>
                <w:delText>22</w:delText>
              </w:r>
            </w:del>
          </w:ins>
          <w:del w:id="298" w:author="MPH" w:date="2011-11-09T23:22:00Z">
            <w:r w:rsidDel="00A9112A">
              <w:rPr>
                <w:noProof/>
                <w:webHidden/>
              </w:rPr>
              <w:delText>21</w:delText>
            </w:r>
          </w:del>
        </w:p>
        <w:p w:rsidR="003358B5" w:rsidDel="00A9112A" w:rsidRDefault="003358B5">
          <w:pPr>
            <w:pStyle w:val="Verzeichnis3"/>
            <w:tabs>
              <w:tab w:val="left" w:pos="1320"/>
              <w:tab w:val="right" w:leader="dot" w:pos="9062"/>
            </w:tabs>
            <w:rPr>
              <w:del w:id="299" w:author="MPH" w:date="2011-11-09T23:22:00Z"/>
              <w:noProof/>
              <w:sz w:val="22"/>
            </w:rPr>
          </w:pPr>
          <w:del w:id="300" w:author="MPH" w:date="2011-11-09T23:22:00Z">
            <w:r w:rsidRPr="00A9112A" w:rsidDel="00A9112A">
              <w:rPr>
                <w:noProof/>
              </w:rPr>
              <w:delText>4.2.2.</w:delText>
            </w:r>
            <w:r w:rsidDel="00A9112A">
              <w:rPr>
                <w:noProof/>
                <w:sz w:val="22"/>
              </w:rPr>
              <w:tab/>
            </w:r>
            <w:r w:rsidRPr="00A9112A" w:rsidDel="00A9112A">
              <w:rPr>
                <w:noProof/>
              </w:rPr>
              <w:delText>Beschreibung der Zustandsautomaten</w:delText>
            </w:r>
            <w:r w:rsidDel="00A9112A">
              <w:rPr>
                <w:noProof/>
                <w:webHidden/>
              </w:rPr>
              <w:tab/>
            </w:r>
          </w:del>
          <w:ins w:id="301" w:author="Jonas" w:date="2011-11-07T00:13:00Z">
            <w:del w:id="302" w:author="MPH" w:date="2011-11-09T23:22:00Z">
              <w:r w:rsidR="006844C3" w:rsidDel="00A9112A">
                <w:rPr>
                  <w:noProof/>
                  <w:webHidden/>
                </w:rPr>
                <w:delText>22</w:delText>
              </w:r>
            </w:del>
          </w:ins>
          <w:del w:id="303" w:author="MPH" w:date="2011-11-09T23:22:00Z">
            <w:r w:rsidDel="00A9112A">
              <w:rPr>
                <w:noProof/>
                <w:webHidden/>
              </w:rPr>
              <w:delText>21</w:delText>
            </w:r>
          </w:del>
        </w:p>
        <w:p w:rsidR="003358B5" w:rsidDel="00A9112A" w:rsidRDefault="003358B5">
          <w:pPr>
            <w:pStyle w:val="Verzeichnis3"/>
            <w:tabs>
              <w:tab w:val="left" w:pos="1320"/>
              <w:tab w:val="right" w:leader="dot" w:pos="9062"/>
            </w:tabs>
            <w:rPr>
              <w:del w:id="304" w:author="MPH" w:date="2011-11-09T23:22:00Z"/>
              <w:noProof/>
              <w:sz w:val="22"/>
            </w:rPr>
          </w:pPr>
          <w:del w:id="305" w:author="MPH" w:date="2011-11-09T23:22:00Z">
            <w:r w:rsidRPr="00A9112A" w:rsidDel="00A9112A">
              <w:rPr>
                <w:noProof/>
              </w:rPr>
              <w:delText>4.2.3.</w:delText>
            </w:r>
            <w:r w:rsidDel="00A9112A">
              <w:rPr>
                <w:noProof/>
                <w:sz w:val="22"/>
              </w:rPr>
              <w:tab/>
            </w:r>
            <w:r w:rsidRPr="00A9112A" w:rsidDel="00A9112A">
              <w:rPr>
                <w:noProof/>
              </w:rPr>
              <w:delText>Kommunikation – Verbindung vom Empfänger zu Sender herstellen</w:delText>
            </w:r>
            <w:r w:rsidDel="00A9112A">
              <w:rPr>
                <w:noProof/>
                <w:webHidden/>
              </w:rPr>
              <w:tab/>
            </w:r>
          </w:del>
          <w:ins w:id="306" w:author="Jonas" w:date="2011-11-07T00:13:00Z">
            <w:del w:id="307" w:author="MPH" w:date="2011-11-09T23:22:00Z">
              <w:r w:rsidR="006844C3" w:rsidDel="00A9112A">
                <w:rPr>
                  <w:noProof/>
                  <w:webHidden/>
                </w:rPr>
                <w:delText>23</w:delText>
              </w:r>
            </w:del>
          </w:ins>
          <w:del w:id="308" w:author="MPH" w:date="2011-11-09T23:22:00Z">
            <w:r w:rsidDel="00A9112A">
              <w:rPr>
                <w:noProof/>
                <w:webHidden/>
              </w:rPr>
              <w:delText>22</w:delText>
            </w:r>
          </w:del>
        </w:p>
        <w:p w:rsidR="003358B5" w:rsidDel="00A9112A" w:rsidRDefault="003358B5">
          <w:pPr>
            <w:pStyle w:val="Verzeichnis3"/>
            <w:tabs>
              <w:tab w:val="left" w:pos="1320"/>
              <w:tab w:val="right" w:leader="dot" w:pos="9062"/>
            </w:tabs>
            <w:rPr>
              <w:del w:id="309" w:author="MPH" w:date="2011-11-09T23:22:00Z"/>
              <w:noProof/>
              <w:sz w:val="22"/>
            </w:rPr>
          </w:pPr>
          <w:del w:id="310" w:author="MPH" w:date="2011-11-09T23:22:00Z">
            <w:r w:rsidRPr="00A9112A" w:rsidDel="00A9112A">
              <w:rPr>
                <w:noProof/>
              </w:rPr>
              <w:delText>4.2.4.</w:delText>
            </w:r>
            <w:r w:rsidDel="00A9112A">
              <w:rPr>
                <w:noProof/>
                <w:sz w:val="22"/>
              </w:rPr>
              <w:tab/>
            </w:r>
            <w:r w:rsidRPr="00A9112A" w:rsidDel="00A9112A">
              <w:rPr>
                <w:noProof/>
              </w:rPr>
              <w:delText>Kommunikation – Verbindung vom Empfänger zum Sender trennen</w:delText>
            </w:r>
            <w:r w:rsidDel="00A9112A">
              <w:rPr>
                <w:noProof/>
                <w:webHidden/>
              </w:rPr>
              <w:tab/>
            </w:r>
          </w:del>
          <w:ins w:id="311" w:author="Jonas" w:date="2011-11-07T00:13:00Z">
            <w:del w:id="312" w:author="MPH" w:date="2011-11-09T23:22:00Z">
              <w:r w:rsidR="006844C3" w:rsidDel="00A9112A">
                <w:rPr>
                  <w:noProof/>
                  <w:webHidden/>
                </w:rPr>
                <w:delText>24</w:delText>
              </w:r>
            </w:del>
          </w:ins>
          <w:del w:id="313" w:author="MPH" w:date="2011-11-09T23:22:00Z">
            <w:r w:rsidDel="00A9112A">
              <w:rPr>
                <w:noProof/>
                <w:webHidden/>
              </w:rPr>
              <w:delText>23</w:delText>
            </w:r>
          </w:del>
        </w:p>
        <w:p w:rsidR="003358B5" w:rsidDel="00A9112A" w:rsidRDefault="003358B5">
          <w:pPr>
            <w:pStyle w:val="Verzeichnis2"/>
            <w:tabs>
              <w:tab w:val="left" w:pos="880"/>
              <w:tab w:val="right" w:leader="dot" w:pos="9062"/>
            </w:tabs>
            <w:rPr>
              <w:del w:id="314" w:author="MPH" w:date="2011-11-09T23:22:00Z"/>
              <w:noProof/>
              <w:sz w:val="22"/>
            </w:rPr>
          </w:pPr>
          <w:del w:id="315" w:author="MPH" w:date="2011-11-09T23:22:00Z">
            <w:r w:rsidRPr="00A9112A" w:rsidDel="00A9112A">
              <w:rPr>
                <w:noProof/>
              </w:rPr>
              <w:delText>4.3.</w:delText>
            </w:r>
            <w:r w:rsidDel="00A9112A">
              <w:rPr>
                <w:noProof/>
                <w:sz w:val="22"/>
              </w:rPr>
              <w:tab/>
            </w:r>
            <w:r w:rsidRPr="00A9112A" w:rsidDel="00A9112A">
              <w:rPr>
                <w:noProof/>
              </w:rPr>
              <w:delText>Systemdesign und Programmstruktur</w:delText>
            </w:r>
            <w:r w:rsidDel="00A9112A">
              <w:rPr>
                <w:noProof/>
                <w:webHidden/>
              </w:rPr>
              <w:tab/>
            </w:r>
          </w:del>
          <w:ins w:id="316" w:author="Jonas" w:date="2011-11-07T00:13:00Z">
            <w:del w:id="317" w:author="MPH" w:date="2011-11-09T23:22:00Z">
              <w:r w:rsidR="006844C3" w:rsidDel="00A9112A">
                <w:rPr>
                  <w:noProof/>
                  <w:webHidden/>
                </w:rPr>
                <w:delText>24</w:delText>
              </w:r>
            </w:del>
          </w:ins>
          <w:del w:id="318" w:author="MPH" w:date="2011-11-09T23:22:00Z">
            <w:r w:rsidDel="00A9112A">
              <w:rPr>
                <w:noProof/>
                <w:webHidden/>
              </w:rPr>
              <w:delText>23</w:delText>
            </w:r>
          </w:del>
        </w:p>
        <w:p w:rsidR="003358B5" w:rsidDel="00A9112A" w:rsidRDefault="003358B5">
          <w:pPr>
            <w:pStyle w:val="Verzeichnis3"/>
            <w:tabs>
              <w:tab w:val="left" w:pos="1320"/>
              <w:tab w:val="right" w:leader="dot" w:pos="9062"/>
            </w:tabs>
            <w:rPr>
              <w:del w:id="319" w:author="MPH" w:date="2011-11-09T23:22:00Z"/>
              <w:noProof/>
              <w:sz w:val="22"/>
            </w:rPr>
          </w:pPr>
          <w:del w:id="320" w:author="MPH" w:date="2011-11-09T23:22:00Z">
            <w:r w:rsidRPr="00A9112A" w:rsidDel="00A9112A">
              <w:rPr>
                <w:noProof/>
              </w:rPr>
              <w:delText>4.3.1.</w:delText>
            </w:r>
            <w:r w:rsidDel="00A9112A">
              <w:rPr>
                <w:noProof/>
                <w:sz w:val="22"/>
              </w:rPr>
              <w:tab/>
            </w:r>
            <w:r w:rsidRPr="00A9112A" w:rsidDel="00A9112A">
              <w:rPr>
                <w:noProof/>
              </w:rPr>
              <w:delText>Zustandsautomat – Registrar state machine</w:delText>
            </w:r>
            <w:r w:rsidDel="00A9112A">
              <w:rPr>
                <w:noProof/>
                <w:webHidden/>
              </w:rPr>
              <w:tab/>
            </w:r>
          </w:del>
          <w:ins w:id="321" w:author="Jonas" w:date="2011-11-07T00:13:00Z">
            <w:del w:id="322" w:author="MPH" w:date="2011-11-09T23:22:00Z">
              <w:r w:rsidR="006844C3" w:rsidDel="00A9112A">
                <w:rPr>
                  <w:noProof/>
                  <w:webHidden/>
                </w:rPr>
                <w:delText>24</w:delText>
              </w:r>
            </w:del>
          </w:ins>
          <w:del w:id="323" w:author="MPH" w:date="2011-11-09T23:22:00Z">
            <w:r w:rsidDel="00A9112A">
              <w:rPr>
                <w:noProof/>
                <w:webHidden/>
              </w:rPr>
              <w:delText>23</w:delText>
            </w:r>
          </w:del>
        </w:p>
        <w:p w:rsidR="003358B5" w:rsidDel="00A9112A" w:rsidRDefault="003358B5">
          <w:pPr>
            <w:pStyle w:val="Verzeichnis3"/>
            <w:tabs>
              <w:tab w:val="left" w:pos="1320"/>
              <w:tab w:val="right" w:leader="dot" w:pos="9062"/>
            </w:tabs>
            <w:rPr>
              <w:del w:id="324" w:author="MPH" w:date="2011-11-09T23:22:00Z"/>
              <w:noProof/>
              <w:sz w:val="22"/>
            </w:rPr>
          </w:pPr>
          <w:del w:id="325" w:author="MPH" w:date="2011-11-09T23:22:00Z">
            <w:r w:rsidRPr="00A9112A" w:rsidDel="00A9112A">
              <w:rPr>
                <w:noProof/>
              </w:rPr>
              <w:delText>4.3.2.</w:delText>
            </w:r>
            <w:r w:rsidDel="00A9112A">
              <w:rPr>
                <w:noProof/>
                <w:sz w:val="22"/>
              </w:rPr>
              <w:tab/>
            </w:r>
            <w:r w:rsidRPr="00A9112A" w:rsidDel="00A9112A">
              <w:rPr>
                <w:noProof/>
              </w:rPr>
              <w:delText>Zustandsautomat – Applicant state machine</w:delText>
            </w:r>
            <w:r w:rsidDel="00A9112A">
              <w:rPr>
                <w:noProof/>
                <w:webHidden/>
              </w:rPr>
              <w:tab/>
            </w:r>
          </w:del>
          <w:ins w:id="326" w:author="Jonas" w:date="2011-11-07T00:13:00Z">
            <w:del w:id="327" w:author="MPH" w:date="2011-11-09T23:22:00Z">
              <w:r w:rsidR="006844C3" w:rsidDel="00A9112A">
                <w:rPr>
                  <w:noProof/>
                  <w:webHidden/>
                </w:rPr>
                <w:delText>26</w:delText>
              </w:r>
            </w:del>
          </w:ins>
          <w:del w:id="328" w:author="MPH" w:date="2011-11-09T23:22:00Z">
            <w:r w:rsidDel="00A9112A">
              <w:rPr>
                <w:noProof/>
                <w:webHidden/>
              </w:rPr>
              <w:delText>25</w:delText>
            </w:r>
          </w:del>
        </w:p>
        <w:p w:rsidR="003358B5" w:rsidDel="00A9112A" w:rsidRDefault="003358B5">
          <w:pPr>
            <w:pStyle w:val="Verzeichnis3"/>
            <w:tabs>
              <w:tab w:val="left" w:pos="1320"/>
              <w:tab w:val="right" w:leader="dot" w:pos="9062"/>
            </w:tabs>
            <w:rPr>
              <w:del w:id="329" w:author="MPH" w:date="2011-11-09T23:22:00Z"/>
              <w:noProof/>
              <w:sz w:val="22"/>
            </w:rPr>
          </w:pPr>
          <w:del w:id="330" w:author="MPH" w:date="2011-11-09T23:22:00Z">
            <w:r w:rsidRPr="00A9112A" w:rsidDel="00A9112A">
              <w:rPr>
                <w:noProof/>
              </w:rPr>
              <w:delText>4.3.3.</w:delText>
            </w:r>
            <w:r w:rsidDel="00A9112A">
              <w:rPr>
                <w:noProof/>
                <w:sz w:val="22"/>
              </w:rPr>
              <w:tab/>
            </w:r>
            <w:r w:rsidRPr="00A9112A" w:rsidDel="00A9112A">
              <w:rPr>
                <w:noProof/>
              </w:rPr>
              <w:delText>Zustandsautomat - LeaveAll state machine</w:delText>
            </w:r>
            <w:r w:rsidDel="00A9112A">
              <w:rPr>
                <w:noProof/>
                <w:webHidden/>
              </w:rPr>
              <w:tab/>
            </w:r>
          </w:del>
          <w:ins w:id="331" w:author="Jonas" w:date="2011-11-07T00:13:00Z">
            <w:del w:id="332" w:author="MPH" w:date="2011-11-09T23:22:00Z">
              <w:r w:rsidR="006844C3" w:rsidDel="00A9112A">
                <w:rPr>
                  <w:noProof/>
                  <w:webHidden/>
                </w:rPr>
                <w:delText>29</w:delText>
              </w:r>
            </w:del>
          </w:ins>
          <w:del w:id="333" w:author="MPH" w:date="2011-11-09T23:22:00Z">
            <w:r w:rsidDel="00A9112A">
              <w:rPr>
                <w:noProof/>
                <w:webHidden/>
              </w:rPr>
              <w:delText>28</w:delText>
            </w:r>
          </w:del>
        </w:p>
        <w:p w:rsidR="003358B5" w:rsidDel="00A9112A" w:rsidRDefault="003358B5">
          <w:pPr>
            <w:pStyle w:val="Verzeichnis3"/>
            <w:tabs>
              <w:tab w:val="left" w:pos="1320"/>
              <w:tab w:val="right" w:leader="dot" w:pos="9062"/>
            </w:tabs>
            <w:rPr>
              <w:del w:id="334" w:author="MPH" w:date="2011-11-09T23:22:00Z"/>
              <w:noProof/>
              <w:sz w:val="22"/>
            </w:rPr>
          </w:pPr>
          <w:del w:id="335" w:author="MPH" w:date="2011-11-09T23:22:00Z">
            <w:r w:rsidRPr="00A9112A" w:rsidDel="00A9112A">
              <w:rPr>
                <w:noProof/>
              </w:rPr>
              <w:delText>4.3.4.</w:delText>
            </w:r>
            <w:r w:rsidDel="00A9112A">
              <w:rPr>
                <w:noProof/>
                <w:sz w:val="22"/>
              </w:rPr>
              <w:tab/>
            </w:r>
            <w:r w:rsidRPr="00A9112A" w:rsidDel="00A9112A">
              <w:rPr>
                <w:noProof/>
              </w:rPr>
              <w:delText>Zustandsautomat - Periodic Transmission state machine</w:delText>
            </w:r>
            <w:r w:rsidDel="00A9112A">
              <w:rPr>
                <w:noProof/>
                <w:webHidden/>
              </w:rPr>
              <w:tab/>
            </w:r>
          </w:del>
          <w:ins w:id="336" w:author="Jonas" w:date="2011-11-07T00:13:00Z">
            <w:del w:id="337" w:author="MPH" w:date="2011-11-09T23:22:00Z">
              <w:r w:rsidR="006844C3" w:rsidDel="00A9112A">
                <w:rPr>
                  <w:noProof/>
                  <w:webHidden/>
                </w:rPr>
                <w:delText>30</w:delText>
              </w:r>
            </w:del>
          </w:ins>
          <w:del w:id="338" w:author="MPH" w:date="2011-11-09T23:22:00Z">
            <w:r w:rsidDel="00A9112A">
              <w:rPr>
                <w:noProof/>
                <w:webHidden/>
              </w:rPr>
              <w:delText>29</w:delText>
            </w:r>
          </w:del>
        </w:p>
        <w:p w:rsidR="003358B5" w:rsidDel="00A9112A" w:rsidRDefault="003358B5">
          <w:pPr>
            <w:pStyle w:val="Verzeichnis3"/>
            <w:tabs>
              <w:tab w:val="left" w:pos="1320"/>
              <w:tab w:val="right" w:leader="dot" w:pos="9062"/>
            </w:tabs>
            <w:rPr>
              <w:del w:id="339" w:author="MPH" w:date="2011-11-09T23:22:00Z"/>
              <w:noProof/>
              <w:sz w:val="22"/>
            </w:rPr>
          </w:pPr>
          <w:del w:id="340" w:author="MPH" w:date="2011-11-09T23:22:00Z">
            <w:r w:rsidRPr="00A9112A" w:rsidDel="00A9112A">
              <w:rPr>
                <w:noProof/>
              </w:rPr>
              <w:delText>4.3.5.</w:delText>
            </w:r>
            <w:r w:rsidDel="00A9112A">
              <w:rPr>
                <w:noProof/>
                <w:sz w:val="22"/>
              </w:rPr>
              <w:tab/>
            </w:r>
            <w:r w:rsidRPr="00A9112A" w:rsidDel="00A9112A">
              <w:rPr>
                <w:noProof/>
              </w:rPr>
              <w:delText>Das MMRP-Paket</w:delText>
            </w:r>
            <w:r w:rsidDel="00A9112A">
              <w:rPr>
                <w:noProof/>
                <w:webHidden/>
              </w:rPr>
              <w:tab/>
            </w:r>
          </w:del>
          <w:ins w:id="341" w:author="Jonas" w:date="2011-11-07T00:13:00Z">
            <w:del w:id="342" w:author="MPH" w:date="2011-11-09T23:22:00Z">
              <w:r w:rsidR="006844C3" w:rsidDel="00A9112A">
                <w:rPr>
                  <w:noProof/>
                  <w:webHidden/>
                </w:rPr>
                <w:delText>32</w:delText>
              </w:r>
            </w:del>
          </w:ins>
          <w:del w:id="343" w:author="MPH" w:date="2011-11-09T23:22:00Z">
            <w:r w:rsidDel="00A9112A">
              <w:rPr>
                <w:noProof/>
                <w:webHidden/>
              </w:rPr>
              <w:delText>30</w:delText>
            </w:r>
          </w:del>
        </w:p>
        <w:p w:rsidR="003358B5" w:rsidDel="00A9112A" w:rsidRDefault="003358B5">
          <w:pPr>
            <w:pStyle w:val="Verzeichnis2"/>
            <w:tabs>
              <w:tab w:val="left" w:pos="880"/>
              <w:tab w:val="right" w:leader="dot" w:pos="9062"/>
            </w:tabs>
            <w:rPr>
              <w:del w:id="344" w:author="MPH" w:date="2011-11-09T23:22:00Z"/>
              <w:noProof/>
              <w:sz w:val="22"/>
            </w:rPr>
          </w:pPr>
          <w:del w:id="345" w:author="MPH" w:date="2011-11-09T23:22:00Z">
            <w:r w:rsidRPr="00A9112A" w:rsidDel="00A9112A">
              <w:rPr>
                <w:noProof/>
              </w:rPr>
              <w:delText>4.4.</w:delText>
            </w:r>
            <w:r w:rsidDel="00A9112A">
              <w:rPr>
                <w:noProof/>
                <w:sz w:val="22"/>
              </w:rPr>
              <w:tab/>
            </w:r>
            <w:r w:rsidRPr="00A9112A" w:rsidDel="00A9112A">
              <w:rPr>
                <w:noProof/>
              </w:rPr>
              <w:delText>Systemdesign und Programmstruktur</w:delText>
            </w:r>
            <w:r w:rsidDel="00A9112A">
              <w:rPr>
                <w:noProof/>
                <w:webHidden/>
              </w:rPr>
              <w:tab/>
            </w:r>
          </w:del>
          <w:ins w:id="346" w:author="Jonas" w:date="2011-11-07T00:13:00Z">
            <w:del w:id="347" w:author="MPH" w:date="2011-11-09T23:22:00Z">
              <w:r w:rsidR="006844C3" w:rsidDel="00A9112A">
                <w:rPr>
                  <w:noProof/>
                  <w:webHidden/>
                </w:rPr>
                <w:delText>34</w:delText>
              </w:r>
            </w:del>
          </w:ins>
          <w:del w:id="348" w:author="MPH" w:date="2011-11-09T23:22:00Z">
            <w:r w:rsidDel="00A9112A">
              <w:rPr>
                <w:noProof/>
                <w:webHidden/>
              </w:rPr>
              <w:delText>32</w:delText>
            </w:r>
          </w:del>
        </w:p>
        <w:p w:rsidR="003358B5" w:rsidDel="00A9112A" w:rsidRDefault="003358B5">
          <w:pPr>
            <w:pStyle w:val="Verzeichnis1"/>
            <w:rPr>
              <w:del w:id="349" w:author="MPH" w:date="2011-11-09T23:22:00Z"/>
              <w:sz w:val="22"/>
              <w:szCs w:val="22"/>
            </w:rPr>
          </w:pPr>
          <w:del w:id="350" w:author="MPH" w:date="2011-11-09T23:22:00Z">
            <w:r w:rsidRPr="00A9112A" w:rsidDel="00A9112A">
              <w:lastRenderedPageBreak/>
              <w:delText>5.</w:delText>
            </w:r>
            <w:r w:rsidDel="00A9112A">
              <w:rPr>
                <w:sz w:val="22"/>
                <w:szCs w:val="22"/>
              </w:rPr>
              <w:tab/>
            </w:r>
            <w:r w:rsidRPr="00A9112A" w:rsidDel="00A9112A">
              <w:delText>Integration in das Testframework STAF/STAX</w:delText>
            </w:r>
            <w:r w:rsidDel="00A9112A">
              <w:rPr>
                <w:webHidden/>
              </w:rPr>
              <w:tab/>
            </w:r>
          </w:del>
          <w:ins w:id="351" w:author="Jonas" w:date="2011-11-07T00:13:00Z">
            <w:del w:id="352" w:author="MPH" w:date="2011-11-09T23:22:00Z">
              <w:r w:rsidR="006844C3" w:rsidDel="00A9112A">
                <w:rPr>
                  <w:webHidden/>
                </w:rPr>
                <w:delText>35</w:delText>
              </w:r>
            </w:del>
          </w:ins>
          <w:del w:id="353" w:author="MPH" w:date="2011-11-09T23:22:00Z">
            <w:r w:rsidDel="00A9112A">
              <w:rPr>
                <w:webHidden/>
              </w:rPr>
              <w:delText>33</w:delText>
            </w:r>
          </w:del>
        </w:p>
        <w:p w:rsidR="003358B5" w:rsidDel="00A9112A" w:rsidRDefault="003358B5">
          <w:pPr>
            <w:pStyle w:val="Verzeichnis2"/>
            <w:tabs>
              <w:tab w:val="left" w:pos="880"/>
              <w:tab w:val="right" w:leader="dot" w:pos="9062"/>
            </w:tabs>
            <w:rPr>
              <w:del w:id="354" w:author="MPH" w:date="2011-11-09T23:22:00Z"/>
              <w:noProof/>
              <w:sz w:val="22"/>
            </w:rPr>
          </w:pPr>
          <w:del w:id="355" w:author="MPH" w:date="2011-11-09T23:22:00Z">
            <w:r w:rsidRPr="00A9112A" w:rsidDel="00A9112A">
              <w:rPr>
                <w:noProof/>
              </w:rPr>
              <w:delText>5.1.</w:delText>
            </w:r>
            <w:r w:rsidDel="00A9112A">
              <w:rPr>
                <w:noProof/>
                <w:sz w:val="22"/>
              </w:rPr>
              <w:tab/>
            </w:r>
            <w:r w:rsidRPr="00A9112A" w:rsidDel="00A9112A">
              <w:rPr>
                <w:noProof/>
              </w:rPr>
              <w:delText>Einführung</w:delText>
            </w:r>
            <w:r w:rsidDel="00A9112A">
              <w:rPr>
                <w:noProof/>
                <w:webHidden/>
              </w:rPr>
              <w:tab/>
            </w:r>
          </w:del>
          <w:ins w:id="356" w:author="Jonas" w:date="2011-11-07T00:13:00Z">
            <w:del w:id="357" w:author="MPH" w:date="2011-11-09T23:22:00Z">
              <w:r w:rsidR="006844C3" w:rsidDel="00A9112A">
                <w:rPr>
                  <w:noProof/>
                  <w:webHidden/>
                </w:rPr>
                <w:delText>35</w:delText>
              </w:r>
            </w:del>
          </w:ins>
          <w:del w:id="358" w:author="MPH" w:date="2011-11-09T23:22:00Z">
            <w:r w:rsidDel="00A9112A">
              <w:rPr>
                <w:noProof/>
                <w:webHidden/>
              </w:rPr>
              <w:delText>33</w:delText>
            </w:r>
          </w:del>
        </w:p>
        <w:p w:rsidR="003358B5" w:rsidDel="00A9112A" w:rsidRDefault="003358B5">
          <w:pPr>
            <w:pStyle w:val="Verzeichnis2"/>
            <w:tabs>
              <w:tab w:val="left" w:pos="880"/>
              <w:tab w:val="right" w:leader="dot" w:pos="9062"/>
            </w:tabs>
            <w:rPr>
              <w:del w:id="359" w:author="MPH" w:date="2011-11-09T23:22:00Z"/>
              <w:noProof/>
              <w:sz w:val="22"/>
            </w:rPr>
          </w:pPr>
          <w:del w:id="360" w:author="MPH" w:date="2011-11-09T23:22:00Z">
            <w:r w:rsidRPr="00A9112A" w:rsidDel="00A9112A">
              <w:rPr>
                <w:noProof/>
              </w:rPr>
              <w:delText>5.2.</w:delText>
            </w:r>
            <w:r w:rsidDel="00A9112A">
              <w:rPr>
                <w:noProof/>
                <w:sz w:val="22"/>
              </w:rPr>
              <w:tab/>
            </w:r>
            <w:r w:rsidRPr="00A9112A" w:rsidDel="00A9112A">
              <w:rPr>
                <w:noProof/>
              </w:rPr>
              <w:delText>Technische Dokumentation</w:delText>
            </w:r>
            <w:r w:rsidDel="00A9112A">
              <w:rPr>
                <w:noProof/>
                <w:webHidden/>
              </w:rPr>
              <w:tab/>
            </w:r>
          </w:del>
          <w:ins w:id="361" w:author="Jonas" w:date="2011-11-07T00:13:00Z">
            <w:del w:id="362" w:author="MPH" w:date="2011-11-09T23:22:00Z">
              <w:r w:rsidR="006844C3" w:rsidDel="00A9112A">
                <w:rPr>
                  <w:noProof/>
                  <w:webHidden/>
                </w:rPr>
                <w:delText>35</w:delText>
              </w:r>
            </w:del>
          </w:ins>
          <w:del w:id="363" w:author="MPH" w:date="2011-11-09T23:22:00Z">
            <w:r w:rsidDel="00A9112A">
              <w:rPr>
                <w:noProof/>
                <w:webHidden/>
              </w:rPr>
              <w:delText>33</w:delText>
            </w:r>
          </w:del>
        </w:p>
        <w:p w:rsidR="003358B5" w:rsidDel="00A9112A" w:rsidRDefault="003358B5">
          <w:pPr>
            <w:pStyle w:val="Verzeichnis2"/>
            <w:tabs>
              <w:tab w:val="left" w:pos="880"/>
              <w:tab w:val="right" w:leader="dot" w:pos="9062"/>
            </w:tabs>
            <w:rPr>
              <w:del w:id="364" w:author="MPH" w:date="2011-11-09T23:22:00Z"/>
              <w:noProof/>
              <w:sz w:val="22"/>
            </w:rPr>
          </w:pPr>
          <w:del w:id="365" w:author="MPH" w:date="2011-11-09T23:22:00Z">
            <w:r w:rsidRPr="00A9112A" w:rsidDel="00A9112A">
              <w:rPr>
                <w:noProof/>
              </w:rPr>
              <w:delText>5.3.</w:delText>
            </w:r>
            <w:r w:rsidDel="00A9112A">
              <w:rPr>
                <w:noProof/>
                <w:sz w:val="22"/>
              </w:rPr>
              <w:tab/>
            </w:r>
            <w:r w:rsidRPr="00A9112A" w:rsidDel="00A9112A">
              <w:rPr>
                <w:noProof/>
              </w:rPr>
              <w:delText>Systemdesign und Programmstruktur</w:delText>
            </w:r>
            <w:r w:rsidDel="00A9112A">
              <w:rPr>
                <w:noProof/>
                <w:webHidden/>
              </w:rPr>
              <w:tab/>
            </w:r>
          </w:del>
          <w:ins w:id="366" w:author="Jonas" w:date="2011-11-07T00:13:00Z">
            <w:del w:id="367" w:author="MPH" w:date="2011-11-09T23:22:00Z">
              <w:r w:rsidR="006844C3" w:rsidDel="00A9112A">
                <w:rPr>
                  <w:noProof/>
                  <w:webHidden/>
                </w:rPr>
                <w:delText>38</w:delText>
              </w:r>
            </w:del>
          </w:ins>
          <w:del w:id="368" w:author="MPH" w:date="2011-11-09T23:22:00Z">
            <w:r w:rsidDel="00A9112A">
              <w:rPr>
                <w:noProof/>
                <w:webHidden/>
              </w:rPr>
              <w:delText>36</w:delText>
            </w:r>
          </w:del>
        </w:p>
        <w:p w:rsidR="003358B5" w:rsidDel="00A9112A" w:rsidRDefault="003358B5">
          <w:pPr>
            <w:pStyle w:val="Verzeichnis1"/>
            <w:rPr>
              <w:del w:id="369" w:author="MPH" w:date="2011-11-09T23:22:00Z"/>
              <w:sz w:val="22"/>
              <w:szCs w:val="22"/>
            </w:rPr>
          </w:pPr>
          <w:del w:id="370" w:author="MPH" w:date="2011-11-09T23:22:00Z">
            <w:r w:rsidRPr="00A9112A" w:rsidDel="00A9112A">
              <w:delText>Dokumentversionen</w:delText>
            </w:r>
            <w:r w:rsidDel="00A9112A">
              <w:rPr>
                <w:webHidden/>
              </w:rPr>
              <w:tab/>
            </w:r>
          </w:del>
          <w:ins w:id="371" w:author="Jonas" w:date="2011-11-07T00:13:00Z">
            <w:del w:id="372" w:author="MPH" w:date="2011-11-09T23:22:00Z">
              <w:r w:rsidR="006844C3" w:rsidDel="00A9112A">
                <w:rPr>
                  <w:webHidden/>
                </w:rPr>
                <w:delText>42</w:delText>
              </w:r>
            </w:del>
          </w:ins>
          <w:del w:id="373" w:author="MPH" w:date="2011-11-09T23:22:00Z">
            <w:r w:rsidDel="00A9112A">
              <w:rPr>
                <w:webHidden/>
              </w:rPr>
              <w:delText>38</w:delText>
            </w:r>
          </w:del>
        </w:p>
        <w:p w:rsidR="00510BC3" w:rsidRDefault="00091D7B" w:rsidP="007E301E">
          <w:r>
            <w:fldChar w:fldCharType="end"/>
          </w:r>
        </w:p>
      </w:sdtContent>
    </w:sdt>
    <w:p w:rsidR="00420B4F" w:rsidRDefault="00420B4F">
      <w:pPr>
        <w:jc w:val="left"/>
        <w:rPr>
          <w:ins w:id="374" w:author="Jonas" w:date="2011-11-06T23:25:00Z"/>
          <w:rFonts w:asciiTheme="majorHAnsi" w:eastAsiaTheme="majorEastAsia" w:hAnsiTheme="majorHAnsi" w:cstheme="majorBidi"/>
          <w:b/>
          <w:bCs/>
          <w:color w:val="C00000"/>
          <w:sz w:val="28"/>
          <w:szCs w:val="28"/>
        </w:rPr>
      </w:pPr>
      <w:ins w:id="375" w:author="Jonas" w:date="2011-11-06T23:25:00Z">
        <w:r>
          <w:br w:type="page"/>
        </w:r>
      </w:ins>
    </w:p>
    <w:p w:rsidR="004D1E2B" w:rsidRDefault="00460F40" w:rsidP="007E301E">
      <w:pPr>
        <w:pStyle w:val="berschrift1"/>
        <w:numPr>
          <w:ilvl w:val="0"/>
          <w:numId w:val="3"/>
        </w:numPr>
      </w:pPr>
      <w:bookmarkStart w:id="376" w:name="_Toc308644259"/>
      <w:r>
        <w:lastRenderedPageBreak/>
        <w:t>Einführung</w:t>
      </w:r>
      <w:bookmarkEnd w:id="376"/>
    </w:p>
    <w:p w:rsidR="007E301E" w:rsidRPr="007E301E" w:rsidRDefault="007E301E" w:rsidP="007E301E"/>
    <w:p w:rsidR="00116321" w:rsidRDefault="00116321" w:rsidP="007E301E">
      <w:r>
        <w:t>Dieses Dokument dient der Spezifikation der Architektur des MultiCastors Version 2.0.</w:t>
      </w:r>
    </w:p>
    <w:p w:rsidR="00116321" w:rsidRDefault="00116321" w:rsidP="007E301E"/>
    <w:p w:rsidR="00116321" w:rsidRDefault="00116321" w:rsidP="007E301E">
      <w:r>
        <w:t xml:space="preserve">Da die V2.0 komplett auf V1.0 aufsetzt, bleibt die </w:t>
      </w:r>
      <w:del w:id="377" w:author="Jonas" w:date="2011-11-06T23:25:00Z">
        <w:r w:rsidDel="00420B4F">
          <w:delText xml:space="preserve">Architekturstruktur </w:delText>
        </w:r>
      </w:del>
      <w:ins w:id="378" w:author="Jonas" w:date="2011-11-06T23:25:00Z">
        <w:r w:rsidR="00420B4F">
          <w:t xml:space="preserve">Basisarchitekturstruktur </w:t>
        </w:r>
      </w:ins>
      <w:r>
        <w:t xml:space="preserve">identisch. Deshalb ist </w:t>
      </w:r>
      <w:del w:id="379" w:author="Jonas" w:date="2011-11-06T23:26:00Z">
        <w:r w:rsidDel="00420B4F">
          <w:delText>“</w:delText>
        </w:r>
      </w:del>
      <w:r>
        <w:t xml:space="preserve">das System </w:t>
      </w:r>
      <w:del w:id="380" w:author="Jonas" w:date="2011-11-06T23:26:00Z">
        <w:r w:rsidDel="00420B4F">
          <w:delText xml:space="preserve">[...] </w:delText>
        </w:r>
      </w:del>
      <w:r>
        <w:t>in Untersysteme (Subsysteme) unterteilt und die Klassen, die die Subsysteme bilden, sind ebenfalls in diesem Dokument spezifiziert. Die Aufteilung wurde so durchgeführt, um Kohäsion zu maximieren und Kopplung zu minimieren.</w:t>
      </w:r>
      <w:del w:id="381" w:author="Jonas" w:date="2011-11-06T23:26:00Z">
        <w:r w:rsidDel="00420B4F">
          <w:delText>”</w:delText>
        </w:r>
      </w:del>
      <w:r>
        <w:rPr>
          <w:rStyle w:val="Funotenzeichen"/>
        </w:rPr>
        <w:footnoteReference w:id="1"/>
      </w:r>
    </w:p>
    <w:p w:rsidR="00116321" w:rsidRDefault="00116321" w:rsidP="007E301E"/>
    <w:p w:rsidR="00116321" w:rsidRDefault="00116321" w:rsidP="007E301E">
      <w:r>
        <w:t>Die “starke Fokussierung auf Modularität</w:t>
      </w:r>
      <w:ins w:id="382" w:author="MPH" w:date="2011-11-07T20:51:00Z">
        <w:r w:rsidR="005A0980">
          <w:t>“</w:t>
        </w:r>
      </w:ins>
      <w:del w:id="383" w:author="MPH" w:date="2011-11-07T20:51:00Z">
        <w:r w:rsidDel="005A0980">
          <w:delText>”</w:delText>
        </w:r>
      </w:del>
      <w:ins w:id="384" w:author="MPH" w:date="2011-11-07T20:50:00Z">
        <w:r w:rsidR="005A0980">
          <w:rPr>
            <w:rStyle w:val="Funotenzeichen"/>
          </w:rPr>
          <w:footnoteReference w:id="2"/>
        </w:r>
      </w:ins>
      <w:del w:id="386" w:author="MPH" w:date="2011-11-07T20:50:00Z">
        <w:r w:rsidDel="005A0980">
          <w:delText>1</w:delText>
        </w:r>
      </w:del>
      <w:r>
        <w:t xml:space="preserve"> der Subsysteme erlaubt eine getrennte Entwicklung von neuen Modulen, wodurch die Arbeit im Team gut aufgeteilt werden kann.</w:t>
      </w:r>
    </w:p>
    <w:p w:rsidR="00116321" w:rsidRDefault="00116321" w:rsidP="007E301E"/>
    <w:p w:rsidR="00116321" w:rsidRDefault="00116321" w:rsidP="007E301E">
      <w:del w:id="387" w:author="Jonas" w:date="2011-11-06T23:30:00Z">
        <w:r w:rsidDel="00420B4F">
          <w:delText>“</w:delText>
        </w:r>
      </w:del>
      <w:r>
        <w:t xml:space="preserve">Bei </w:t>
      </w:r>
      <w:del w:id="388" w:author="Jonas" w:date="2011-11-06T23:30:00Z">
        <w:r w:rsidDel="00420B4F">
          <w:delText>[</w:delText>
        </w:r>
      </w:del>
      <w:r>
        <w:t>dem</w:t>
      </w:r>
      <w:del w:id="389" w:author="Jonas" w:date="2011-11-06T23:30:00Z">
        <w:r w:rsidDel="00420B4F">
          <w:delText>]</w:delText>
        </w:r>
      </w:del>
      <w:r>
        <w:t xml:space="preserve"> System kommt das Architekturmuster des Model View Controller zum Einsatz. Dieses beinhaltet die Strukturierung in die drei Einheiten Datenmodell (engl. model), Präsentation (engl. view) und Pro­gramm­steuerung (engl. controller). Ziel des Musters ist ein flexibler Programmentwurf, der eine spätere Änderung oder Erweiterung erleichtert und </w:t>
      </w:r>
      <w:del w:id="390" w:author="Jonas" w:date="2011-11-06T23:31:00Z">
        <w:r w:rsidDel="00420B4F">
          <w:delText>[</w:delText>
        </w:r>
      </w:del>
      <w:r>
        <w:t>die</w:t>
      </w:r>
      <w:del w:id="391" w:author="Jonas" w:date="2011-11-06T23:31:00Z">
        <w:r w:rsidDel="00420B4F">
          <w:delText>]</w:delText>
        </w:r>
      </w:del>
      <w:r>
        <w:t xml:space="preserve"> Wiederverwendbarkeit der einzelnen Komponenten </w:t>
      </w:r>
      <w:del w:id="392" w:author="Jonas" w:date="2011-11-06T23:30:00Z">
        <w:r w:rsidDel="00420B4F">
          <w:delText>[</w:delText>
        </w:r>
      </w:del>
      <w:r>
        <w:t>erhöht</w:t>
      </w:r>
      <w:del w:id="393" w:author="Jonas" w:date="2011-11-06T23:30:00Z">
        <w:r w:rsidDel="00420B4F">
          <w:delText>]</w:delText>
        </w:r>
      </w:del>
      <w:r>
        <w:t>.</w:t>
      </w:r>
      <w:del w:id="394" w:author="Jonas" w:date="2011-11-06T23:30:00Z">
        <w:r w:rsidDel="00420B4F">
          <w:delText>”</w:delText>
        </w:r>
      </w:del>
      <w:ins w:id="395" w:author="Jonas" w:date="2011-11-06T23:31:00Z">
        <w:r w:rsidR="00420B4F">
          <w:rPr>
            <w:rStyle w:val="Funotenzeichen"/>
          </w:rPr>
          <w:footnoteReference w:id="3"/>
        </w:r>
      </w:ins>
      <w:del w:id="398" w:author="Jonas" w:date="2011-11-06T23:31:00Z">
        <w:r w:rsidRPr="00AB07E3" w:rsidDel="00420B4F">
          <w:rPr>
            <w:vertAlign w:val="superscript"/>
          </w:rPr>
          <w:delText>1</w:delText>
        </w:r>
      </w:del>
    </w:p>
    <w:p w:rsidR="00116321" w:rsidRDefault="00116321" w:rsidP="007E301E"/>
    <w:p w:rsidR="00116321" w:rsidRDefault="00116321" w:rsidP="007E301E">
      <w:r>
        <w:t>Die Anbindung an das Testframework STAF/STAX, welche in V2.0 hinzukommt, ist eine eigene Säule in der Entwicklung, da dazu der MultiCastor nicht verändert werden muss, somit kann die Entwicklung komplett getrennt erfolgen.</w:t>
      </w:r>
    </w:p>
    <w:p w:rsidR="00116321" w:rsidRDefault="00116321" w:rsidP="007E301E">
      <w:r>
        <w:t>Das MMR-Protokoll hingegen wird modular in den bestehenden MultiCastor integriert werden.</w:t>
      </w:r>
    </w:p>
    <w:p w:rsidR="00460F40" w:rsidRDefault="00116321" w:rsidP="007E301E">
      <w:r>
        <w:t>Einzig für die GUI müssen nennenswerte Eingriffe in bereits bestehende Module vorgenommen</w:t>
      </w:r>
      <w:r w:rsidR="00AB07E3">
        <w:t xml:space="preserve"> werden.</w:t>
      </w:r>
    </w:p>
    <w:p w:rsidR="00856CBA" w:rsidRDefault="00856CBA" w:rsidP="007E301E"/>
    <w:p w:rsidR="007E301E" w:rsidRDefault="00856CBA" w:rsidP="007E301E">
      <w:r>
        <w:t xml:space="preserve">Zur Sicherstellung der Multibetriebssystemfähigkeit, wird der MultiCastor ständig auf Windows, Linux und Mac getestet. Um dem </w:t>
      </w:r>
      <w:del w:id="399" w:author="Jonas" w:date="2011-11-06T23:32:00Z">
        <w:r w:rsidDel="00420B4F">
          <w:delText>User das doch recht</w:delText>
        </w:r>
      </w:del>
      <w:ins w:id="400" w:author="Jonas" w:date="2011-11-06T23:32:00Z">
        <w:r w:rsidR="00420B4F">
          <w:t>Anwender die</w:t>
        </w:r>
      </w:ins>
      <w:r>
        <w:t xml:space="preserve"> </w:t>
      </w:r>
      <w:r>
        <w:lastRenderedPageBreak/>
        <w:t>unterschiedliche</w:t>
      </w:r>
      <w:ins w:id="401" w:author="Jonas" w:date="2011-11-06T23:32:00Z">
        <w:r w:rsidR="00420B4F">
          <w:t>n</w:t>
        </w:r>
      </w:ins>
      <w:r>
        <w:t xml:space="preserve"> „Look and Feel“ dieser Betriebssysteme näher zu bringen, haben wir uns entschlossen, </w:t>
      </w:r>
      <w:r w:rsidR="00954AC4" w:rsidRPr="00954AC4">
        <w:t xml:space="preserve">bei den </w:t>
      </w:r>
      <w:del w:id="402" w:author="Jonas" w:date="2011-11-06T23:32:00Z">
        <w:r w:rsidR="00954AC4" w:rsidRPr="00954AC4" w:rsidDel="00420B4F">
          <w:delText xml:space="preserve">folgenden </w:delText>
        </w:r>
      </w:del>
      <w:r w:rsidR="00954AC4" w:rsidRPr="00954AC4">
        <w:t xml:space="preserve">Screenshots </w:t>
      </w:r>
      <w:ins w:id="403" w:author="Jonas" w:date="2011-11-06T23:32:00Z">
        <w:r w:rsidR="00420B4F">
          <w:t xml:space="preserve">in unseren Dokumenten </w:t>
        </w:r>
      </w:ins>
      <w:del w:id="404" w:author="Jonas" w:date="2011-11-06T23:32:00Z">
        <w:r w:rsidR="00954AC4" w:rsidRPr="00954AC4" w:rsidDel="00420B4F">
          <w:delText>alle diese</w:delText>
        </w:r>
      </w:del>
      <w:ins w:id="405" w:author="Jonas" w:date="2011-11-06T23:32:00Z">
        <w:r w:rsidR="00420B4F">
          <w:t>verschiedene</w:t>
        </w:r>
      </w:ins>
      <w:r w:rsidR="00954AC4" w:rsidRPr="00954AC4">
        <w:t xml:space="preserve"> Systeme abzudecken.</w:t>
      </w:r>
    </w:p>
    <w:p w:rsidR="00954AC4" w:rsidRPr="00460F40" w:rsidRDefault="00954AC4" w:rsidP="007E301E"/>
    <w:p w:rsidR="004D1E2B" w:rsidRDefault="005C61B6" w:rsidP="007E301E">
      <w:pPr>
        <w:pStyle w:val="berschrift1"/>
        <w:numPr>
          <w:ilvl w:val="0"/>
          <w:numId w:val="3"/>
        </w:numPr>
      </w:pPr>
      <w:bookmarkStart w:id="406" w:name="_Toc308644260"/>
      <w:r>
        <w:t>Systemübersicht</w:t>
      </w:r>
      <w:bookmarkEnd w:id="406"/>
    </w:p>
    <w:p w:rsidR="007E301E" w:rsidRPr="007E301E" w:rsidRDefault="007E301E" w:rsidP="007E301E"/>
    <w:p w:rsidR="004D1E2B" w:rsidRDefault="00694CC7" w:rsidP="007E301E">
      <w:pPr>
        <w:pStyle w:val="berschrift2"/>
        <w:numPr>
          <w:ilvl w:val="1"/>
          <w:numId w:val="3"/>
        </w:numPr>
      </w:pPr>
      <w:r>
        <w:t xml:space="preserve"> </w:t>
      </w:r>
      <w:bookmarkStart w:id="407" w:name="_Toc308644261"/>
      <w:r>
        <w:t>Systemumgebung</w:t>
      </w:r>
      <w:bookmarkEnd w:id="407"/>
    </w:p>
    <w:p w:rsidR="007E301E" w:rsidRPr="007E301E" w:rsidRDefault="007E301E" w:rsidP="007E301E"/>
    <w:p w:rsidR="00694CC7" w:rsidRPr="00694CC7" w:rsidRDefault="00694CC7" w:rsidP="007E301E">
      <w:r>
        <w:t>Der MultiCastor2.0 stellt einige Anforderungen an die Hardware- und Softwareumgebung. Bei der Entwicklung wurde darauf geachtet, dass der MultiCastor sowohl auf Windows als auch auf unixbasierten Betriebssystemen einwandfrei funktioniert. Außerdem muss das System über eine intakte Netzwerkverbindung verfügen, um Tests durchzuführen. Ausnahme stellt hierbei der Loopback-Modus dar, bei dem Sender und Empfänger auf dem gleichen Host ausgeführt werden.</w:t>
      </w:r>
    </w:p>
    <w:p w:rsidR="00460F40" w:rsidRDefault="00460F40" w:rsidP="007E301E"/>
    <w:p w:rsidR="00564092" w:rsidRDefault="00694CC7" w:rsidP="007E301E">
      <w:pPr>
        <w:pStyle w:val="berschrift2"/>
        <w:numPr>
          <w:ilvl w:val="1"/>
          <w:numId w:val="3"/>
        </w:numPr>
      </w:pPr>
      <w:r>
        <w:t xml:space="preserve"> </w:t>
      </w:r>
      <w:bookmarkStart w:id="408" w:name="_Toc308644262"/>
      <w:r>
        <w:t>Hardwareumgebung</w:t>
      </w:r>
      <w:bookmarkEnd w:id="408"/>
    </w:p>
    <w:p w:rsidR="007E301E" w:rsidRPr="007E301E" w:rsidRDefault="007E301E" w:rsidP="007E301E"/>
    <w:p w:rsidR="00694CC7" w:rsidRPr="00694CC7" w:rsidRDefault="00694CC7" w:rsidP="007E301E">
      <w:r w:rsidRPr="00694CC7">
        <w:t>Die Hardware muss so gewählt werden, dass eine Java-Laufzeitumgebung auf Windows oder einem unixbasierten Betriebssystem installiert und dauerhaft betrieben werden kann. Die Hardware muss über eine Netzwerkschnittstelle verfügen</w:t>
      </w:r>
      <w:r>
        <w:t>,</w:t>
      </w:r>
      <w:r w:rsidRPr="00694CC7">
        <w:t xml:space="preserve"> auf die über eine Softwareschnittstelle zugegriffen werden kann (Ausnahme stellt auch hier wieder der Loopback-Modus dar). Um MMRP-Anfragen bearbeiten zu können, wird ein MMRP-fähiger Switch benötigt.</w:t>
      </w:r>
    </w:p>
    <w:p w:rsidR="00564092" w:rsidRDefault="00564092" w:rsidP="007E301E"/>
    <w:p w:rsidR="00564092" w:rsidRDefault="00694CC7" w:rsidP="007E301E">
      <w:pPr>
        <w:pStyle w:val="berschrift2"/>
        <w:numPr>
          <w:ilvl w:val="1"/>
          <w:numId w:val="3"/>
        </w:numPr>
      </w:pPr>
      <w:r>
        <w:t xml:space="preserve"> </w:t>
      </w:r>
      <w:bookmarkStart w:id="409" w:name="_Toc308644263"/>
      <w:r>
        <w:t>Softwareumgebung</w:t>
      </w:r>
      <w:bookmarkEnd w:id="409"/>
    </w:p>
    <w:p w:rsidR="007E301E" w:rsidRPr="007E301E" w:rsidRDefault="007E301E" w:rsidP="007E301E"/>
    <w:p w:rsidR="0063364B" w:rsidRPr="00D42895" w:rsidRDefault="0063364B" w:rsidP="007E301E">
      <w:r>
        <w:t>Der MultiCastor wurde und wird komplett in der Programmiersprache Java V1.6 umgesetzt. Es werden bei der Weiterentwicklung des MultiCastors die Standard-Java Bibliotheken sowie die JPCAP-Bibliothek verwendet. Letztere wird mit dem Produkt ausgeliefert, demnach muss nur eine JRE der Version 1.6 auf dem Hostsystem installiert und verfügbar sein.</w:t>
      </w:r>
      <w:r>
        <w:rPr>
          <w:rStyle w:val="Funotenzeichen"/>
        </w:rPr>
        <w:footnoteReference w:id="4"/>
      </w:r>
    </w:p>
    <w:p w:rsidR="00564092" w:rsidRDefault="00564092" w:rsidP="007E301E"/>
    <w:p w:rsidR="00564092" w:rsidRDefault="00711E05" w:rsidP="007E301E">
      <w:pPr>
        <w:pStyle w:val="berschrift1"/>
        <w:numPr>
          <w:ilvl w:val="0"/>
          <w:numId w:val="3"/>
        </w:numPr>
      </w:pPr>
      <w:bookmarkStart w:id="410" w:name="_Toc308644264"/>
      <w:r>
        <w:lastRenderedPageBreak/>
        <w:t>Architekturkonzept</w:t>
      </w:r>
      <w:bookmarkEnd w:id="410"/>
    </w:p>
    <w:p w:rsidR="007E301E" w:rsidRPr="007E301E" w:rsidRDefault="007E301E" w:rsidP="007E301E"/>
    <w:p w:rsidR="00BC1773" w:rsidRDefault="00711E05" w:rsidP="007E301E">
      <w:pPr>
        <w:pStyle w:val="berschrift2"/>
        <w:numPr>
          <w:ilvl w:val="1"/>
          <w:numId w:val="3"/>
        </w:numPr>
      </w:pPr>
      <w:r>
        <w:t xml:space="preserve"> </w:t>
      </w:r>
      <w:bookmarkStart w:id="411" w:name="_Toc308644265"/>
      <w:r>
        <w:t>(erweiterte) Architekturübersicht</w:t>
      </w:r>
      <w:bookmarkEnd w:id="411"/>
    </w:p>
    <w:p w:rsidR="007E301E" w:rsidRDefault="007E301E" w:rsidP="007E301E">
      <w:pPr>
        <w:rPr>
          <w:ins w:id="412" w:author="MPH" w:date="2011-11-09T23:01:00Z"/>
        </w:rPr>
      </w:pPr>
    </w:p>
    <w:p w:rsidR="0091125B" w:rsidRDefault="00F074E7" w:rsidP="0091125B">
      <w:pPr>
        <w:pStyle w:val="KeinLeerraum"/>
        <w:jc w:val="center"/>
        <w:rPr>
          <w:ins w:id="413" w:author="MPH" w:date="2011-11-09T23:01:00Z"/>
        </w:rPr>
      </w:pPr>
      <w:ins w:id="414" w:author="MPH" w:date="2011-11-09T23:01:00Z">
        <w:r>
          <w:rPr>
            <w:noProof/>
          </w:rPr>
          <w:drawing>
            <wp:inline distT="0" distB="0" distL="0" distR="0">
              <wp:extent cx="5753100" cy="3857625"/>
              <wp:effectExtent l="19050" t="0" r="0" b="0"/>
              <wp:docPr id="9" name="Bild 1" descr="C:\Users\Matthis\Desktop\Stru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Struktur.png"/>
                      <pic:cNvPicPr>
                        <a:picLocks noChangeAspect="1" noChangeArrowheads="1"/>
                      </pic:cNvPicPr>
                    </pic:nvPicPr>
                    <pic:blipFill>
                      <a:blip r:embed="rId9" cstate="print"/>
                      <a:srcRect/>
                      <a:stretch>
                        <a:fillRect/>
                      </a:stretch>
                    </pic:blipFill>
                    <pic:spPr bwMode="auto">
                      <a:xfrm>
                        <a:off x="0" y="0"/>
                        <a:ext cx="5753100" cy="3857625"/>
                      </a:xfrm>
                      <a:prstGeom prst="rect">
                        <a:avLst/>
                      </a:prstGeom>
                      <a:noFill/>
                      <a:ln w="9525">
                        <a:noFill/>
                        <a:miter lim="800000"/>
                        <a:headEnd/>
                        <a:tailEnd/>
                      </a:ln>
                    </pic:spPr>
                  </pic:pic>
                </a:graphicData>
              </a:graphic>
            </wp:inline>
          </w:drawing>
        </w:r>
      </w:ins>
    </w:p>
    <w:p w:rsidR="0091125B" w:rsidRPr="007E301E" w:rsidRDefault="0091125B" w:rsidP="0091125B">
      <w:pPr>
        <w:pStyle w:val="Beschriftung"/>
        <w:jc w:val="center"/>
      </w:pPr>
      <w:ins w:id="415" w:author="MPH" w:date="2011-11-09T23:01:00Z">
        <w:r>
          <w:t xml:space="preserve">Abbildung </w:t>
        </w:r>
        <w:r w:rsidR="00091D7B">
          <w:fldChar w:fldCharType="begin"/>
        </w:r>
        <w:r>
          <w:instrText xml:space="preserve"> SEQ Abbildung \* ARABIC </w:instrText>
        </w:r>
      </w:ins>
      <w:r w:rsidR="00091D7B">
        <w:fldChar w:fldCharType="separate"/>
      </w:r>
      <w:ins w:id="416" w:author="MPH" w:date="2011-11-09T23:01:00Z">
        <w:r>
          <w:rPr>
            <w:noProof/>
          </w:rPr>
          <w:t>1</w:t>
        </w:r>
        <w:r w:rsidR="00091D7B">
          <w:fldChar w:fldCharType="end"/>
        </w:r>
        <w:r>
          <w:t>: Architekturübersicht</w:t>
        </w:r>
      </w:ins>
    </w:p>
    <w:p w:rsidR="00564092" w:rsidRPr="007E301E" w:rsidDel="0091125B" w:rsidRDefault="007E301E" w:rsidP="007E301E">
      <w:pPr>
        <w:rPr>
          <w:del w:id="417" w:author="MPH" w:date="2011-11-09T23:01:00Z"/>
          <w:b/>
          <w:color w:val="00B050"/>
        </w:rPr>
      </w:pPr>
      <w:del w:id="418" w:author="MPH" w:date="2011-11-09T23:01:00Z">
        <w:r w:rsidRPr="007E301E" w:rsidDel="0091125B">
          <w:rPr>
            <w:b/>
            <w:color w:val="00B050"/>
          </w:rPr>
          <w:delText>TODO: Grafik einfügen</w:delText>
        </w:r>
      </w:del>
    </w:p>
    <w:p w:rsidR="0091125B" w:rsidRDefault="0091125B" w:rsidP="0091125B">
      <w:pPr>
        <w:pStyle w:val="berschrift3"/>
        <w:numPr>
          <w:ilvl w:val="2"/>
          <w:numId w:val="3"/>
        </w:numPr>
        <w:rPr>
          <w:ins w:id="419" w:author="MPH" w:date="2011-11-09T23:13:00Z"/>
        </w:rPr>
      </w:pPr>
      <w:bookmarkStart w:id="420" w:name="_Toc308644266"/>
      <w:ins w:id="421" w:author="MPH" w:date="2011-11-09T23:13:00Z">
        <w:r>
          <w:t>Bestehende Programmstruktur</w:t>
        </w:r>
        <w:bookmarkEnd w:id="420"/>
      </w:ins>
    </w:p>
    <w:p w:rsidR="0091125B" w:rsidRDefault="0091125B" w:rsidP="0091125B">
      <w:pPr>
        <w:rPr>
          <w:ins w:id="422" w:author="MPH" w:date="2011-11-09T23:13:00Z"/>
        </w:rPr>
      </w:pPr>
    </w:p>
    <w:p w:rsidR="0091125B" w:rsidRDefault="0091125B" w:rsidP="0091125B">
      <w:pPr>
        <w:rPr>
          <w:ins w:id="423" w:author="MPH" w:date="2011-11-09T23:14:00Z"/>
        </w:rPr>
      </w:pPr>
      <w:ins w:id="424" w:author="MPH" w:date="2011-11-09T23:13:00Z">
        <w:r w:rsidRPr="0091125B">
          <w:t xml:space="preserve">Die Abbildung </w:t>
        </w:r>
      </w:ins>
      <w:ins w:id="425" w:author="MPH" w:date="2011-11-09T23:17:00Z">
        <w:r w:rsidR="00950C31">
          <w:t>1</w:t>
        </w:r>
      </w:ins>
      <w:ins w:id="426" w:author="MPH" w:date="2011-11-09T23:13:00Z">
        <w:r w:rsidRPr="0091125B">
          <w:t xml:space="preserve"> setzt auf der bestehenden Programmstruktur des Multicastor 1.0 auf. Diese Struktur ist im MVC-Modell designed. Damit wird Wartbarkeit, Testbarkeit und Möglichkeit zur Modularisierung gegeben.</w:t>
        </w:r>
        <w:r w:rsidRPr="0091125B">
          <w:br/>
        </w:r>
        <w:r w:rsidRPr="0091125B">
          <w:br/>
          <w:t xml:space="preserve">Der Programmstart erfolgt über die </w:t>
        </w:r>
        <w:r w:rsidRPr="0091125B">
          <w:rPr>
            <w:b/>
            <w:bCs/>
          </w:rPr>
          <w:t>Controller</w:t>
        </w:r>
        <w:r w:rsidRPr="0091125B">
          <w:t xml:space="preserve">. Dabei wird die </w:t>
        </w:r>
        <w:r w:rsidRPr="0091125B">
          <w:rPr>
            <w:i/>
            <w:iCs/>
          </w:rPr>
          <w:t>MAIN</w:t>
        </w:r>
        <w:r w:rsidRPr="0091125B">
          <w:t xml:space="preserve"> Klasse gestartet, diese istanziiert immer den </w:t>
        </w:r>
        <w:r w:rsidRPr="0091125B">
          <w:rPr>
            <w:i/>
            <w:iCs/>
          </w:rPr>
          <w:t>MC Controller</w:t>
        </w:r>
        <w:r w:rsidRPr="0091125B">
          <w:t xml:space="preserve">, der alle Referenzen für die Logik hält. Wenn das Programm mit GUI gestartet wird, dann wird ebenfalls der </w:t>
        </w:r>
        <w:r w:rsidRPr="0091125B">
          <w:rPr>
            <w:i/>
            <w:iCs/>
          </w:rPr>
          <w:t xml:space="preserve">GUI Controller </w:t>
        </w:r>
        <w:r w:rsidRPr="0091125B">
          <w:t xml:space="preserve">von der </w:t>
        </w:r>
        <w:r w:rsidRPr="0091125B">
          <w:rPr>
            <w:i/>
            <w:iCs/>
          </w:rPr>
          <w:t>MAIN</w:t>
        </w:r>
        <w:r w:rsidRPr="0091125B">
          <w:t xml:space="preserve"> Klasse instanziiert</w:t>
        </w:r>
        <w:r w:rsidRPr="0091125B">
          <w:rPr>
            <w:i/>
            <w:iCs/>
          </w:rPr>
          <w:t>,</w:t>
        </w:r>
        <w:r w:rsidRPr="0091125B">
          <w:t xml:space="preserve"> der die Referenzen zu allen GUI Komponenten hält. Hier sieht man den Vorteil des MVC-Modells. Wenn der Multicastor ohne GUI gestartet wird, wird einfach auf die GUI Controller Klasse verzichtet.</w:t>
        </w:r>
        <w:r w:rsidRPr="0091125B">
          <w:br/>
          <w:t xml:space="preserve">Eine Besonderheit sieht man noch wenn man den Inputvalidator betrachtet. Diese Klasse ist </w:t>
        </w:r>
        <w:r w:rsidRPr="0091125B">
          <w:lastRenderedPageBreak/>
          <w:t xml:space="preserve">dafür verantwortlich Eingaben(bisher IPv4 und IPv6 Adressen) zu validieren. Da diese Klasse zwar Programmlogik enthält, aber nur von der GUI genutzt wird, wird eine Referenz auf ein Objekt des </w:t>
        </w:r>
        <w:r w:rsidRPr="0091125B">
          <w:rPr>
            <w:i/>
            <w:iCs/>
          </w:rPr>
          <w:t xml:space="preserve">Inputvalidators </w:t>
        </w:r>
        <w:r w:rsidRPr="0091125B">
          <w:t>vom GUI Controller gehalten.</w:t>
        </w:r>
        <w:r w:rsidRPr="0091125B">
          <w:br/>
        </w:r>
        <w:r w:rsidRPr="0091125B">
          <w:br/>
          <w:t xml:space="preserve">In Blick auf die </w:t>
        </w:r>
        <w:r w:rsidRPr="0091125B">
          <w:rPr>
            <w:b/>
            <w:bCs/>
          </w:rPr>
          <w:t xml:space="preserve">Model </w:t>
        </w:r>
        <w:r w:rsidRPr="0091125B">
          <w:t xml:space="preserve">Schicht sieht man die übernommen Klassen aus der bisherigen Struktur: XML Parser, Logger, Packetbuilder. Der </w:t>
        </w:r>
        <w:r w:rsidRPr="0091125B">
          <w:rPr>
            <w:i/>
            <w:iCs/>
          </w:rPr>
          <w:t>XML Parser</w:t>
        </w:r>
        <w:r w:rsidRPr="0091125B">
          <w:t xml:space="preserve"> wird allgemein genutzt um XML zu parsen. Dies ist für die Config-Files relevant, da diese im XML-Format vorliegen. Die </w:t>
        </w:r>
        <w:r w:rsidRPr="0091125B">
          <w:rPr>
            <w:i/>
            <w:iCs/>
          </w:rPr>
          <w:t xml:space="preserve">Logger </w:t>
        </w:r>
        <w:r w:rsidRPr="0091125B">
          <w:t xml:space="preserve">Klasse dient allgemein zum Loggen der Ereignisse. Die </w:t>
        </w:r>
        <w:r w:rsidRPr="0091125B">
          <w:rPr>
            <w:i/>
            <w:iCs/>
          </w:rPr>
          <w:t>Packetbuilder</w:t>
        </w:r>
        <w:r w:rsidRPr="0091125B">
          <w:t xml:space="preserve"> Klasse wird genutzt, um die Pakete, die versendet werden, protokollkonform zu erstellen.</w:t>
        </w:r>
        <w:r w:rsidRPr="0091125B">
          <w:br/>
          <w:t>Außerdem werden die bisherigen Sender/Reciever Klassen leicht abgeändert als L3 Sender/Reciever geführt (L3 für Layer 3 also IPv4 und IPv6).</w:t>
        </w:r>
        <w:r w:rsidRPr="0091125B">
          <w:br/>
        </w:r>
        <w:r w:rsidRPr="0091125B">
          <w:br/>
          <w:t xml:space="preserve">Des Weiteren wurde die </w:t>
        </w:r>
        <w:r w:rsidRPr="0091125B">
          <w:rPr>
            <w:b/>
            <w:bCs/>
          </w:rPr>
          <w:t>View</w:t>
        </w:r>
        <w:r w:rsidRPr="0091125B">
          <w:t xml:space="preserve"> Schicht aus dem bisherigen System übernommen und abgeändert. Allgemein gibt es hier aus der bisherigen Struktur das GUI Frame (die Klasse für das Hauptfenster des Multicastors) und die einzelnen Komponenten Configuration (Panel in der die Konfiguration vorgenommen wird), Graph Panel (der die Graphen darstellt), StatusBar (zeigt die Statusinformationen an) und MC_Control_Panel (für die Buttons zum Steuern).</w:t>
        </w:r>
      </w:ins>
    </w:p>
    <w:p w:rsidR="007A5747" w:rsidRDefault="007A5747" w:rsidP="0091125B">
      <w:pPr>
        <w:rPr>
          <w:ins w:id="427" w:author="MPH" w:date="2011-11-09T23:14:00Z"/>
        </w:rPr>
      </w:pPr>
    </w:p>
    <w:p w:rsidR="007A5747" w:rsidRDefault="007A5747" w:rsidP="007A5747">
      <w:pPr>
        <w:pStyle w:val="berschrift3"/>
        <w:numPr>
          <w:ilvl w:val="2"/>
          <w:numId w:val="3"/>
        </w:numPr>
        <w:rPr>
          <w:ins w:id="428" w:author="MPH" w:date="2011-11-09T23:14:00Z"/>
        </w:rPr>
      </w:pPr>
      <w:bookmarkStart w:id="429" w:name="_Toc308644267"/>
      <w:ins w:id="430" w:author="MPH" w:date="2011-11-09T23:14:00Z">
        <w:r>
          <w:t>Funktionale Erweiterung um das MMR-Protokoll</w:t>
        </w:r>
        <w:bookmarkEnd w:id="429"/>
      </w:ins>
    </w:p>
    <w:p w:rsidR="007A5747" w:rsidRDefault="007A5747" w:rsidP="007A5747">
      <w:pPr>
        <w:rPr>
          <w:ins w:id="431" w:author="MPH" w:date="2011-11-09T23:14:00Z"/>
        </w:rPr>
      </w:pPr>
    </w:p>
    <w:p w:rsidR="007A5747" w:rsidRDefault="007A5747" w:rsidP="007A5747">
      <w:pPr>
        <w:rPr>
          <w:ins w:id="432" w:author="MPH" w:date="2011-11-09T23:14:00Z"/>
        </w:rPr>
      </w:pPr>
      <w:ins w:id="433" w:author="MPH" w:date="2011-11-09T23:14:00Z">
        <w:r w:rsidRPr="007A5747">
          <w:t>Eine zusätzliche Funktion, die im MultiCastor2.0 implementiert werden soll, ist die Unterstützung des MMRP-Protokolls. Um multicastfähige Switches mit dem MultiCastor2.0 zu testen, müssen Sender und Empfänger lediglich MMRP-Pakete senden bzw. empfnagen. Die Verarbeitung der Pakete übernimmt der Switch.</w:t>
        </w:r>
      </w:ins>
    </w:p>
    <w:p w:rsidR="007A5747" w:rsidRDefault="007A5747" w:rsidP="007A5747">
      <w:pPr>
        <w:rPr>
          <w:ins w:id="434" w:author="MPH" w:date="2011-11-09T23:14:00Z"/>
        </w:rPr>
      </w:pPr>
    </w:p>
    <w:p w:rsidR="007A5747" w:rsidRDefault="007A5747" w:rsidP="007A5747">
      <w:pPr>
        <w:rPr>
          <w:ins w:id="435" w:author="MPH" w:date="2011-11-09T23:15:00Z"/>
        </w:rPr>
      </w:pPr>
      <w:ins w:id="436" w:author="MPH" w:date="2011-11-09T23:14:00Z">
        <w:r w:rsidRPr="007A5747">
          <w:t>Der MultiCastor2.0 soll jedoch auch in der Lage sein eine Back-to-Back Funktionalität zu unterstützen. Diese Anforderung verlangt, dass die einzelnen “state machines” in den MultiCastor2.0 implementiert werden müssen. Je nachdem, ob ein Sender oder Receiver angelegt wird, benötigt man verschiedene Zustandsautomaten. Der Receiver benötigt eine PeriodicTransmission state machine und eine Application-Only machine. Der Sender benötigt eine Registrar state machine, Applicant state machine und eine PeriodicTransmission state machine. Die LeaveAll state machine wird im MultiCastor Controller instanziiert, da sie generell alle Sender und Receiver gleichzeitig ansprechen muss. Die einzelnen Funktionen und Aufgaben der Zustandsautomaten werden im Abschnitt MMRP erläutert.</w:t>
        </w:r>
      </w:ins>
    </w:p>
    <w:p w:rsidR="007A5747" w:rsidRDefault="007A5747" w:rsidP="007A5747">
      <w:pPr>
        <w:rPr>
          <w:ins w:id="437" w:author="MPH" w:date="2011-11-09T23:15:00Z"/>
        </w:rPr>
      </w:pPr>
    </w:p>
    <w:p w:rsidR="007A5747" w:rsidRDefault="007A5747" w:rsidP="007A5747">
      <w:pPr>
        <w:pStyle w:val="berschrift3"/>
        <w:numPr>
          <w:ilvl w:val="2"/>
          <w:numId w:val="3"/>
        </w:numPr>
        <w:rPr>
          <w:ins w:id="438" w:author="MPH" w:date="2011-11-09T23:15:00Z"/>
        </w:rPr>
      </w:pPr>
      <w:bookmarkStart w:id="439" w:name="_Toc308644268"/>
      <w:ins w:id="440" w:author="MPH" w:date="2011-11-09T23:15:00Z">
        <w:r>
          <w:lastRenderedPageBreak/>
          <w:t>Änderungen an der Konfiguration</w:t>
        </w:r>
        <w:bookmarkEnd w:id="439"/>
      </w:ins>
    </w:p>
    <w:p w:rsidR="007A5747" w:rsidRDefault="007A5747" w:rsidP="007A5747">
      <w:pPr>
        <w:rPr>
          <w:ins w:id="441" w:author="MPH" w:date="2011-11-09T23:15:00Z"/>
        </w:rPr>
      </w:pPr>
    </w:p>
    <w:p w:rsidR="007A5747" w:rsidRDefault="00950C31" w:rsidP="007A5747">
      <w:pPr>
        <w:rPr>
          <w:ins w:id="442" w:author="MPH" w:date="2011-11-09T23:15:00Z"/>
        </w:rPr>
      </w:pPr>
      <w:ins w:id="443" w:author="MPH" w:date="2011-11-09T23:15:00Z">
        <w:r>
          <w:t>Wie in</w:t>
        </w:r>
        <w:r w:rsidR="007A5747" w:rsidRPr="007A5747">
          <w:t xml:space="preserve"> Abbildung </w:t>
        </w:r>
      </w:ins>
      <w:ins w:id="444" w:author="MPH" w:date="2011-11-09T23:17:00Z">
        <w:r>
          <w:t>1</w:t>
        </w:r>
      </w:ins>
      <w:ins w:id="445" w:author="MPH" w:date="2011-11-09T23:15:00Z">
        <w:r w:rsidR="007A5747" w:rsidRPr="007A5747">
          <w:t xml:space="preserve"> zu erkennen, wird der GUIFileChooser im MultiCastor2.0 nicht mehr enthalten sein. Diese Klasse stellte eine Erweiterung des JFileChoosers dar, welche die Auswahlcheckboxen für das partielle/inkrementelle Laden und Speichern enthielt. Da diese Funktionalitäten ohnehin unvollständig implementiert waren und die Ursache für Bugs darstellten, wurde beschlossen, folgende neue Struktur zu verwenden:</w:t>
        </w:r>
        <w:r w:rsidR="007A5747" w:rsidRPr="007A5747">
          <w:br/>
        </w:r>
        <w:r w:rsidR="007A5747" w:rsidRPr="007A5747">
          <w:br/>
          <w:t>Um Darstellungsfehler bei der Dateiauswahl künftig zu vermeiden (insbesondere in Hinblick auf die Benutzung verschiedener Betriebssysteme), wird in der kommenden Version zunächst die Dateiauswahl mit einem (Standart) JFileChooser erfolgen. Dieser wiederum greift auf die Konfigurationsdateien im Dateisystem zu.</w:t>
        </w:r>
        <w:r w:rsidR="007A5747" w:rsidRPr="007A5747">
          <w:br/>
        </w:r>
        <w:r w:rsidR="007A5747" w:rsidRPr="007A5747">
          <w:br/>
          <w:t>Die Funktionalität für inkrementelles sowie partielles Laden und Speichern wird nun in der Klasse GUIConfigChooser enthalten sein. Eine Instanz, dieser von JFrame erbenden Klasse, wird dem Benutzer nach der Dateiauswahl angezeigt.</w:t>
        </w:r>
        <w:r w:rsidR="007A5747" w:rsidRPr="007A5747">
          <w:br/>
        </w:r>
        <w:r w:rsidR="007A5747" w:rsidRPr="007A5747">
          <w:br/>
          <w:t>Sowohl die Instanz des JFileChoosers als auch die des GUIConfigChoosers wird von einer GUIFrame-Instanz erzeugt und verwaltet.</w:t>
        </w:r>
      </w:ins>
    </w:p>
    <w:p w:rsidR="007A5747" w:rsidRDefault="007A5747" w:rsidP="007A5747">
      <w:pPr>
        <w:rPr>
          <w:ins w:id="446" w:author="MPH" w:date="2011-11-09T23:15:00Z"/>
        </w:rPr>
      </w:pPr>
    </w:p>
    <w:p w:rsidR="007A5747" w:rsidRDefault="007A5747" w:rsidP="007A5747">
      <w:pPr>
        <w:pStyle w:val="berschrift3"/>
        <w:numPr>
          <w:ilvl w:val="2"/>
          <w:numId w:val="3"/>
        </w:numPr>
        <w:rPr>
          <w:ins w:id="447" w:author="MPH" w:date="2011-11-09T23:16:00Z"/>
        </w:rPr>
      </w:pPr>
      <w:bookmarkStart w:id="448" w:name="_Toc308644269"/>
      <w:ins w:id="449" w:author="MPH" w:date="2011-11-09T23:15:00Z">
        <w:r>
          <w:t>Änderungen an der Benutzerschnittstelle</w:t>
        </w:r>
      </w:ins>
      <w:bookmarkEnd w:id="448"/>
    </w:p>
    <w:p w:rsidR="007A5747" w:rsidRDefault="007A5747" w:rsidP="007A5747">
      <w:pPr>
        <w:rPr>
          <w:ins w:id="450" w:author="MPH" w:date="2011-11-09T23:16:00Z"/>
        </w:rPr>
      </w:pPr>
    </w:p>
    <w:p w:rsidR="007A5747" w:rsidRDefault="007A5747" w:rsidP="007A5747">
      <w:pPr>
        <w:rPr>
          <w:ins w:id="451" w:author="MPH" w:date="2011-11-09T23:16:00Z"/>
        </w:rPr>
      </w:pPr>
      <w:ins w:id="452" w:author="MPH" w:date="2011-11-09T23:16:00Z">
        <w:r>
          <w:t>TODO</w:t>
        </w:r>
      </w:ins>
    </w:p>
    <w:p w:rsidR="007A5747" w:rsidRDefault="007A5747" w:rsidP="007A5747">
      <w:pPr>
        <w:rPr>
          <w:ins w:id="453" w:author="MPH" w:date="2011-11-09T23:16:00Z"/>
        </w:rPr>
      </w:pPr>
    </w:p>
    <w:p w:rsidR="007A5747" w:rsidRDefault="007A5747" w:rsidP="007A5747">
      <w:pPr>
        <w:pStyle w:val="berschrift3"/>
        <w:numPr>
          <w:ilvl w:val="2"/>
          <w:numId w:val="3"/>
        </w:numPr>
        <w:rPr>
          <w:ins w:id="454" w:author="MPH" w:date="2011-11-09T23:16:00Z"/>
        </w:rPr>
      </w:pPr>
      <w:bookmarkStart w:id="455" w:name="_Toc308644270"/>
      <w:ins w:id="456" w:author="MPH" w:date="2011-11-09T23:16:00Z">
        <w:r>
          <w:t>Programmtests mit STAF/STAX</w:t>
        </w:r>
        <w:bookmarkEnd w:id="455"/>
      </w:ins>
    </w:p>
    <w:p w:rsidR="007A5747" w:rsidRDefault="007A5747" w:rsidP="007A5747">
      <w:pPr>
        <w:rPr>
          <w:ins w:id="457" w:author="MPH" w:date="2011-11-09T23:16:00Z"/>
        </w:rPr>
      </w:pPr>
    </w:p>
    <w:p w:rsidR="007A5747" w:rsidRPr="007A5747" w:rsidRDefault="007A5747" w:rsidP="007A5747">
      <w:pPr>
        <w:rPr>
          <w:ins w:id="458" w:author="MPH" w:date="2011-11-09T23:01:00Z"/>
        </w:rPr>
      </w:pPr>
      <w:ins w:id="459" w:author="MPH" w:date="2011-11-09T23:16:00Z">
        <w:r w:rsidRPr="007A5747">
          <w:t>Wie</w:t>
        </w:r>
      </w:ins>
      <w:ins w:id="460" w:author="MPH" w:date="2011-11-09T23:17:00Z">
        <w:r w:rsidR="00950C31">
          <w:t xml:space="preserve"> in</w:t>
        </w:r>
      </w:ins>
      <w:ins w:id="461" w:author="MPH" w:date="2011-11-09T23:16:00Z">
        <w:r w:rsidRPr="007A5747">
          <w:t xml:space="preserve"> Abbildung</w:t>
        </w:r>
      </w:ins>
      <w:ins w:id="462" w:author="MPH" w:date="2011-11-09T23:17:00Z">
        <w:r w:rsidR="00950C31">
          <w:t xml:space="preserve"> 1</w:t>
        </w:r>
      </w:ins>
      <w:ins w:id="463" w:author="MPH" w:date="2011-11-09T23:16:00Z">
        <w:r w:rsidRPr="007A5747">
          <w:t xml:space="preserve"> zu sehen, besteht der STAF/STAX Teil aus mehreren Komponenten. STAFProc (STAF Process) sind Prozesse, die lokal oder im Netzwerk auf anderen Rechnern ausgeführt werden können. Wie im Abschnitt STAF/STAX noch genauer beschrieben, führt der STAXMon (STAX Monitor) anhand der STAX XML-Dateien auf den STAFProc Maschinen STAF Befehle aus. Wie beispielsweise das Lesen bzw. Testen der Config- sowie Log-Files und startet den MultiCastor2.0 ohne GUI.</w:t>
        </w:r>
        <w:r>
          <w:t xml:space="preserve"> </w:t>
        </w:r>
        <w:r w:rsidRPr="007A5747">
          <w:t>Es werden verschiedene STAX XML-Dateien, mit denen die verschiedenen I/O Kanäle vom MultiCastor2.0 getestet werden können, zur Verfügung gestellt.</w:t>
        </w:r>
      </w:ins>
    </w:p>
    <w:p w:rsidR="0091125B" w:rsidRDefault="0091125B" w:rsidP="007E301E"/>
    <w:p w:rsidR="00564092" w:rsidRDefault="00711E05" w:rsidP="007E301E">
      <w:pPr>
        <w:pStyle w:val="berschrift2"/>
        <w:numPr>
          <w:ilvl w:val="1"/>
          <w:numId w:val="3"/>
        </w:numPr>
      </w:pPr>
      <w:r>
        <w:lastRenderedPageBreak/>
        <w:t xml:space="preserve"> </w:t>
      </w:r>
      <w:bookmarkStart w:id="464" w:name="_Toc308644271"/>
      <w:r>
        <w:t>Änderungen an der grafischen Oberfläche</w:t>
      </w:r>
      <w:bookmarkEnd w:id="464"/>
    </w:p>
    <w:p w:rsidR="007E301E" w:rsidRPr="007E301E" w:rsidRDefault="007E301E" w:rsidP="007E301E"/>
    <w:p w:rsidR="00564092" w:rsidRDefault="00030484" w:rsidP="007E301E">
      <w:pPr>
        <w:pStyle w:val="berschrift3"/>
        <w:numPr>
          <w:ilvl w:val="2"/>
          <w:numId w:val="3"/>
        </w:numPr>
      </w:pPr>
      <w:bookmarkStart w:id="465" w:name="_Toc308644272"/>
      <w:r>
        <w:t>Einführung</w:t>
      </w:r>
      <w:bookmarkEnd w:id="465"/>
    </w:p>
    <w:p w:rsidR="007E301E" w:rsidRPr="007E301E" w:rsidRDefault="007E301E" w:rsidP="007E301E"/>
    <w:p w:rsidR="00030484" w:rsidRDefault="00030484" w:rsidP="007E301E">
      <w:r>
        <w:t xml:space="preserve">Im Vergleich zur Version 1.0 des MultiCastors, wird in der Version 2.0 besonderer Wert auf eine logischere und benutzerfreundlichere Bedienung gelegt. Einerseits wurde das Feedback der Benutzer analysiert und ausgewertet, um die Steuerung spürbar zu vereinfachen und das Arbeiten mit dem MultiCastor2.0 angenehmer zu gestalten. Andererseits wurden auch eigene Ideen und Verbesserungen </w:t>
      </w:r>
      <w:del w:id="466" w:author="Jonas" w:date="2011-11-06T23:34:00Z">
        <w:r w:rsidDel="00420B4F">
          <w:delText>eingebaut</w:delText>
        </w:r>
      </w:del>
      <w:ins w:id="467" w:author="Jonas" w:date="2011-11-06T23:34:00Z">
        <w:r w:rsidR="00420B4F">
          <w:t>eingebracht</w:t>
        </w:r>
      </w:ins>
      <w:r>
        <w:t>, die ebenfalls zu einer angenehmeren Bedienung beitragen.</w:t>
      </w:r>
    </w:p>
    <w:p w:rsidR="00030484" w:rsidRDefault="00030484" w:rsidP="007E301E"/>
    <w:p w:rsidR="00030484" w:rsidRPr="00030484" w:rsidRDefault="00030484" w:rsidP="007E301E">
      <w:r>
        <w:t xml:space="preserve">Elemente der Benutzeroberfläche, die sich bewährt haben, </w:t>
      </w:r>
      <w:del w:id="468" w:author="Jonas" w:date="2011-11-06T23:34:00Z">
        <w:r w:rsidDel="00F15363">
          <w:delText xml:space="preserve">wurden </w:delText>
        </w:r>
      </w:del>
      <w:ins w:id="469" w:author="Jonas" w:date="2011-11-06T23:34:00Z">
        <w:r w:rsidR="00F15363">
          <w:t xml:space="preserve">werden </w:t>
        </w:r>
      </w:ins>
      <w:r>
        <w:t>in die Version 2.0 des MultiCastors übernommen.</w:t>
      </w:r>
    </w:p>
    <w:p w:rsidR="00564092" w:rsidRDefault="00564092" w:rsidP="007E301E"/>
    <w:p w:rsidR="00030484" w:rsidRDefault="00DF5490" w:rsidP="007E301E">
      <w:pPr>
        <w:pStyle w:val="berschrift3"/>
        <w:numPr>
          <w:ilvl w:val="2"/>
          <w:numId w:val="3"/>
        </w:numPr>
      </w:pPr>
      <w:bookmarkStart w:id="470" w:name="_Toc308644273"/>
      <w:r>
        <w:t>Aufbau Allgemein</w:t>
      </w:r>
      <w:bookmarkEnd w:id="470"/>
    </w:p>
    <w:p w:rsidR="007E301E" w:rsidRPr="007E301E" w:rsidRDefault="007E301E" w:rsidP="007E301E"/>
    <w:p w:rsidR="00DF5490" w:rsidRPr="00DF5490" w:rsidRDefault="00DF5490" w:rsidP="007E301E">
      <w:r w:rsidRPr="00DF5490">
        <w:t>Die grafische Benutzeroberfläche baut auf einem normalen Frame auf und ist vom Betriebssystem abhängig. Das bedeutet, dass das Fensterdesign sich dem Design des verwendeten Betriebssystems anpasst. Die grobe Struktur und Anordnung der GUI-Elemente lehnt sich hauptsächlich an die Version 1.0 an und wurde an entsprechenden Stellen abgeändert oder weiterentwickelt.</w:t>
      </w:r>
    </w:p>
    <w:p w:rsidR="00DF5490" w:rsidRDefault="00DF5490" w:rsidP="007E301E">
      <w:pPr>
        <w:pStyle w:val="KeinLeerraum"/>
      </w:pPr>
      <w:r>
        <w:rPr>
          <w:noProof/>
        </w:rPr>
        <w:drawing>
          <wp:inline distT="0" distB="0" distL="0" distR="0">
            <wp:extent cx="5760720" cy="2816991"/>
            <wp:effectExtent l="1905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tretch>
                      <a:fillRect/>
                    </a:stretch>
                  </pic:blipFill>
                  <pic:spPr bwMode="auto">
                    <a:xfrm>
                      <a:off x="0" y="0"/>
                      <a:ext cx="5760720" cy="2816991"/>
                    </a:xfrm>
                    <a:prstGeom prst="rect">
                      <a:avLst/>
                    </a:prstGeom>
                    <a:noFill/>
                    <a:ln w="9525">
                      <a:noFill/>
                      <a:miter lim="800000"/>
                      <a:headEnd/>
                      <a:tailEnd/>
                    </a:ln>
                  </pic:spPr>
                </pic:pic>
              </a:graphicData>
            </a:graphic>
          </wp:inline>
        </w:drawing>
      </w:r>
    </w:p>
    <w:p w:rsidR="00030484" w:rsidRDefault="00DF5490" w:rsidP="007E301E">
      <w:pPr>
        <w:pStyle w:val="Beschriftung"/>
        <w:jc w:val="center"/>
      </w:pPr>
      <w:r>
        <w:t xml:space="preserve">Abbildung </w:t>
      </w:r>
      <w:fldSimple w:instr=" SEQ Abbildung \* ARABIC ">
        <w:ins w:id="471" w:author="MPH" w:date="2011-11-09T23:01:00Z">
          <w:r w:rsidR="0091125B">
            <w:rPr>
              <w:noProof/>
            </w:rPr>
            <w:t>2</w:t>
          </w:r>
        </w:ins>
        <w:del w:id="472" w:author="MPH" w:date="2011-11-09T23:01:00Z">
          <w:r w:rsidR="00916BC5" w:rsidDel="0091125B">
            <w:rPr>
              <w:noProof/>
            </w:rPr>
            <w:delText>1</w:delText>
          </w:r>
        </w:del>
      </w:fldSimple>
      <w:r>
        <w:t>: Neuer G</w:t>
      </w:r>
      <w:del w:id="473" w:author="MPH" w:date="2011-11-09T22:39:00Z">
        <w:r w:rsidDel="00EC0868">
          <w:delText>u</w:delText>
        </w:r>
      </w:del>
      <w:ins w:id="474" w:author="MPH" w:date="2011-11-09T22:39:00Z">
        <w:r w:rsidR="00EC0868">
          <w:t>UI</w:t>
        </w:r>
      </w:ins>
      <w:del w:id="475" w:author="MPH" w:date="2011-11-09T22:40:00Z">
        <w:r w:rsidDel="00EC0868">
          <w:delText>i</w:delText>
        </w:r>
      </w:del>
      <w:r>
        <w:t>-Aufbau</w:t>
      </w:r>
    </w:p>
    <w:p w:rsidR="00030484" w:rsidRDefault="00DF5490" w:rsidP="007E301E">
      <w:r w:rsidRPr="00DF5490">
        <w:lastRenderedPageBreak/>
        <w:t>Das Frame beinhaltet mehrere Panels, welche die Steuerung logisch gruppieren und sinnvoll zusammenfassen (vier Hauptbereiche). Diese Bereiche sind in der obigen Abbildung farbig (blau, grün, gelb und rot) markiert und werden in den Folgeabschnitten noch genauer betrachtet.</w:t>
      </w:r>
    </w:p>
    <w:p w:rsidR="00DF5490" w:rsidRDefault="00DF5490" w:rsidP="007E301E"/>
    <w:p w:rsidR="00DF5490" w:rsidRDefault="00DF5490" w:rsidP="007E301E">
      <w:pPr>
        <w:pStyle w:val="berschrift3"/>
        <w:numPr>
          <w:ilvl w:val="2"/>
          <w:numId w:val="3"/>
        </w:numPr>
      </w:pPr>
      <w:bookmarkStart w:id="476" w:name="_Toc308644274"/>
      <w:r>
        <w:t>Fenstertitel</w:t>
      </w:r>
      <w:bookmarkEnd w:id="476"/>
    </w:p>
    <w:p w:rsidR="007E301E" w:rsidRPr="007E301E" w:rsidRDefault="007E301E" w:rsidP="007E301E"/>
    <w:p w:rsidR="00DF5490" w:rsidRPr="00DF5490" w:rsidRDefault="00DF5490" w:rsidP="007E301E">
      <w:r w:rsidRPr="00DF5490">
        <w:t>Bisher existierte das Problem, dass man zwar mehrer</w:t>
      </w:r>
      <w:r>
        <w:t>e Instanzen des MultiCastor</w:t>
      </w:r>
      <w:r w:rsidRPr="00DF5490">
        <w:t xml:space="preserve">s starten konnte, jedoch der Fenstertitel immer gleich lautete. Sobald der Benutzer mehrere Instanzen geöffnet hatte, wurde es schnell unübersichtlich. Mit der Version 2.0 </w:t>
      </w:r>
      <w:del w:id="477" w:author="Jonas" w:date="2011-11-06T23:35:00Z">
        <w:r w:rsidRPr="00DF5490" w:rsidDel="00F15363">
          <w:delText xml:space="preserve">wurde </w:delText>
        </w:r>
      </w:del>
      <w:ins w:id="478" w:author="Jonas" w:date="2011-11-06T23:35:00Z">
        <w:r w:rsidR="00F15363" w:rsidRPr="00DF5490">
          <w:t>w</w:t>
        </w:r>
        <w:r w:rsidR="00F15363">
          <w:t>ird</w:t>
        </w:r>
        <w:r w:rsidR="00F15363" w:rsidRPr="00DF5490">
          <w:t xml:space="preserve"> </w:t>
        </w:r>
      </w:ins>
      <w:r w:rsidRPr="00DF5490">
        <w:t>dieser Umstand beseitigt, indem sich der Fenstertitel automatisch danach richtet, in welchem "Tab" man sich befindet.</w:t>
      </w:r>
    </w:p>
    <w:p w:rsidR="00DF5490" w:rsidRDefault="00DF5490" w:rsidP="007E301E">
      <w:pPr>
        <w:pStyle w:val="KeinLeerraum"/>
        <w:jc w:val="center"/>
      </w:pPr>
      <w:r>
        <w:rPr>
          <w:noProof/>
        </w:rPr>
        <w:drawing>
          <wp:inline distT="0" distB="0" distL="0" distR="0">
            <wp:extent cx="5219700" cy="2858955"/>
            <wp:effectExtent l="1905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23854" cy="2861230"/>
                    </a:xfrm>
                    <a:prstGeom prst="rect">
                      <a:avLst/>
                    </a:prstGeom>
                    <a:noFill/>
                    <a:ln w="9525">
                      <a:noFill/>
                      <a:miter lim="800000"/>
                      <a:headEnd/>
                      <a:tailEnd/>
                    </a:ln>
                  </pic:spPr>
                </pic:pic>
              </a:graphicData>
            </a:graphic>
          </wp:inline>
        </w:drawing>
      </w:r>
    </w:p>
    <w:p w:rsidR="00030484" w:rsidRDefault="00DF5490" w:rsidP="002A0AB7">
      <w:pPr>
        <w:pStyle w:val="Beschriftung"/>
        <w:jc w:val="center"/>
      </w:pPr>
      <w:r>
        <w:t xml:space="preserve">Abbildung </w:t>
      </w:r>
      <w:fldSimple w:instr=" SEQ Abbildung \* ARABIC ">
        <w:ins w:id="479" w:author="MPH" w:date="2011-11-09T23:01:00Z">
          <w:r w:rsidR="0091125B">
            <w:rPr>
              <w:noProof/>
            </w:rPr>
            <w:t>3</w:t>
          </w:r>
        </w:ins>
        <w:del w:id="480" w:author="MPH" w:date="2011-11-09T23:01:00Z">
          <w:r w:rsidR="00916BC5" w:rsidDel="0091125B">
            <w:rPr>
              <w:noProof/>
            </w:rPr>
            <w:delText>2</w:delText>
          </w:r>
        </w:del>
      </w:fldSimple>
      <w:r>
        <w:t>: Unterschiedliche Fenstertitel</w:t>
      </w:r>
    </w:p>
    <w:p w:rsidR="00030484" w:rsidRDefault="00DF5490" w:rsidP="007E301E">
      <w:r w:rsidRPr="00DF5490">
        <w:t>Eine Besonderheit stellt eine neue Funktion dar, die es dem Benutzer ermöglicht, sogar eigene individuelle Fenstertitel anzugeben. Dazu öffnet man das Options-Menü und klickt auf "Change Window</w:t>
      </w:r>
      <w:r>
        <w:t>-</w:t>
      </w:r>
      <w:r w:rsidRPr="00DF5490">
        <w:t>Title" (siehe Abbildung).</w:t>
      </w:r>
    </w:p>
    <w:p w:rsidR="00030484" w:rsidRDefault="00030484" w:rsidP="007E301E"/>
    <w:p w:rsidR="00030484" w:rsidRDefault="002A0AB7" w:rsidP="007E301E">
      <w:pPr>
        <w:pStyle w:val="berschrift3"/>
        <w:numPr>
          <w:ilvl w:val="2"/>
          <w:numId w:val="3"/>
        </w:numPr>
      </w:pPr>
      <w:bookmarkStart w:id="481" w:name="_Toc308644275"/>
      <w:r>
        <w:t>Menü</w:t>
      </w:r>
      <w:bookmarkEnd w:id="481"/>
    </w:p>
    <w:p w:rsidR="007E301E" w:rsidRPr="007E301E" w:rsidRDefault="007E301E" w:rsidP="007E301E"/>
    <w:p w:rsidR="002A0AB7" w:rsidRPr="002A0AB7" w:rsidRDefault="002A0AB7" w:rsidP="007E301E">
      <w:r w:rsidRPr="002A0AB7">
        <w:t>Das Menü besteht aus den drei Reitern "Menu", "Options" und "Info".</w:t>
      </w:r>
    </w:p>
    <w:p w:rsidR="002A0AB7" w:rsidRDefault="002A0AB7" w:rsidP="007E301E">
      <w:pPr>
        <w:pStyle w:val="KeinLeerraum"/>
        <w:jc w:val="center"/>
      </w:pPr>
      <w:r>
        <w:rPr>
          <w:noProof/>
        </w:rPr>
        <w:lastRenderedPageBreak/>
        <w:drawing>
          <wp:inline distT="0" distB="0" distL="0" distR="0">
            <wp:extent cx="1743074" cy="1762125"/>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tretch>
                      <a:fillRect/>
                    </a:stretch>
                  </pic:blipFill>
                  <pic:spPr bwMode="auto">
                    <a:xfrm>
                      <a:off x="0" y="0"/>
                      <a:ext cx="1743074" cy="1762125"/>
                    </a:xfrm>
                    <a:prstGeom prst="rect">
                      <a:avLst/>
                    </a:prstGeom>
                    <a:noFill/>
                    <a:ln w="9525">
                      <a:noFill/>
                      <a:miter lim="800000"/>
                      <a:headEnd/>
                      <a:tailEnd/>
                    </a:ln>
                  </pic:spPr>
                </pic:pic>
              </a:graphicData>
            </a:graphic>
          </wp:inline>
        </w:drawing>
      </w:r>
    </w:p>
    <w:p w:rsidR="00030484" w:rsidRDefault="002A0AB7" w:rsidP="002A0AB7">
      <w:pPr>
        <w:pStyle w:val="Beschriftung"/>
        <w:jc w:val="center"/>
      </w:pPr>
      <w:r>
        <w:t xml:space="preserve">Abbildung </w:t>
      </w:r>
      <w:fldSimple w:instr=" SEQ Abbildung \* ARABIC ">
        <w:ins w:id="482" w:author="MPH" w:date="2011-11-09T23:01:00Z">
          <w:r w:rsidR="0091125B">
            <w:rPr>
              <w:noProof/>
            </w:rPr>
            <w:t>4</w:t>
          </w:r>
        </w:ins>
        <w:del w:id="483" w:author="MPH" w:date="2011-11-09T23:01:00Z">
          <w:r w:rsidR="00916BC5" w:rsidDel="0091125B">
            <w:rPr>
              <w:noProof/>
            </w:rPr>
            <w:delText>3</w:delText>
          </w:r>
        </w:del>
      </w:fldSimple>
      <w:r>
        <w:t>: Menü</w:t>
      </w:r>
      <w:ins w:id="484" w:author="MPH" w:date="2011-11-07T22:20:00Z">
        <w:r w:rsidR="00F710A1">
          <w:rPr>
            <w:rStyle w:val="Funotenzeichen"/>
          </w:rPr>
          <w:footnoteReference w:id="5"/>
        </w:r>
      </w:ins>
    </w:p>
    <w:p w:rsidR="002A0AB7" w:rsidRDefault="002A0AB7" w:rsidP="007E301E">
      <w:r>
        <w:t>Im Menü können Konfigurationsdateien geladen und gespeichert werden. Die Funktion, dass die drei zuletzt gespeicherten Konfigurationsdateien in einer Schnellauswahl angezeigt werden, wurde in der Version 2.0 beibehalten. Dadurch können Konfigurationsdateien mit einem Klick und ohne zusätzlichen Dateiauswahldialog geladen werden.</w:t>
      </w:r>
    </w:p>
    <w:p w:rsidR="002A0AB7" w:rsidRDefault="002A0AB7" w:rsidP="007E301E"/>
    <w:p w:rsidR="002A0AB7" w:rsidRDefault="002A0AB7" w:rsidP="007E301E">
      <w:r>
        <w:t>Wie aus den meisten anderen Programmen bekannt, kann auch der MultiCastor2.0 über das Menü ordnungsgemäß beendet werden.</w:t>
      </w:r>
    </w:p>
    <w:p w:rsidR="002A0AB7" w:rsidRDefault="002A0AB7" w:rsidP="007E301E"/>
    <w:p w:rsidR="00030484" w:rsidRDefault="002A0AB7" w:rsidP="007E301E">
      <w:r>
        <w:t>Unter "Options" kann der Benutzer weitere Einstellungen vornehmen. Unter anderem wird dem Benutzer ermöglicht, einen eigenen Fenstertitel anzugeben (siehe Beschreibung in vorherigem Abschnitt).</w:t>
      </w:r>
    </w:p>
    <w:p w:rsidR="005625A1" w:rsidRDefault="005625A1" w:rsidP="007E301E">
      <w:pPr>
        <w:pStyle w:val="KeinLeerraum"/>
        <w:jc w:val="center"/>
      </w:pPr>
      <w:r>
        <w:rPr>
          <w:noProof/>
        </w:rPr>
        <w:drawing>
          <wp:inline distT="0" distB="0" distL="0" distR="0">
            <wp:extent cx="2667000" cy="1343025"/>
            <wp:effectExtent l="19050" t="0" r="0" b="0"/>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667000" cy="1343025"/>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ins w:id="487" w:author="MPH" w:date="2011-11-09T23:01:00Z">
          <w:r w:rsidR="0091125B">
            <w:rPr>
              <w:noProof/>
            </w:rPr>
            <w:t>5</w:t>
          </w:r>
        </w:ins>
        <w:del w:id="488" w:author="MPH" w:date="2011-11-09T23:01:00Z">
          <w:r w:rsidR="00916BC5" w:rsidDel="0091125B">
            <w:rPr>
              <w:noProof/>
            </w:rPr>
            <w:delText>4</w:delText>
          </w:r>
        </w:del>
      </w:fldSimple>
      <w:r>
        <w:t>: Optionen</w:t>
      </w:r>
    </w:p>
    <w:p w:rsidR="00030484" w:rsidRDefault="005625A1" w:rsidP="007E301E">
      <w:pPr>
        <w:rPr>
          <w:ins w:id="489" w:author="MPH" w:date="2011-11-07T22:25:00Z"/>
        </w:rPr>
      </w:pPr>
      <w:r w:rsidRPr="005625A1">
        <w:t>Das "User-Level" ist eine Einstellmöglichkeit, die aus dem MultiCastor1.0 übernommen wurde. Hier kann der Benutzer die GUI nach seinen Bedürfnissen anpassen (Beginner</w:t>
      </w:r>
      <w:del w:id="490" w:author="Jonas" w:date="2011-11-06T23:37:00Z">
        <w:r w:rsidRPr="005625A1" w:rsidDel="00F15363">
          <w:delText xml:space="preserve"> </w:delText>
        </w:r>
      </w:del>
      <w:r w:rsidRPr="005625A1">
        <w:t>/</w:t>
      </w:r>
      <w:del w:id="491" w:author="Jonas" w:date="2011-11-06T23:37:00Z">
        <w:r w:rsidRPr="005625A1" w:rsidDel="00F15363">
          <w:delText xml:space="preserve"> </w:delText>
        </w:r>
      </w:del>
      <w:r w:rsidRPr="005625A1">
        <w:t>Expert). In der folgenden Tabelle</w:t>
      </w:r>
      <w:ins w:id="492" w:author="MPH" w:date="2011-11-07T22:26:00Z">
        <w:r w:rsidR="008C705E">
          <w:rPr>
            <w:rStyle w:val="Funotenzeichen"/>
          </w:rPr>
          <w:footnoteReference w:id="6"/>
        </w:r>
      </w:ins>
      <w:r>
        <w:t xml:space="preserve"> ist zu erkennen</w:t>
      </w:r>
      <w:r w:rsidRPr="005625A1">
        <w:t>, welche Elemente der GUI sichtbar sind und welche nicht (grün = sichtbar; rot = nicht sichtbar; gelb = nicht editierbare Standardwerte):</w:t>
      </w:r>
    </w:p>
    <w:p w:rsidR="008C705E" w:rsidRDefault="008C705E" w:rsidP="007E301E">
      <w:pPr>
        <w:rPr>
          <w:ins w:id="497" w:author="MPH" w:date="2011-11-07T22:25:00Z"/>
        </w:rPr>
      </w:pPr>
    </w:p>
    <w:tbl>
      <w:tblPr>
        <w:tblW w:w="845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3"/>
        <w:gridCol w:w="3984"/>
        <w:gridCol w:w="130"/>
        <w:gridCol w:w="4103"/>
        <w:gridCol w:w="113"/>
      </w:tblGrid>
      <w:tr w:rsidR="008C705E" w:rsidRPr="008830C7" w:rsidTr="008C705E">
        <w:trPr>
          <w:gridBefore w:val="1"/>
          <w:wBefore w:w="123" w:type="dxa"/>
          <w:trHeight w:val="136"/>
          <w:ins w:id="498" w:author="MPH" w:date="2011-11-07T22:25:00Z"/>
        </w:trPr>
        <w:tc>
          <w:tcPr>
            <w:tcW w:w="4114" w:type="dxa"/>
            <w:gridSpan w:val="2"/>
            <w:shd w:val="clear" w:color="auto" w:fill="000000"/>
          </w:tcPr>
          <w:p w:rsidR="008C705E" w:rsidRPr="008C705E" w:rsidRDefault="008C705E" w:rsidP="00D42407">
            <w:pPr>
              <w:pStyle w:val="ZStyleNormal1"/>
              <w:rPr>
                <w:ins w:id="499" w:author="MPH" w:date="2011-11-07T22:25:00Z"/>
                <w:rFonts w:asciiTheme="minorHAnsi" w:hAnsiTheme="minorHAnsi" w:cstheme="minorHAnsi"/>
                <w:sz w:val="20"/>
                <w:szCs w:val="20"/>
              </w:rPr>
            </w:pPr>
            <w:ins w:id="500" w:author="MPH" w:date="2011-11-07T22:25:00Z">
              <w:r w:rsidRPr="008C705E">
                <w:rPr>
                  <w:rFonts w:asciiTheme="minorHAnsi" w:hAnsiTheme="minorHAnsi" w:cstheme="minorHAnsi"/>
                  <w:sz w:val="20"/>
                  <w:szCs w:val="20"/>
                </w:rPr>
                <w:lastRenderedPageBreak/>
                <w:t xml:space="preserve">Beginner </w:t>
              </w:r>
            </w:ins>
          </w:p>
        </w:tc>
        <w:tc>
          <w:tcPr>
            <w:tcW w:w="4216" w:type="dxa"/>
            <w:gridSpan w:val="2"/>
            <w:shd w:val="clear" w:color="auto" w:fill="000000"/>
          </w:tcPr>
          <w:p w:rsidR="008C705E" w:rsidRPr="008C705E" w:rsidRDefault="008C705E" w:rsidP="00D42407">
            <w:pPr>
              <w:pStyle w:val="ZStyleNormal1"/>
              <w:rPr>
                <w:ins w:id="501" w:author="MPH" w:date="2011-11-07T22:25:00Z"/>
                <w:rFonts w:asciiTheme="minorHAnsi" w:hAnsiTheme="minorHAnsi" w:cstheme="minorHAnsi"/>
                <w:sz w:val="20"/>
                <w:szCs w:val="20"/>
              </w:rPr>
            </w:pPr>
            <w:ins w:id="502" w:author="MPH" w:date="2011-11-07T22:25:00Z">
              <w:r w:rsidRPr="008C705E">
                <w:rPr>
                  <w:rFonts w:asciiTheme="minorHAnsi" w:hAnsiTheme="minorHAnsi" w:cstheme="minorHAnsi"/>
                  <w:sz w:val="20"/>
                  <w:szCs w:val="20"/>
                </w:rPr>
                <w:t>Expert</w:t>
              </w:r>
            </w:ins>
          </w:p>
        </w:tc>
      </w:tr>
      <w:tr w:rsidR="008C705E" w:rsidRPr="008830C7" w:rsidTr="008C705E">
        <w:trPr>
          <w:gridBefore w:val="1"/>
          <w:wBefore w:w="123" w:type="dxa"/>
          <w:ins w:id="503" w:author="MPH" w:date="2011-11-07T22:25:00Z"/>
        </w:trPr>
        <w:tc>
          <w:tcPr>
            <w:tcW w:w="4114" w:type="dxa"/>
            <w:gridSpan w:val="2"/>
            <w:shd w:val="clear" w:color="auto" w:fill="00B050"/>
          </w:tcPr>
          <w:p w:rsidR="008C705E" w:rsidRPr="008C705E" w:rsidRDefault="008C705E" w:rsidP="00D42407">
            <w:pPr>
              <w:pStyle w:val="ZStyleNormal1"/>
              <w:jc w:val="left"/>
              <w:rPr>
                <w:ins w:id="504" w:author="MPH" w:date="2011-11-07T22:25:00Z"/>
                <w:rFonts w:asciiTheme="minorHAnsi" w:hAnsiTheme="minorHAnsi" w:cstheme="minorHAnsi"/>
                <w:sz w:val="20"/>
                <w:szCs w:val="20"/>
              </w:rPr>
            </w:pPr>
            <w:ins w:id="505" w:author="MPH" w:date="2011-11-07T22:25:00Z">
              <w:r w:rsidRPr="008C705E">
                <w:rPr>
                  <w:rFonts w:asciiTheme="minorHAnsi" w:hAnsiTheme="minorHAnsi" w:cstheme="minorHAnsi"/>
                  <w:sz w:val="20"/>
                  <w:szCs w:val="20"/>
                </w:rPr>
                <w:t>Steuerung – Start Button</w:t>
              </w:r>
            </w:ins>
          </w:p>
        </w:tc>
        <w:tc>
          <w:tcPr>
            <w:tcW w:w="4216" w:type="dxa"/>
            <w:gridSpan w:val="2"/>
            <w:shd w:val="clear" w:color="auto" w:fill="00B050"/>
          </w:tcPr>
          <w:p w:rsidR="008C705E" w:rsidRPr="008C705E" w:rsidRDefault="008C705E" w:rsidP="00D42407">
            <w:pPr>
              <w:pStyle w:val="ZStyleNormal1"/>
              <w:jc w:val="left"/>
              <w:rPr>
                <w:ins w:id="506" w:author="MPH" w:date="2011-11-07T22:25:00Z"/>
                <w:rFonts w:asciiTheme="minorHAnsi" w:hAnsiTheme="minorHAnsi" w:cstheme="minorHAnsi"/>
                <w:sz w:val="20"/>
                <w:szCs w:val="20"/>
              </w:rPr>
            </w:pPr>
            <w:ins w:id="507" w:author="MPH" w:date="2011-11-07T22:25:00Z">
              <w:r w:rsidRPr="008C705E">
                <w:rPr>
                  <w:rFonts w:asciiTheme="minorHAnsi" w:hAnsiTheme="minorHAnsi" w:cstheme="minorHAnsi"/>
                  <w:sz w:val="20"/>
                  <w:szCs w:val="20"/>
                </w:rPr>
                <w:t>Steuerung – Start Button</w:t>
              </w:r>
            </w:ins>
          </w:p>
        </w:tc>
      </w:tr>
      <w:tr w:rsidR="008C705E" w:rsidRPr="008830C7" w:rsidTr="008C705E">
        <w:trPr>
          <w:gridBefore w:val="1"/>
          <w:wBefore w:w="123" w:type="dxa"/>
          <w:ins w:id="508" w:author="MPH" w:date="2011-11-07T22:25:00Z"/>
        </w:trPr>
        <w:tc>
          <w:tcPr>
            <w:tcW w:w="4114" w:type="dxa"/>
            <w:gridSpan w:val="2"/>
            <w:shd w:val="clear" w:color="auto" w:fill="00B050"/>
          </w:tcPr>
          <w:p w:rsidR="008C705E" w:rsidRPr="008C705E" w:rsidRDefault="008C705E" w:rsidP="00D42407">
            <w:pPr>
              <w:pStyle w:val="ZStyleNormal1"/>
              <w:jc w:val="left"/>
              <w:rPr>
                <w:ins w:id="509" w:author="MPH" w:date="2011-11-07T22:25:00Z"/>
                <w:rFonts w:asciiTheme="minorHAnsi" w:hAnsiTheme="minorHAnsi" w:cstheme="minorHAnsi"/>
                <w:sz w:val="20"/>
                <w:szCs w:val="20"/>
              </w:rPr>
            </w:pPr>
            <w:ins w:id="510" w:author="MPH" w:date="2011-11-07T22:25:00Z">
              <w:r w:rsidRPr="008C705E">
                <w:rPr>
                  <w:rFonts w:asciiTheme="minorHAnsi" w:hAnsiTheme="minorHAnsi" w:cstheme="minorHAnsi"/>
                  <w:sz w:val="20"/>
                  <w:szCs w:val="20"/>
                </w:rPr>
                <w:t>Steuerung – Stop Button</w:t>
              </w:r>
            </w:ins>
          </w:p>
        </w:tc>
        <w:tc>
          <w:tcPr>
            <w:tcW w:w="4216" w:type="dxa"/>
            <w:gridSpan w:val="2"/>
            <w:shd w:val="clear" w:color="auto" w:fill="00B050"/>
          </w:tcPr>
          <w:p w:rsidR="008C705E" w:rsidRPr="008C705E" w:rsidRDefault="008C705E" w:rsidP="00D42407">
            <w:pPr>
              <w:pStyle w:val="ZStyleNormal1"/>
              <w:jc w:val="left"/>
              <w:rPr>
                <w:ins w:id="511" w:author="MPH" w:date="2011-11-07T22:25:00Z"/>
                <w:rFonts w:asciiTheme="minorHAnsi" w:hAnsiTheme="minorHAnsi" w:cstheme="minorHAnsi"/>
                <w:sz w:val="20"/>
                <w:szCs w:val="20"/>
              </w:rPr>
            </w:pPr>
            <w:ins w:id="512" w:author="MPH" w:date="2011-11-07T22:25:00Z">
              <w:r w:rsidRPr="008C705E">
                <w:rPr>
                  <w:rFonts w:asciiTheme="minorHAnsi" w:hAnsiTheme="minorHAnsi" w:cstheme="minorHAnsi"/>
                  <w:sz w:val="20"/>
                  <w:szCs w:val="20"/>
                </w:rPr>
                <w:t>Steuerung – Stop Button</w:t>
              </w:r>
            </w:ins>
          </w:p>
        </w:tc>
      </w:tr>
      <w:tr w:rsidR="008C705E" w:rsidRPr="008830C7" w:rsidTr="008C705E">
        <w:trPr>
          <w:gridBefore w:val="1"/>
          <w:wBefore w:w="123" w:type="dxa"/>
          <w:ins w:id="513" w:author="MPH" w:date="2011-11-07T22:25:00Z"/>
        </w:trPr>
        <w:tc>
          <w:tcPr>
            <w:tcW w:w="4114" w:type="dxa"/>
            <w:gridSpan w:val="2"/>
            <w:shd w:val="clear" w:color="auto" w:fill="00B050"/>
          </w:tcPr>
          <w:p w:rsidR="008C705E" w:rsidRPr="008C705E" w:rsidRDefault="008C705E" w:rsidP="00D42407">
            <w:pPr>
              <w:pStyle w:val="ZStyleNormal1"/>
              <w:jc w:val="left"/>
              <w:rPr>
                <w:ins w:id="514" w:author="MPH" w:date="2011-11-07T22:25:00Z"/>
                <w:rFonts w:asciiTheme="minorHAnsi" w:hAnsiTheme="minorHAnsi" w:cstheme="minorHAnsi"/>
                <w:sz w:val="20"/>
                <w:szCs w:val="20"/>
              </w:rPr>
            </w:pPr>
            <w:ins w:id="515" w:author="MPH" w:date="2011-11-07T22:25:00Z">
              <w:r w:rsidRPr="008C705E">
                <w:rPr>
                  <w:rFonts w:asciiTheme="minorHAnsi" w:hAnsiTheme="minorHAnsi" w:cstheme="minorHAnsi"/>
                  <w:sz w:val="20"/>
                  <w:szCs w:val="20"/>
                </w:rPr>
                <w:t>Steuerung – New Button</w:t>
              </w:r>
            </w:ins>
          </w:p>
        </w:tc>
        <w:tc>
          <w:tcPr>
            <w:tcW w:w="4216" w:type="dxa"/>
            <w:gridSpan w:val="2"/>
            <w:shd w:val="clear" w:color="auto" w:fill="00B050"/>
          </w:tcPr>
          <w:p w:rsidR="008C705E" w:rsidRPr="008C705E" w:rsidRDefault="008C705E" w:rsidP="00D42407">
            <w:pPr>
              <w:pStyle w:val="ZStyleNormal1"/>
              <w:jc w:val="left"/>
              <w:rPr>
                <w:ins w:id="516" w:author="MPH" w:date="2011-11-07T22:25:00Z"/>
                <w:rFonts w:asciiTheme="minorHAnsi" w:hAnsiTheme="minorHAnsi" w:cstheme="minorHAnsi"/>
                <w:sz w:val="20"/>
                <w:szCs w:val="20"/>
              </w:rPr>
            </w:pPr>
            <w:ins w:id="517" w:author="MPH" w:date="2011-11-07T22:25:00Z">
              <w:r w:rsidRPr="008C705E">
                <w:rPr>
                  <w:rFonts w:asciiTheme="minorHAnsi" w:hAnsiTheme="minorHAnsi" w:cstheme="minorHAnsi"/>
                  <w:sz w:val="20"/>
                  <w:szCs w:val="20"/>
                </w:rPr>
                <w:t>Steuerung – New Button</w:t>
              </w:r>
            </w:ins>
          </w:p>
        </w:tc>
      </w:tr>
      <w:tr w:rsidR="008C705E" w:rsidRPr="008830C7" w:rsidTr="008C705E">
        <w:trPr>
          <w:gridBefore w:val="1"/>
          <w:wBefore w:w="123" w:type="dxa"/>
          <w:ins w:id="518" w:author="MPH" w:date="2011-11-07T22:25:00Z"/>
        </w:trPr>
        <w:tc>
          <w:tcPr>
            <w:tcW w:w="4114" w:type="dxa"/>
            <w:gridSpan w:val="2"/>
            <w:shd w:val="clear" w:color="auto" w:fill="FF0000"/>
          </w:tcPr>
          <w:p w:rsidR="008C705E" w:rsidRPr="008C705E" w:rsidRDefault="008C705E" w:rsidP="00D42407">
            <w:pPr>
              <w:pStyle w:val="ZStyleNormal1"/>
              <w:jc w:val="left"/>
              <w:rPr>
                <w:ins w:id="519" w:author="MPH" w:date="2011-11-07T22:25:00Z"/>
                <w:rFonts w:asciiTheme="minorHAnsi" w:hAnsiTheme="minorHAnsi" w:cstheme="minorHAnsi"/>
                <w:sz w:val="20"/>
                <w:szCs w:val="20"/>
              </w:rPr>
            </w:pPr>
            <w:ins w:id="520" w:author="MPH" w:date="2011-11-07T22:25:00Z">
              <w:r w:rsidRPr="008C705E">
                <w:rPr>
                  <w:rFonts w:asciiTheme="minorHAnsi" w:hAnsiTheme="minorHAnsi" w:cstheme="minorHAnsi"/>
                  <w:sz w:val="20"/>
                  <w:szCs w:val="20"/>
                </w:rPr>
                <w:t>Steuerung – Select All Button</w:t>
              </w:r>
            </w:ins>
          </w:p>
        </w:tc>
        <w:tc>
          <w:tcPr>
            <w:tcW w:w="4216" w:type="dxa"/>
            <w:gridSpan w:val="2"/>
            <w:shd w:val="clear" w:color="auto" w:fill="00B050"/>
          </w:tcPr>
          <w:p w:rsidR="008C705E" w:rsidRPr="008C705E" w:rsidRDefault="008C705E" w:rsidP="00D42407">
            <w:pPr>
              <w:pStyle w:val="ZStyleNormal1"/>
              <w:jc w:val="left"/>
              <w:rPr>
                <w:ins w:id="521" w:author="MPH" w:date="2011-11-07T22:25:00Z"/>
                <w:rFonts w:asciiTheme="minorHAnsi" w:hAnsiTheme="minorHAnsi" w:cstheme="minorHAnsi"/>
                <w:sz w:val="20"/>
                <w:szCs w:val="20"/>
              </w:rPr>
            </w:pPr>
            <w:ins w:id="522" w:author="MPH" w:date="2011-11-07T22:25:00Z">
              <w:r w:rsidRPr="008C705E">
                <w:rPr>
                  <w:rFonts w:asciiTheme="minorHAnsi" w:hAnsiTheme="minorHAnsi" w:cstheme="minorHAnsi"/>
                  <w:sz w:val="20"/>
                  <w:szCs w:val="20"/>
                </w:rPr>
                <w:t>Steuerung – Select All Button</w:t>
              </w:r>
            </w:ins>
          </w:p>
        </w:tc>
      </w:tr>
      <w:tr w:rsidR="008C705E" w:rsidRPr="008830C7" w:rsidTr="008C705E">
        <w:trPr>
          <w:gridBefore w:val="1"/>
          <w:wBefore w:w="123" w:type="dxa"/>
          <w:ins w:id="523" w:author="MPH" w:date="2011-11-07T22:25:00Z"/>
        </w:trPr>
        <w:tc>
          <w:tcPr>
            <w:tcW w:w="4114" w:type="dxa"/>
            <w:gridSpan w:val="2"/>
            <w:shd w:val="clear" w:color="auto" w:fill="FF0000"/>
          </w:tcPr>
          <w:p w:rsidR="008C705E" w:rsidRPr="008C705E" w:rsidRDefault="008C705E" w:rsidP="00D42407">
            <w:pPr>
              <w:pStyle w:val="ZStyleNormal1"/>
              <w:jc w:val="left"/>
              <w:rPr>
                <w:ins w:id="524" w:author="MPH" w:date="2011-11-07T22:25:00Z"/>
                <w:rFonts w:asciiTheme="minorHAnsi" w:hAnsiTheme="minorHAnsi" w:cstheme="minorHAnsi"/>
                <w:sz w:val="20"/>
                <w:szCs w:val="20"/>
              </w:rPr>
            </w:pPr>
            <w:ins w:id="525" w:author="MPH" w:date="2011-11-07T22:25:00Z">
              <w:r w:rsidRPr="008C705E">
                <w:rPr>
                  <w:rFonts w:asciiTheme="minorHAnsi" w:hAnsiTheme="minorHAnsi" w:cstheme="minorHAnsi"/>
                  <w:sz w:val="20"/>
                  <w:szCs w:val="20"/>
                </w:rPr>
                <w:t>Steuerung – Delesect All Button</w:t>
              </w:r>
            </w:ins>
          </w:p>
        </w:tc>
        <w:tc>
          <w:tcPr>
            <w:tcW w:w="4216" w:type="dxa"/>
            <w:gridSpan w:val="2"/>
            <w:shd w:val="clear" w:color="auto" w:fill="00B050"/>
          </w:tcPr>
          <w:p w:rsidR="008C705E" w:rsidRPr="008C705E" w:rsidRDefault="008C705E" w:rsidP="00D42407">
            <w:pPr>
              <w:pStyle w:val="ZStyleNormal1"/>
              <w:jc w:val="left"/>
              <w:rPr>
                <w:ins w:id="526" w:author="MPH" w:date="2011-11-07T22:25:00Z"/>
                <w:rFonts w:asciiTheme="minorHAnsi" w:hAnsiTheme="minorHAnsi" w:cstheme="minorHAnsi"/>
                <w:sz w:val="20"/>
                <w:szCs w:val="20"/>
              </w:rPr>
            </w:pPr>
            <w:ins w:id="527" w:author="MPH" w:date="2011-11-07T22:25:00Z">
              <w:r w:rsidRPr="008C705E">
                <w:rPr>
                  <w:rFonts w:asciiTheme="minorHAnsi" w:hAnsiTheme="minorHAnsi" w:cstheme="minorHAnsi"/>
                  <w:sz w:val="20"/>
                  <w:szCs w:val="20"/>
                </w:rPr>
                <w:t>Steuerung – Delesect All Button</w:t>
              </w:r>
            </w:ins>
          </w:p>
        </w:tc>
      </w:tr>
      <w:tr w:rsidR="008C705E" w:rsidRPr="008830C7" w:rsidTr="008C705E">
        <w:trPr>
          <w:gridBefore w:val="1"/>
          <w:wBefore w:w="123" w:type="dxa"/>
          <w:ins w:id="528" w:author="MPH" w:date="2011-11-07T22:25:00Z"/>
        </w:trPr>
        <w:tc>
          <w:tcPr>
            <w:tcW w:w="4114" w:type="dxa"/>
            <w:gridSpan w:val="2"/>
            <w:shd w:val="clear" w:color="auto" w:fill="00B050"/>
          </w:tcPr>
          <w:p w:rsidR="008C705E" w:rsidRPr="008C705E" w:rsidRDefault="008C705E" w:rsidP="00D42407">
            <w:pPr>
              <w:pStyle w:val="ZStyleNormal1"/>
              <w:jc w:val="left"/>
              <w:rPr>
                <w:ins w:id="529" w:author="MPH" w:date="2011-11-07T22:25:00Z"/>
                <w:rFonts w:asciiTheme="minorHAnsi" w:hAnsiTheme="minorHAnsi" w:cstheme="minorHAnsi"/>
                <w:sz w:val="20"/>
                <w:szCs w:val="20"/>
              </w:rPr>
            </w:pPr>
            <w:ins w:id="530" w:author="MPH" w:date="2011-11-07T22:25:00Z">
              <w:r w:rsidRPr="008C705E">
                <w:rPr>
                  <w:rFonts w:asciiTheme="minorHAnsi" w:hAnsiTheme="minorHAnsi" w:cstheme="minorHAnsi"/>
                  <w:sz w:val="20"/>
                  <w:szCs w:val="20"/>
                </w:rPr>
                <w:t>Steuerung – Delete Button</w:t>
              </w:r>
            </w:ins>
          </w:p>
        </w:tc>
        <w:tc>
          <w:tcPr>
            <w:tcW w:w="4216" w:type="dxa"/>
            <w:gridSpan w:val="2"/>
            <w:shd w:val="clear" w:color="auto" w:fill="00B050"/>
          </w:tcPr>
          <w:p w:rsidR="008C705E" w:rsidRPr="008C705E" w:rsidRDefault="008C705E" w:rsidP="00D42407">
            <w:pPr>
              <w:pStyle w:val="ZStyleNormal1"/>
              <w:jc w:val="left"/>
              <w:rPr>
                <w:ins w:id="531" w:author="MPH" w:date="2011-11-07T22:25:00Z"/>
                <w:rFonts w:asciiTheme="minorHAnsi" w:hAnsiTheme="minorHAnsi" w:cstheme="minorHAnsi"/>
                <w:sz w:val="20"/>
                <w:szCs w:val="20"/>
              </w:rPr>
            </w:pPr>
            <w:ins w:id="532" w:author="MPH" w:date="2011-11-07T22:25:00Z">
              <w:r w:rsidRPr="008C705E">
                <w:rPr>
                  <w:rFonts w:asciiTheme="minorHAnsi" w:hAnsiTheme="minorHAnsi" w:cstheme="minorHAnsi"/>
                  <w:sz w:val="20"/>
                  <w:szCs w:val="20"/>
                </w:rPr>
                <w:t>Steuerung – Delete Button</w:t>
              </w:r>
            </w:ins>
          </w:p>
        </w:tc>
      </w:tr>
      <w:tr w:rsidR="008C705E" w:rsidRPr="008830C7" w:rsidTr="008C705E">
        <w:trPr>
          <w:gridBefore w:val="1"/>
          <w:wBefore w:w="123" w:type="dxa"/>
          <w:ins w:id="533" w:author="MPH" w:date="2011-11-07T22:25:00Z"/>
        </w:trPr>
        <w:tc>
          <w:tcPr>
            <w:tcW w:w="4114" w:type="dxa"/>
            <w:gridSpan w:val="2"/>
            <w:shd w:val="clear" w:color="auto" w:fill="00B050"/>
          </w:tcPr>
          <w:p w:rsidR="008C705E" w:rsidRPr="008C705E" w:rsidRDefault="008C705E" w:rsidP="00D42407">
            <w:pPr>
              <w:pStyle w:val="ZStyleNormal1"/>
              <w:jc w:val="left"/>
              <w:rPr>
                <w:ins w:id="534" w:author="MPH" w:date="2011-11-07T22:25:00Z"/>
                <w:rFonts w:asciiTheme="minorHAnsi" w:hAnsiTheme="minorHAnsi" w:cstheme="minorHAnsi"/>
                <w:sz w:val="20"/>
                <w:szCs w:val="20"/>
              </w:rPr>
            </w:pPr>
            <w:ins w:id="535" w:author="MPH" w:date="2011-11-07T22:25:00Z">
              <w:r w:rsidRPr="008C705E">
                <w:rPr>
                  <w:rFonts w:asciiTheme="minorHAnsi" w:hAnsiTheme="minorHAnsi" w:cstheme="minorHAnsi"/>
                  <w:sz w:val="20"/>
                  <w:szCs w:val="20"/>
                </w:rPr>
                <w:t>Konfiguration – Group IP</w:t>
              </w:r>
            </w:ins>
          </w:p>
        </w:tc>
        <w:tc>
          <w:tcPr>
            <w:tcW w:w="4216" w:type="dxa"/>
            <w:gridSpan w:val="2"/>
            <w:shd w:val="clear" w:color="auto" w:fill="00B050"/>
          </w:tcPr>
          <w:p w:rsidR="008C705E" w:rsidRPr="008C705E" w:rsidRDefault="008C705E" w:rsidP="00D42407">
            <w:pPr>
              <w:pStyle w:val="ZStyleNormal1"/>
              <w:jc w:val="left"/>
              <w:rPr>
                <w:ins w:id="536" w:author="MPH" w:date="2011-11-07T22:25:00Z"/>
                <w:rFonts w:asciiTheme="minorHAnsi" w:hAnsiTheme="minorHAnsi" w:cstheme="minorHAnsi"/>
                <w:sz w:val="20"/>
                <w:szCs w:val="20"/>
              </w:rPr>
            </w:pPr>
            <w:ins w:id="537" w:author="MPH" w:date="2011-11-07T22:25:00Z">
              <w:r w:rsidRPr="008C705E">
                <w:rPr>
                  <w:rFonts w:asciiTheme="minorHAnsi" w:hAnsiTheme="minorHAnsi" w:cstheme="minorHAnsi"/>
                  <w:sz w:val="20"/>
                  <w:szCs w:val="20"/>
                </w:rPr>
                <w:t>Konfiguration – Group IP</w:t>
              </w:r>
            </w:ins>
          </w:p>
        </w:tc>
      </w:tr>
      <w:tr w:rsidR="008C705E" w:rsidRPr="008830C7" w:rsidTr="008C705E">
        <w:trPr>
          <w:gridBefore w:val="1"/>
          <w:wBefore w:w="123" w:type="dxa"/>
          <w:ins w:id="538" w:author="MPH" w:date="2011-11-07T22:25:00Z"/>
        </w:trPr>
        <w:tc>
          <w:tcPr>
            <w:tcW w:w="4114" w:type="dxa"/>
            <w:gridSpan w:val="2"/>
            <w:shd w:val="clear" w:color="auto" w:fill="00B050"/>
          </w:tcPr>
          <w:p w:rsidR="008C705E" w:rsidRPr="008C705E" w:rsidRDefault="008C705E" w:rsidP="00D42407">
            <w:pPr>
              <w:pStyle w:val="ZStyleNormal1"/>
              <w:jc w:val="left"/>
              <w:rPr>
                <w:ins w:id="539" w:author="MPH" w:date="2011-11-07T22:25:00Z"/>
                <w:rFonts w:asciiTheme="minorHAnsi" w:hAnsiTheme="minorHAnsi" w:cstheme="minorHAnsi"/>
                <w:sz w:val="20"/>
                <w:szCs w:val="20"/>
              </w:rPr>
            </w:pPr>
            <w:ins w:id="540" w:author="MPH" w:date="2011-11-07T22:25:00Z">
              <w:r w:rsidRPr="008C705E">
                <w:rPr>
                  <w:rFonts w:asciiTheme="minorHAnsi" w:hAnsiTheme="minorHAnsi" w:cstheme="minorHAnsi"/>
                  <w:sz w:val="20"/>
                  <w:szCs w:val="20"/>
                </w:rPr>
                <w:t>Konfiguration – Source IP</w:t>
              </w:r>
            </w:ins>
          </w:p>
        </w:tc>
        <w:tc>
          <w:tcPr>
            <w:tcW w:w="4216" w:type="dxa"/>
            <w:gridSpan w:val="2"/>
            <w:shd w:val="clear" w:color="auto" w:fill="00B050"/>
          </w:tcPr>
          <w:p w:rsidR="008C705E" w:rsidRPr="008C705E" w:rsidRDefault="008C705E" w:rsidP="00D42407">
            <w:pPr>
              <w:pStyle w:val="ZStyleNormal1"/>
              <w:jc w:val="left"/>
              <w:rPr>
                <w:ins w:id="541" w:author="MPH" w:date="2011-11-07T22:25:00Z"/>
                <w:rFonts w:asciiTheme="minorHAnsi" w:hAnsiTheme="minorHAnsi" w:cstheme="minorHAnsi"/>
                <w:sz w:val="20"/>
                <w:szCs w:val="20"/>
              </w:rPr>
            </w:pPr>
            <w:ins w:id="542" w:author="MPH" w:date="2011-11-07T22:25:00Z">
              <w:r w:rsidRPr="008C705E">
                <w:rPr>
                  <w:rFonts w:asciiTheme="minorHAnsi" w:hAnsiTheme="minorHAnsi" w:cstheme="minorHAnsi"/>
                  <w:sz w:val="20"/>
                  <w:szCs w:val="20"/>
                </w:rPr>
                <w:t>Konfiguration – Source IP</w:t>
              </w:r>
            </w:ins>
          </w:p>
        </w:tc>
      </w:tr>
      <w:tr w:rsidR="008C705E" w:rsidRPr="008830C7" w:rsidTr="008C705E">
        <w:trPr>
          <w:gridBefore w:val="1"/>
          <w:wBefore w:w="123" w:type="dxa"/>
          <w:ins w:id="543" w:author="MPH" w:date="2011-11-07T22:25:00Z"/>
        </w:trPr>
        <w:tc>
          <w:tcPr>
            <w:tcW w:w="4114" w:type="dxa"/>
            <w:gridSpan w:val="2"/>
            <w:shd w:val="clear" w:color="auto" w:fill="00B050"/>
          </w:tcPr>
          <w:p w:rsidR="008C705E" w:rsidRPr="008C705E" w:rsidRDefault="008C705E" w:rsidP="00D42407">
            <w:pPr>
              <w:pStyle w:val="ZStyleNormal1"/>
              <w:jc w:val="left"/>
              <w:rPr>
                <w:ins w:id="544" w:author="MPH" w:date="2011-11-07T22:25:00Z"/>
                <w:rFonts w:asciiTheme="minorHAnsi" w:hAnsiTheme="minorHAnsi" w:cstheme="minorHAnsi"/>
                <w:sz w:val="20"/>
                <w:szCs w:val="20"/>
              </w:rPr>
            </w:pPr>
            <w:ins w:id="545" w:author="MPH" w:date="2011-11-07T22:25:00Z">
              <w:r w:rsidRPr="008C705E">
                <w:rPr>
                  <w:rFonts w:asciiTheme="minorHAnsi" w:hAnsiTheme="minorHAnsi" w:cstheme="minorHAnsi"/>
                  <w:sz w:val="20"/>
                  <w:szCs w:val="20"/>
                </w:rPr>
                <w:t>Konfiguration – Port</w:t>
              </w:r>
            </w:ins>
          </w:p>
        </w:tc>
        <w:tc>
          <w:tcPr>
            <w:tcW w:w="4216" w:type="dxa"/>
            <w:gridSpan w:val="2"/>
            <w:shd w:val="clear" w:color="auto" w:fill="00B050"/>
          </w:tcPr>
          <w:p w:rsidR="008C705E" w:rsidRPr="008C705E" w:rsidRDefault="008C705E" w:rsidP="00D42407">
            <w:pPr>
              <w:pStyle w:val="ZStyleNormal1"/>
              <w:jc w:val="left"/>
              <w:rPr>
                <w:ins w:id="546" w:author="MPH" w:date="2011-11-07T22:25:00Z"/>
                <w:rFonts w:asciiTheme="minorHAnsi" w:hAnsiTheme="minorHAnsi" w:cstheme="minorHAnsi"/>
                <w:sz w:val="20"/>
                <w:szCs w:val="20"/>
              </w:rPr>
            </w:pPr>
            <w:ins w:id="547" w:author="MPH" w:date="2011-11-07T22:25:00Z">
              <w:r w:rsidRPr="008C705E">
                <w:rPr>
                  <w:rFonts w:asciiTheme="minorHAnsi" w:hAnsiTheme="minorHAnsi" w:cstheme="minorHAnsi"/>
                  <w:sz w:val="20"/>
                  <w:szCs w:val="20"/>
                </w:rPr>
                <w:t>Konfiguration – Port</w:t>
              </w:r>
            </w:ins>
          </w:p>
        </w:tc>
      </w:tr>
      <w:tr w:rsidR="008C705E" w:rsidRPr="008830C7" w:rsidTr="008C705E">
        <w:trPr>
          <w:gridBefore w:val="1"/>
          <w:wBefore w:w="123" w:type="dxa"/>
          <w:ins w:id="548" w:author="MPH" w:date="2011-11-07T22:25:00Z"/>
        </w:trPr>
        <w:tc>
          <w:tcPr>
            <w:tcW w:w="4114" w:type="dxa"/>
            <w:gridSpan w:val="2"/>
            <w:shd w:val="clear" w:color="auto" w:fill="FFFF00"/>
          </w:tcPr>
          <w:p w:rsidR="008C705E" w:rsidRPr="008C705E" w:rsidRDefault="008C705E" w:rsidP="00D42407">
            <w:pPr>
              <w:pStyle w:val="ZStyleNormal1"/>
              <w:jc w:val="left"/>
              <w:rPr>
                <w:ins w:id="549" w:author="MPH" w:date="2011-11-07T22:25:00Z"/>
                <w:rFonts w:asciiTheme="minorHAnsi" w:hAnsiTheme="minorHAnsi" w:cstheme="minorHAnsi"/>
                <w:sz w:val="20"/>
                <w:szCs w:val="20"/>
              </w:rPr>
            </w:pPr>
            <w:ins w:id="550" w:author="MPH" w:date="2011-11-07T22:25:00Z">
              <w:r w:rsidRPr="008C705E">
                <w:rPr>
                  <w:rFonts w:asciiTheme="minorHAnsi" w:hAnsiTheme="minorHAnsi" w:cstheme="minorHAnsi"/>
                  <w:sz w:val="20"/>
                  <w:szCs w:val="20"/>
                </w:rPr>
                <w:t>Konfiguration – Packet Length</w:t>
              </w:r>
            </w:ins>
          </w:p>
        </w:tc>
        <w:tc>
          <w:tcPr>
            <w:tcW w:w="4216" w:type="dxa"/>
            <w:gridSpan w:val="2"/>
            <w:shd w:val="clear" w:color="auto" w:fill="00B050"/>
          </w:tcPr>
          <w:p w:rsidR="008C705E" w:rsidRPr="008C705E" w:rsidRDefault="008C705E" w:rsidP="00D42407">
            <w:pPr>
              <w:pStyle w:val="ZStyleNormal1"/>
              <w:jc w:val="left"/>
              <w:rPr>
                <w:ins w:id="551" w:author="MPH" w:date="2011-11-07T22:25:00Z"/>
                <w:rFonts w:asciiTheme="minorHAnsi" w:hAnsiTheme="minorHAnsi" w:cstheme="minorHAnsi"/>
                <w:sz w:val="20"/>
                <w:szCs w:val="20"/>
              </w:rPr>
            </w:pPr>
            <w:ins w:id="552" w:author="MPH" w:date="2011-11-07T22:25:00Z">
              <w:r w:rsidRPr="008C705E">
                <w:rPr>
                  <w:rFonts w:asciiTheme="minorHAnsi" w:hAnsiTheme="minorHAnsi" w:cstheme="minorHAnsi"/>
                  <w:sz w:val="20"/>
                  <w:szCs w:val="20"/>
                </w:rPr>
                <w:t>Konfiguration – Packet Length</w:t>
              </w:r>
            </w:ins>
          </w:p>
        </w:tc>
      </w:tr>
      <w:tr w:rsidR="008C705E" w:rsidRPr="008830C7" w:rsidTr="008C705E">
        <w:trPr>
          <w:gridBefore w:val="1"/>
          <w:wBefore w:w="123" w:type="dxa"/>
          <w:ins w:id="553" w:author="MPH" w:date="2011-11-07T22:25:00Z"/>
        </w:trPr>
        <w:tc>
          <w:tcPr>
            <w:tcW w:w="4114" w:type="dxa"/>
            <w:gridSpan w:val="2"/>
            <w:shd w:val="clear" w:color="auto" w:fill="FFFF00"/>
          </w:tcPr>
          <w:p w:rsidR="008C705E" w:rsidRPr="008C705E" w:rsidRDefault="008C705E" w:rsidP="00D42407">
            <w:pPr>
              <w:pStyle w:val="ZStyleNormal1"/>
              <w:jc w:val="left"/>
              <w:rPr>
                <w:ins w:id="554" w:author="MPH" w:date="2011-11-07T22:25:00Z"/>
                <w:rFonts w:asciiTheme="minorHAnsi" w:hAnsiTheme="minorHAnsi" w:cstheme="minorHAnsi"/>
                <w:sz w:val="20"/>
                <w:szCs w:val="20"/>
              </w:rPr>
            </w:pPr>
            <w:ins w:id="555" w:author="MPH" w:date="2011-11-07T22:25:00Z">
              <w:r w:rsidRPr="008C705E">
                <w:rPr>
                  <w:rFonts w:asciiTheme="minorHAnsi" w:hAnsiTheme="minorHAnsi" w:cstheme="minorHAnsi"/>
                  <w:sz w:val="20"/>
                  <w:szCs w:val="20"/>
                </w:rPr>
                <w:t>Konfiguration – TTL</w:t>
              </w:r>
            </w:ins>
          </w:p>
        </w:tc>
        <w:tc>
          <w:tcPr>
            <w:tcW w:w="4216" w:type="dxa"/>
            <w:gridSpan w:val="2"/>
            <w:shd w:val="clear" w:color="auto" w:fill="00B050"/>
          </w:tcPr>
          <w:p w:rsidR="008C705E" w:rsidRPr="008C705E" w:rsidRDefault="008C705E" w:rsidP="00D42407">
            <w:pPr>
              <w:pStyle w:val="ZStyleNormal1"/>
              <w:jc w:val="left"/>
              <w:rPr>
                <w:ins w:id="556" w:author="MPH" w:date="2011-11-07T22:25:00Z"/>
                <w:rFonts w:asciiTheme="minorHAnsi" w:hAnsiTheme="minorHAnsi" w:cstheme="minorHAnsi"/>
                <w:sz w:val="20"/>
                <w:szCs w:val="20"/>
              </w:rPr>
            </w:pPr>
            <w:ins w:id="557" w:author="MPH" w:date="2011-11-07T22:25:00Z">
              <w:r w:rsidRPr="008C705E">
                <w:rPr>
                  <w:rFonts w:asciiTheme="minorHAnsi" w:hAnsiTheme="minorHAnsi" w:cstheme="minorHAnsi"/>
                  <w:sz w:val="20"/>
                  <w:szCs w:val="20"/>
                </w:rPr>
                <w:t>Konfiguration – TTL</w:t>
              </w:r>
            </w:ins>
          </w:p>
        </w:tc>
      </w:tr>
      <w:tr w:rsidR="008C705E" w:rsidRPr="008830C7" w:rsidTr="008C705E">
        <w:trPr>
          <w:gridBefore w:val="1"/>
          <w:wBefore w:w="123" w:type="dxa"/>
          <w:ins w:id="558" w:author="MPH" w:date="2011-11-07T22:25:00Z"/>
        </w:trPr>
        <w:tc>
          <w:tcPr>
            <w:tcW w:w="4114" w:type="dxa"/>
            <w:gridSpan w:val="2"/>
            <w:shd w:val="clear" w:color="auto" w:fill="FFFF00"/>
          </w:tcPr>
          <w:p w:rsidR="008C705E" w:rsidRPr="008C705E" w:rsidRDefault="008C705E" w:rsidP="00D42407">
            <w:pPr>
              <w:pStyle w:val="ZStyleNormal1"/>
              <w:jc w:val="left"/>
              <w:rPr>
                <w:ins w:id="559" w:author="MPH" w:date="2011-11-07T22:25:00Z"/>
                <w:rFonts w:asciiTheme="minorHAnsi" w:hAnsiTheme="minorHAnsi" w:cstheme="minorHAnsi"/>
                <w:sz w:val="20"/>
                <w:szCs w:val="20"/>
              </w:rPr>
            </w:pPr>
            <w:ins w:id="560" w:author="MPH" w:date="2011-11-07T22:25:00Z">
              <w:r w:rsidRPr="008C705E">
                <w:rPr>
                  <w:rFonts w:asciiTheme="minorHAnsi" w:hAnsiTheme="minorHAnsi" w:cstheme="minorHAnsi"/>
                  <w:sz w:val="20"/>
                  <w:szCs w:val="20"/>
                </w:rPr>
                <w:t>Konfiguration – Paket Rate</w:t>
              </w:r>
            </w:ins>
          </w:p>
        </w:tc>
        <w:tc>
          <w:tcPr>
            <w:tcW w:w="4216" w:type="dxa"/>
            <w:gridSpan w:val="2"/>
            <w:shd w:val="clear" w:color="auto" w:fill="00B050"/>
          </w:tcPr>
          <w:p w:rsidR="008C705E" w:rsidRPr="008C705E" w:rsidRDefault="008C705E" w:rsidP="00D42407">
            <w:pPr>
              <w:pStyle w:val="ZStyleNormal1"/>
              <w:jc w:val="left"/>
              <w:rPr>
                <w:ins w:id="561" w:author="MPH" w:date="2011-11-07T22:25:00Z"/>
                <w:rFonts w:asciiTheme="minorHAnsi" w:hAnsiTheme="minorHAnsi" w:cstheme="minorHAnsi"/>
                <w:sz w:val="20"/>
                <w:szCs w:val="20"/>
              </w:rPr>
            </w:pPr>
            <w:ins w:id="562" w:author="MPH" w:date="2011-11-07T22:25:00Z">
              <w:r w:rsidRPr="008C705E">
                <w:rPr>
                  <w:rFonts w:asciiTheme="minorHAnsi" w:hAnsiTheme="minorHAnsi" w:cstheme="minorHAnsi"/>
                  <w:sz w:val="20"/>
                  <w:szCs w:val="20"/>
                </w:rPr>
                <w:t>Konfiguration – Paket Rate</w:t>
              </w:r>
            </w:ins>
          </w:p>
        </w:tc>
      </w:tr>
      <w:tr w:rsidR="008C705E" w:rsidRPr="008830C7" w:rsidTr="008C705E">
        <w:trPr>
          <w:gridBefore w:val="1"/>
          <w:wBefore w:w="123" w:type="dxa"/>
          <w:ins w:id="563" w:author="MPH" w:date="2011-11-07T22:25:00Z"/>
        </w:trPr>
        <w:tc>
          <w:tcPr>
            <w:tcW w:w="4114" w:type="dxa"/>
            <w:gridSpan w:val="2"/>
            <w:shd w:val="clear" w:color="auto" w:fill="00B050"/>
          </w:tcPr>
          <w:p w:rsidR="008C705E" w:rsidRPr="008C705E" w:rsidRDefault="008C705E" w:rsidP="00D42407">
            <w:pPr>
              <w:pStyle w:val="ZStyleNormal1"/>
              <w:jc w:val="left"/>
              <w:rPr>
                <w:ins w:id="564" w:author="MPH" w:date="2011-11-07T22:25:00Z"/>
                <w:rFonts w:asciiTheme="minorHAnsi" w:hAnsiTheme="minorHAnsi" w:cstheme="minorHAnsi"/>
                <w:sz w:val="20"/>
                <w:szCs w:val="20"/>
              </w:rPr>
            </w:pPr>
            <w:ins w:id="565" w:author="MPH" w:date="2011-11-07T22:25:00Z">
              <w:r w:rsidRPr="008C705E">
                <w:rPr>
                  <w:rFonts w:asciiTheme="minorHAnsi" w:hAnsiTheme="minorHAnsi" w:cstheme="minorHAnsi"/>
                  <w:sz w:val="20"/>
                  <w:szCs w:val="20"/>
                </w:rPr>
                <w:t>Konfiguration – Active</w:t>
              </w:r>
            </w:ins>
          </w:p>
        </w:tc>
        <w:tc>
          <w:tcPr>
            <w:tcW w:w="4216" w:type="dxa"/>
            <w:gridSpan w:val="2"/>
            <w:shd w:val="clear" w:color="auto" w:fill="00B050"/>
          </w:tcPr>
          <w:p w:rsidR="008C705E" w:rsidRPr="008C705E" w:rsidRDefault="008C705E" w:rsidP="00D42407">
            <w:pPr>
              <w:pStyle w:val="ZStyleNormal1"/>
              <w:jc w:val="left"/>
              <w:rPr>
                <w:ins w:id="566" w:author="MPH" w:date="2011-11-07T22:25:00Z"/>
                <w:rFonts w:asciiTheme="minorHAnsi" w:hAnsiTheme="minorHAnsi" w:cstheme="minorHAnsi"/>
                <w:sz w:val="20"/>
                <w:szCs w:val="20"/>
              </w:rPr>
            </w:pPr>
            <w:ins w:id="567" w:author="MPH" w:date="2011-11-07T22:25:00Z">
              <w:r w:rsidRPr="008C705E">
                <w:rPr>
                  <w:rFonts w:asciiTheme="minorHAnsi" w:hAnsiTheme="minorHAnsi" w:cstheme="minorHAnsi"/>
                  <w:sz w:val="20"/>
                  <w:szCs w:val="20"/>
                </w:rPr>
                <w:t>Konfiguration – Active</w:t>
              </w:r>
            </w:ins>
          </w:p>
        </w:tc>
      </w:tr>
      <w:tr w:rsidR="008C705E" w:rsidRPr="008830C7" w:rsidTr="008C705E">
        <w:trPr>
          <w:gridBefore w:val="1"/>
          <w:wBefore w:w="123" w:type="dxa"/>
          <w:ins w:id="568" w:author="MPH" w:date="2011-11-07T22:25:00Z"/>
        </w:trPr>
        <w:tc>
          <w:tcPr>
            <w:tcW w:w="4114" w:type="dxa"/>
            <w:gridSpan w:val="2"/>
            <w:shd w:val="clear" w:color="auto" w:fill="00B050"/>
          </w:tcPr>
          <w:p w:rsidR="008C705E" w:rsidRPr="008C705E" w:rsidRDefault="008C705E" w:rsidP="00D42407">
            <w:pPr>
              <w:pStyle w:val="ZStyleNormal1"/>
              <w:jc w:val="left"/>
              <w:rPr>
                <w:ins w:id="569" w:author="MPH" w:date="2011-11-07T22:25:00Z"/>
                <w:rFonts w:asciiTheme="minorHAnsi" w:hAnsiTheme="minorHAnsi" w:cstheme="minorHAnsi"/>
                <w:sz w:val="20"/>
                <w:szCs w:val="20"/>
              </w:rPr>
            </w:pPr>
            <w:ins w:id="570" w:author="MPH" w:date="2011-11-07T22:25:00Z">
              <w:r w:rsidRPr="008C705E">
                <w:rPr>
                  <w:rFonts w:asciiTheme="minorHAnsi" w:hAnsiTheme="minorHAnsi" w:cstheme="minorHAnsi"/>
                  <w:sz w:val="20"/>
                  <w:szCs w:val="20"/>
                </w:rPr>
                <w:t>Konfiguration – Enter</w:t>
              </w:r>
            </w:ins>
          </w:p>
        </w:tc>
        <w:tc>
          <w:tcPr>
            <w:tcW w:w="4216" w:type="dxa"/>
            <w:gridSpan w:val="2"/>
            <w:shd w:val="clear" w:color="auto" w:fill="00B050"/>
          </w:tcPr>
          <w:p w:rsidR="008C705E" w:rsidRPr="008C705E" w:rsidRDefault="008C705E" w:rsidP="00D42407">
            <w:pPr>
              <w:pStyle w:val="ZStyleNormal1"/>
              <w:jc w:val="left"/>
              <w:rPr>
                <w:ins w:id="571" w:author="MPH" w:date="2011-11-07T22:25:00Z"/>
                <w:rFonts w:asciiTheme="minorHAnsi" w:hAnsiTheme="minorHAnsi" w:cstheme="minorHAnsi"/>
                <w:sz w:val="20"/>
                <w:szCs w:val="20"/>
              </w:rPr>
            </w:pPr>
            <w:ins w:id="572" w:author="MPH" w:date="2011-11-07T22:25:00Z">
              <w:r w:rsidRPr="008C705E">
                <w:rPr>
                  <w:rFonts w:asciiTheme="minorHAnsi" w:hAnsiTheme="minorHAnsi" w:cstheme="minorHAnsi"/>
                  <w:sz w:val="20"/>
                  <w:szCs w:val="20"/>
                </w:rPr>
                <w:t>Konfiguration – Enter</w:t>
              </w:r>
            </w:ins>
          </w:p>
        </w:tc>
      </w:tr>
      <w:tr w:rsidR="008C705E" w:rsidRPr="008830C7" w:rsidTr="008C705E">
        <w:trPr>
          <w:gridBefore w:val="1"/>
          <w:wBefore w:w="123" w:type="dxa"/>
          <w:ins w:id="573" w:author="MPH" w:date="2011-11-07T22:25:00Z"/>
        </w:trPr>
        <w:tc>
          <w:tcPr>
            <w:tcW w:w="4114" w:type="dxa"/>
            <w:gridSpan w:val="2"/>
            <w:shd w:val="clear" w:color="auto" w:fill="00B050"/>
          </w:tcPr>
          <w:p w:rsidR="008C705E" w:rsidRPr="008C705E" w:rsidRDefault="008C705E" w:rsidP="00D42407">
            <w:pPr>
              <w:pStyle w:val="ZStyleNormal1"/>
              <w:jc w:val="left"/>
              <w:rPr>
                <w:ins w:id="574" w:author="MPH" w:date="2011-11-07T22:25:00Z"/>
                <w:rFonts w:asciiTheme="minorHAnsi" w:hAnsiTheme="minorHAnsi" w:cstheme="minorHAnsi"/>
                <w:sz w:val="20"/>
                <w:szCs w:val="20"/>
              </w:rPr>
            </w:pPr>
            <w:ins w:id="575" w:author="MPH" w:date="2011-11-07T22:25:00Z">
              <w:r w:rsidRPr="008C705E">
                <w:rPr>
                  <w:rFonts w:asciiTheme="minorHAnsi" w:hAnsiTheme="minorHAnsi" w:cstheme="minorHAnsi"/>
                  <w:sz w:val="20"/>
                  <w:szCs w:val="20"/>
                </w:rPr>
                <w:t>Spalte - State</w:t>
              </w:r>
            </w:ins>
          </w:p>
        </w:tc>
        <w:tc>
          <w:tcPr>
            <w:tcW w:w="4216" w:type="dxa"/>
            <w:gridSpan w:val="2"/>
            <w:shd w:val="clear" w:color="auto" w:fill="00B050"/>
          </w:tcPr>
          <w:p w:rsidR="008C705E" w:rsidRPr="008C705E" w:rsidRDefault="008C705E" w:rsidP="00D42407">
            <w:pPr>
              <w:pStyle w:val="ZStyleNormal1"/>
              <w:jc w:val="left"/>
              <w:rPr>
                <w:ins w:id="576" w:author="MPH" w:date="2011-11-07T22:25:00Z"/>
                <w:rFonts w:asciiTheme="minorHAnsi" w:hAnsiTheme="minorHAnsi" w:cstheme="minorHAnsi"/>
                <w:sz w:val="20"/>
                <w:szCs w:val="20"/>
              </w:rPr>
            </w:pPr>
            <w:ins w:id="577" w:author="MPH" w:date="2011-11-07T22:25:00Z">
              <w:r w:rsidRPr="008C705E">
                <w:rPr>
                  <w:rFonts w:asciiTheme="minorHAnsi" w:hAnsiTheme="minorHAnsi" w:cstheme="minorHAnsi"/>
                  <w:sz w:val="20"/>
                  <w:szCs w:val="20"/>
                </w:rPr>
                <w:t>Spalte – State</w:t>
              </w:r>
            </w:ins>
          </w:p>
        </w:tc>
      </w:tr>
      <w:tr w:rsidR="008C705E" w:rsidRPr="008830C7" w:rsidTr="008C705E">
        <w:trPr>
          <w:gridBefore w:val="1"/>
          <w:wBefore w:w="123" w:type="dxa"/>
          <w:ins w:id="578" w:author="MPH" w:date="2011-11-07T22:25:00Z"/>
        </w:trPr>
        <w:tc>
          <w:tcPr>
            <w:tcW w:w="4114" w:type="dxa"/>
            <w:gridSpan w:val="2"/>
            <w:shd w:val="clear" w:color="auto" w:fill="00B050"/>
          </w:tcPr>
          <w:p w:rsidR="008C705E" w:rsidRPr="008C705E" w:rsidRDefault="008C705E" w:rsidP="00D42407">
            <w:pPr>
              <w:pStyle w:val="ZStyleNormal1"/>
              <w:jc w:val="left"/>
              <w:rPr>
                <w:ins w:id="579" w:author="MPH" w:date="2011-11-07T22:25:00Z"/>
                <w:rFonts w:asciiTheme="minorHAnsi" w:hAnsiTheme="minorHAnsi" w:cstheme="minorHAnsi"/>
                <w:sz w:val="20"/>
                <w:szCs w:val="20"/>
              </w:rPr>
            </w:pPr>
            <w:ins w:id="580" w:author="MPH" w:date="2011-11-07T22:25:00Z">
              <w:r w:rsidRPr="008C705E">
                <w:rPr>
                  <w:rFonts w:asciiTheme="minorHAnsi" w:hAnsiTheme="minorHAnsi" w:cstheme="minorHAnsi"/>
                  <w:sz w:val="20"/>
                  <w:szCs w:val="20"/>
                </w:rPr>
                <w:t>Spalte - ID</w:t>
              </w:r>
            </w:ins>
          </w:p>
        </w:tc>
        <w:tc>
          <w:tcPr>
            <w:tcW w:w="4216" w:type="dxa"/>
            <w:gridSpan w:val="2"/>
            <w:shd w:val="clear" w:color="auto" w:fill="00B050"/>
          </w:tcPr>
          <w:p w:rsidR="008C705E" w:rsidRPr="008C705E" w:rsidRDefault="008C705E" w:rsidP="00D42407">
            <w:pPr>
              <w:pStyle w:val="ZStyleNormal1"/>
              <w:jc w:val="left"/>
              <w:rPr>
                <w:ins w:id="581" w:author="MPH" w:date="2011-11-07T22:25:00Z"/>
                <w:rFonts w:asciiTheme="minorHAnsi" w:hAnsiTheme="minorHAnsi" w:cstheme="minorHAnsi"/>
                <w:sz w:val="20"/>
                <w:szCs w:val="20"/>
              </w:rPr>
            </w:pPr>
            <w:ins w:id="582" w:author="MPH" w:date="2011-11-07T22:25:00Z">
              <w:r w:rsidRPr="008C705E">
                <w:rPr>
                  <w:rFonts w:asciiTheme="minorHAnsi" w:hAnsiTheme="minorHAnsi" w:cstheme="minorHAnsi"/>
                  <w:sz w:val="20"/>
                  <w:szCs w:val="20"/>
                </w:rPr>
                <w:t>Spalte – ID</w:t>
              </w:r>
            </w:ins>
          </w:p>
        </w:tc>
      </w:tr>
      <w:tr w:rsidR="008C705E" w:rsidRPr="008830C7" w:rsidTr="008C705E">
        <w:trPr>
          <w:gridBefore w:val="1"/>
          <w:wBefore w:w="123" w:type="dxa"/>
          <w:ins w:id="583" w:author="MPH" w:date="2011-11-07T22:25:00Z"/>
        </w:trPr>
        <w:tc>
          <w:tcPr>
            <w:tcW w:w="4114" w:type="dxa"/>
            <w:gridSpan w:val="2"/>
            <w:shd w:val="clear" w:color="auto" w:fill="00B050"/>
          </w:tcPr>
          <w:p w:rsidR="008C705E" w:rsidRPr="008C705E" w:rsidRDefault="008C705E" w:rsidP="00D42407">
            <w:pPr>
              <w:pStyle w:val="ZStyleNormal1"/>
              <w:jc w:val="left"/>
              <w:rPr>
                <w:ins w:id="584" w:author="MPH" w:date="2011-11-07T22:25:00Z"/>
                <w:rFonts w:asciiTheme="minorHAnsi" w:hAnsiTheme="minorHAnsi" w:cstheme="minorHAnsi"/>
                <w:sz w:val="20"/>
                <w:szCs w:val="20"/>
              </w:rPr>
            </w:pPr>
            <w:ins w:id="585" w:author="MPH" w:date="2011-11-07T22:25:00Z">
              <w:r w:rsidRPr="008C705E">
                <w:rPr>
                  <w:rFonts w:asciiTheme="minorHAnsi" w:hAnsiTheme="minorHAnsi" w:cstheme="minorHAnsi"/>
                  <w:sz w:val="20"/>
                  <w:szCs w:val="20"/>
                </w:rPr>
                <w:t>Spalte - Group IP Address</w:t>
              </w:r>
            </w:ins>
          </w:p>
        </w:tc>
        <w:tc>
          <w:tcPr>
            <w:tcW w:w="4216" w:type="dxa"/>
            <w:gridSpan w:val="2"/>
            <w:shd w:val="clear" w:color="auto" w:fill="00B050"/>
          </w:tcPr>
          <w:p w:rsidR="008C705E" w:rsidRPr="008C705E" w:rsidRDefault="008C705E" w:rsidP="00D42407">
            <w:pPr>
              <w:pStyle w:val="ZStyleNormal1"/>
              <w:jc w:val="left"/>
              <w:rPr>
                <w:ins w:id="586" w:author="MPH" w:date="2011-11-07T22:25:00Z"/>
                <w:rFonts w:asciiTheme="minorHAnsi" w:hAnsiTheme="minorHAnsi" w:cstheme="minorHAnsi"/>
                <w:sz w:val="20"/>
                <w:szCs w:val="20"/>
              </w:rPr>
            </w:pPr>
            <w:ins w:id="587" w:author="MPH" w:date="2011-11-07T22:25:00Z">
              <w:r w:rsidRPr="008C705E">
                <w:rPr>
                  <w:rFonts w:asciiTheme="minorHAnsi" w:hAnsiTheme="minorHAnsi" w:cstheme="minorHAnsi"/>
                  <w:sz w:val="20"/>
                  <w:szCs w:val="20"/>
                </w:rPr>
                <w:t>Spalte - Group IP Address</w:t>
              </w:r>
            </w:ins>
          </w:p>
        </w:tc>
      </w:tr>
      <w:tr w:rsidR="008C705E" w:rsidRPr="008830C7" w:rsidTr="008C705E">
        <w:trPr>
          <w:gridBefore w:val="1"/>
          <w:wBefore w:w="123" w:type="dxa"/>
          <w:ins w:id="588" w:author="MPH" w:date="2011-11-07T22:25:00Z"/>
        </w:trPr>
        <w:tc>
          <w:tcPr>
            <w:tcW w:w="4114" w:type="dxa"/>
            <w:gridSpan w:val="2"/>
            <w:shd w:val="clear" w:color="auto" w:fill="00B050"/>
          </w:tcPr>
          <w:p w:rsidR="008C705E" w:rsidRPr="008C705E" w:rsidRDefault="008C705E" w:rsidP="00D42407">
            <w:pPr>
              <w:pStyle w:val="ZStyleNormal1"/>
              <w:jc w:val="left"/>
              <w:rPr>
                <w:ins w:id="589" w:author="MPH" w:date="2011-11-07T22:25:00Z"/>
                <w:rFonts w:asciiTheme="minorHAnsi" w:hAnsiTheme="minorHAnsi" w:cstheme="minorHAnsi"/>
                <w:sz w:val="20"/>
                <w:szCs w:val="20"/>
              </w:rPr>
            </w:pPr>
            <w:ins w:id="590" w:author="MPH" w:date="2011-11-07T22:25:00Z">
              <w:r w:rsidRPr="008C705E">
                <w:rPr>
                  <w:rFonts w:asciiTheme="minorHAnsi" w:hAnsiTheme="minorHAnsi" w:cstheme="minorHAnsi"/>
                  <w:sz w:val="20"/>
                  <w:szCs w:val="20"/>
                </w:rPr>
                <w:t>Spalte - Source IP Address</w:t>
              </w:r>
            </w:ins>
          </w:p>
        </w:tc>
        <w:tc>
          <w:tcPr>
            <w:tcW w:w="4216" w:type="dxa"/>
            <w:gridSpan w:val="2"/>
            <w:shd w:val="clear" w:color="auto" w:fill="00B050"/>
          </w:tcPr>
          <w:p w:rsidR="008C705E" w:rsidRPr="008C705E" w:rsidRDefault="008C705E" w:rsidP="00D42407">
            <w:pPr>
              <w:pStyle w:val="ZStyleNormal1"/>
              <w:jc w:val="left"/>
              <w:rPr>
                <w:ins w:id="591" w:author="MPH" w:date="2011-11-07T22:25:00Z"/>
                <w:rFonts w:asciiTheme="minorHAnsi" w:hAnsiTheme="minorHAnsi" w:cstheme="minorHAnsi"/>
                <w:sz w:val="20"/>
                <w:szCs w:val="20"/>
              </w:rPr>
            </w:pPr>
            <w:ins w:id="592" w:author="MPH" w:date="2011-11-07T22:25:00Z">
              <w:r w:rsidRPr="008C705E">
                <w:rPr>
                  <w:rFonts w:asciiTheme="minorHAnsi" w:hAnsiTheme="minorHAnsi" w:cstheme="minorHAnsi"/>
                  <w:sz w:val="20"/>
                  <w:szCs w:val="20"/>
                </w:rPr>
                <w:t>Spalte - Source IP Address</w:t>
              </w:r>
            </w:ins>
          </w:p>
        </w:tc>
      </w:tr>
      <w:tr w:rsidR="008C705E" w:rsidRPr="008830C7" w:rsidTr="008C705E">
        <w:trPr>
          <w:gridBefore w:val="1"/>
          <w:wBefore w:w="123" w:type="dxa"/>
          <w:ins w:id="593" w:author="MPH" w:date="2011-11-07T22:25:00Z"/>
        </w:trPr>
        <w:tc>
          <w:tcPr>
            <w:tcW w:w="4114" w:type="dxa"/>
            <w:gridSpan w:val="2"/>
            <w:shd w:val="clear" w:color="auto" w:fill="00B050"/>
          </w:tcPr>
          <w:p w:rsidR="008C705E" w:rsidRPr="008C705E" w:rsidRDefault="008C705E" w:rsidP="00D42407">
            <w:pPr>
              <w:pStyle w:val="ZStyleNormal1"/>
              <w:jc w:val="left"/>
              <w:rPr>
                <w:ins w:id="594" w:author="MPH" w:date="2011-11-07T22:25:00Z"/>
                <w:rFonts w:asciiTheme="minorHAnsi" w:hAnsiTheme="minorHAnsi" w:cstheme="minorHAnsi"/>
                <w:sz w:val="20"/>
                <w:szCs w:val="20"/>
              </w:rPr>
            </w:pPr>
            <w:ins w:id="595" w:author="MPH" w:date="2011-11-07T22:25:00Z">
              <w:r w:rsidRPr="008C705E">
                <w:rPr>
                  <w:rFonts w:asciiTheme="minorHAnsi" w:hAnsiTheme="minorHAnsi" w:cstheme="minorHAnsi"/>
                  <w:sz w:val="20"/>
                  <w:szCs w:val="20"/>
                </w:rPr>
                <w:t>Spalte - Port</w:t>
              </w:r>
            </w:ins>
          </w:p>
        </w:tc>
        <w:tc>
          <w:tcPr>
            <w:tcW w:w="4216" w:type="dxa"/>
            <w:gridSpan w:val="2"/>
            <w:shd w:val="clear" w:color="auto" w:fill="00B050"/>
          </w:tcPr>
          <w:p w:rsidR="008C705E" w:rsidRPr="008C705E" w:rsidRDefault="008C705E" w:rsidP="00D42407">
            <w:pPr>
              <w:pStyle w:val="ZStyleNormal1"/>
              <w:jc w:val="left"/>
              <w:rPr>
                <w:ins w:id="596" w:author="MPH" w:date="2011-11-07T22:25:00Z"/>
                <w:rFonts w:asciiTheme="minorHAnsi" w:hAnsiTheme="minorHAnsi" w:cstheme="minorHAnsi"/>
                <w:sz w:val="20"/>
                <w:szCs w:val="20"/>
              </w:rPr>
            </w:pPr>
            <w:ins w:id="597" w:author="MPH" w:date="2011-11-07T22:25:00Z">
              <w:r w:rsidRPr="008C705E">
                <w:rPr>
                  <w:rFonts w:asciiTheme="minorHAnsi" w:hAnsiTheme="minorHAnsi" w:cstheme="minorHAnsi"/>
                  <w:sz w:val="20"/>
                  <w:szCs w:val="20"/>
                </w:rPr>
                <w:t>Spalte – Port</w:t>
              </w:r>
            </w:ins>
          </w:p>
        </w:tc>
      </w:tr>
      <w:tr w:rsidR="008C705E" w:rsidRPr="008830C7" w:rsidTr="008C705E">
        <w:trPr>
          <w:gridBefore w:val="1"/>
          <w:wBefore w:w="123" w:type="dxa"/>
          <w:ins w:id="598" w:author="MPH" w:date="2011-11-07T22:25:00Z"/>
        </w:trPr>
        <w:tc>
          <w:tcPr>
            <w:tcW w:w="4114" w:type="dxa"/>
            <w:gridSpan w:val="2"/>
            <w:shd w:val="clear" w:color="auto" w:fill="00B050"/>
          </w:tcPr>
          <w:p w:rsidR="008C705E" w:rsidRPr="008C705E" w:rsidRDefault="008C705E" w:rsidP="00D42407">
            <w:pPr>
              <w:pStyle w:val="ZStyleNormal1"/>
              <w:jc w:val="left"/>
              <w:rPr>
                <w:ins w:id="599" w:author="MPH" w:date="2011-11-07T22:25:00Z"/>
                <w:rFonts w:asciiTheme="minorHAnsi" w:hAnsiTheme="minorHAnsi" w:cstheme="minorHAnsi"/>
                <w:sz w:val="20"/>
                <w:szCs w:val="20"/>
              </w:rPr>
            </w:pPr>
            <w:ins w:id="600" w:author="MPH" w:date="2011-11-07T22:25:00Z">
              <w:r w:rsidRPr="008C705E">
                <w:rPr>
                  <w:rFonts w:asciiTheme="minorHAnsi" w:hAnsiTheme="minorHAnsi" w:cstheme="minorHAnsi"/>
                  <w:sz w:val="20"/>
                  <w:szCs w:val="20"/>
                </w:rPr>
                <w:t>Spalte - Desired Packet Rate</w:t>
              </w:r>
            </w:ins>
          </w:p>
        </w:tc>
        <w:tc>
          <w:tcPr>
            <w:tcW w:w="4216" w:type="dxa"/>
            <w:gridSpan w:val="2"/>
            <w:shd w:val="clear" w:color="auto" w:fill="00B050"/>
          </w:tcPr>
          <w:p w:rsidR="008C705E" w:rsidRPr="008C705E" w:rsidRDefault="008C705E" w:rsidP="00D42407">
            <w:pPr>
              <w:pStyle w:val="ZStyleNormal1"/>
              <w:jc w:val="left"/>
              <w:rPr>
                <w:ins w:id="601" w:author="MPH" w:date="2011-11-07T22:25:00Z"/>
                <w:rFonts w:asciiTheme="minorHAnsi" w:hAnsiTheme="minorHAnsi" w:cstheme="minorHAnsi"/>
                <w:sz w:val="20"/>
                <w:szCs w:val="20"/>
              </w:rPr>
            </w:pPr>
            <w:ins w:id="602" w:author="MPH" w:date="2011-11-07T22:25:00Z">
              <w:r w:rsidRPr="008C705E">
                <w:rPr>
                  <w:rFonts w:asciiTheme="minorHAnsi" w:hAnsiTheme="minorHAnsi" w:cstheme="minorHAnsi"/>
                  <w:sz w:val="20"/>
                  <w:szCs w:val="20"/>
                </w:rPr>
                <w:t>Spalte - Desired Packet Rate</w:t>
              </w:r>
            </w:ins>
          </w:p>
        </w:tc>
      </w:tr>
      <w:tr w:rsidR="008C705E" w:rsidRPr="008830C7" w:rsidTr="008C705E">
        <w:trPr>
          <w:gridBefore w:val="1"/>
          <w:wBefore w:w="123" w:type="dxa"/>
          <w:ins w:id="603" w:author="MPH" w:date="2011-11-07T22:25:00Z"/>
        </w:trPr>
        <w:tc>
          <w:tcPr>
            <w:tcW w:w="4114" w:type="dxa"/>
            <w:gridSpan w:val="2"/>
            <w:shd w:val="clear" w:color="auto" w:fill="00B050"/>
          </w:tcPr>
          <w:p w:rsidR="008C705E" w:rsidRPr="008C705E" w:rsidRDefault="008C705E" w:rsidP="00D42407">
            <w:pPr>
              <w:pStyle w:val="ZStyleNormal1"/>
              <w:jc w:val="left"/>
              <w:rPr>
                <w:ins w:id="604" w:author="MPH" w:date="2011-11-07T22:25:00Z"/>
                <w:rFonts w:asciiTheme="minorHAnsi" w:hAnsiTheme="minorHAnsi" w:cstheme="minorHAnsi"/>
                <w:sz w:val="20"/>
                <w:szCs w:val="20"/>
              </w:rPr>
            </w:pPr>
            <w:ins w:id="605" w:author="MPH" w:date="2011-11-07T22:25:00Z">
              <w:r w:rsidRPr="008C705E">
                <w:rPr>
                  <w:rFonts w:asciiTheme="minorHAnsi" w:hAnsiTheme="minorHAnsi" w:cstheme="minorHAnsi"/>
                  <w:sz w:val="20"/>
                  <w:szCs w:val="20"/>
                </w:rPr>
                <w:t>Spalte - Measured Packet Rate</w:t>
              </w:r>
            </w:ins>
          </w:p>
        </w:tc>
        <w:tc>
          <w:tcPr>
            <w:tcW w:w="4216" w:type="dxa"/>
            <w:gridSpan w:val="2"/>
            <w:shd w:val="clear" w:color="auto" w:fill="00B050"/>
          </w:tcPr>
          <w:p w:rsidR="008C705E" w:rsidRPr="008C705E" w:rsidRDefault="008C705E" w:rsidP="00D42407">
            <w:pPr>
              <w:pStyle w:val="ZStyleNormal1"/>
              <w:jc w:val="left"/>
              <w:rPr>
                <w:ins w:id="606" w:author="MPH" w:date="2011-11-07T22:25:00Z"/>
                <w:rFonts w:asciiTheme="minorHAnsi" w:hAnsiTheme="minorHAnsi" w:cstheme="minorHAnsi"/>
                <w:sz w:val="20"/>
                <w:szCs w:val="20"/>
              </w:rPr>
            </w:pPr>
            <w:ins w:id="607" w:author="MPH" w:date="2011-11-07T22:25:00Z">
              <w:r w:rsidRPr="008C705E">
                <w:rPr>
                  <w:rFonts w:asciiTheme="minorHAnsi" w:hAnsiTheme="minorHAnsi" w:cstheme="minorHAnsi"/>
                  <w:sz w:val="20"/>
                  <w:szCs w:val="20"/>
                </w:rPr>
                <w:t>Spalte - Measured Packet Rate</w:t>
              </w:r>
            </w:ins>
          </w:p>
        </w:tc>
      </w:tr>
      <w:tr w:rsidR="008C705E" w:rsidRPr="008830C7" w:rsidTr="008C705E">
        <w:trPr>
          <w:gridBefore w:val="1"/>
          <w:wBefore w:w="123" w:type="dxa"/>
          <w:ins w:id="608" w:author="MPH" w:date="2011-11-07T22:25:00Z"/>
        </w:trPr>
        <w:tc>
          <w:tcPr>
            <w:tcW w:w="4114" w:type="dxa"/>
            <w:gridSpan w:val="2"/>
            <w:shd w:val="clear" w:color="auto" w:fill="FF0000"/>
          </w:tcPr>
          <w:p w:rsidR="008C705E" w:rsidRPr="008C705E" w:rsidRDefault="008C705E" w:rsidP="00D42407">
            <w:pPr>
              <w:pStyle w:val="ZStyleNormal1"/>
              <w:jc w:val="left"/>
              <w:rPr>
                <w:ins w:id="609" w:author="MPH" w:date="2011-11-07T22:25:00Z"/>
                <w:rFonts w:asciiTheme="minorHAnsi" w:hAnsiTheme="minorHAnsi" w:cstheme="minorHAnsi"/>
                <w:sz w:val="20"/>
                <w:szCs w:val="20"/>
              </w:rPr>
            </w:pPr>
            <w:ins w:id="610" w:author="MPH" w:date="2011-11-07T22:25:00Z">
              <w:r w:rsidRPr="008C705E">
                <w:rPr>
                  <w:rFonts w:asciiTheme="minorHAnsi" w:hAnsiTheme="minorHAnsi" w:cstheme="minorHAnsi"/>
                  <w:sz w:val="20"/>
                  <w:szCs w:val="20"/>
                </w:rPr>
                <w:t>Spalte - Time To Live</w:t>
              </w:r>
            </w:ins>
          </w:p>
        </w:tc>
        <w:tc>
          <w:tcPr>
            <w:tcW w:w="4216" w:type="dxa"/>
            <w:gridSpan w:val="2"/>
            <w:shd w:val="clear" w:color="auto" w:fill="00B050"/>
          </w:tcPr>
          <w:p w:rsidR="008C705E" w:rsidRPr="008C705E" w:rsidRDefault="008C705E" w:rsidP="00D42407">
            <w:pPr>
              <w:pStyle w:val="ZStyleNormal1"/>
              <w:jc w:val="left"/>
              <w:rPr>
                <w:ins w:id="611" w:author="MPH" w:date="2011-11-07T22:25:00Z"/>
                <w:rFonts w:asciiTheme="minorHAnsi" w:hAnsiTheme="minorHAnsi" w:cstheme="minorHAnsi"/>
                <w:sz w:val="20"/>
                <w:szCs w:val="20"/>
              </w:rPr>
            </w:pPr>
            <w:ins w:id="612" w:author="MPH" w:date="2011-11-07T22:25:00Z">
              <w:r w:rsidRPr="008C705E">
                <w:rPr>
                  <w:rFonts w:asciiTheme="minorHAnsi" w:hAnsiTheme="minorHAnsi" w:cstheme="minorHAnsi"/>
                  <w:sz w:val="20"/>
                  <w:szCs w:val="20"/>
                </w:rPr>
                <w:t>Spalte - Time To Live</w:t>
              </w:r>
            </w:ins>
          </w:p>
        </w:tc>
      </w:tr>
      <w:tr w:rsidR="008C705E" w:rsidRPr="008830C7" w:rsidTr="008C705E">
        <w:trPr>
          <w:gridBefore w:val="1"/>
          <w:wBefore w:w="123" w:type="dxa"/>
          <w:ins w:id="613" w:author="MPH" w:date="2011-11-07T22:25:00Z"/>
        </w:trPr>
        <w:tc>
          <w:tcPr>
            <w:tcW w:w="4114" w:type="dxa"/>
            <w:gridSpan w:val="2"/>
            <w:shd w:val="clear" w:color="auto" w:fill="FF0000"/>
          </w:tcPr>
          <w:p w:rsidR="008C705E" w:rsidRPr="008C705E" w:rsidRDefault="008C705E" w:rsidP="00D42407">
            <w:pPr>
              <w:pStyle w:val="ZStyleNormal1"/>
              <w:jc w:val="left"/>
              <w:rPr>
                <w:ins w:id="614" w:author="MPH" w:date="2011-11-07T22:25:00Z"/>
                <w:rFonts w:asciiTheme="minorHAnsi" w:hAnsiTheme="minorHAnsi" w:cstheme="minorHAnsi"/>
                <w:sz w:val="20"/>
                <w:szCs w:val="20"/>
              </w:rPr>
            </w:pPr>
            <w:ins w:id="615" w:author="MPH" w:date="2011-11-07T22:25:00Z">
              <w:r w:rsidRPr="008C705E">
                <w:rPr>
                  <w:rFonts w:asciiTheme="minorHAnsi" w:hAnsiTheme="minorHAnsi" w:cstheme="minorHAnsi"/>
                  <w:sz w:val="20"/>
                  <w:szCs w:val="20"/>
                </w:rPr>
                <w:t>Spalte - Packet Length (bit)</w:t>
              </w:r>
            </w:ins>
          </w:p>
        </w:tc>
        <w:tc>
          <w:tcPr>
            <w:tcW w:w="4216" w:type="dxa"/>
            <w:gridSpan w:val="2"/>
            <w:shd w:val="clear" w:color="auto" w:fill="00B050"/>
          </w:tcPr>
          <w:p w:rsidR="008C705E" w:rsidRPr="008C705E" w:rsidRDefault="008C705E" w:rsidP="00D42407">
            <w:pPr>
              <w:pStyle w:val="ZStyleNormal1"/>
              <w:jc w:val="left"/>
              <w:rPr>
                <w:ins w:id="616" w:author="MPH" w:date="2011-11-07T22:25:00Z"/>
                <w:rFonts w:asciiTheme="minorHAnsi" w:hAnsiTheme="minorHAnsi" w:cstheme="minorHAnsi"/>
                <w:sz w:val="20"/>
                <w:szCs w:val="20"/>
              </w:rPr>
            </w:pPr>
            <w:ins w:id="617" w:author="MPH" w:date="2011-11-07T22:25:00Z">
              <w:r w:rsidRPr="008C705E">
                <w:rPr>
                  <w:rFonts w:asciiTheme="minorHAnsi" w:hAnsiTheme="minorHAnsi" w:cstheme="minorHAnsi"/>
                  <w:sz w:val="20"/>
                  <w:szCs w:val="20"/>
                </w:rPr>
                <w:t>Spalte - Packet Length (bit)</w:t>
              </w:r>
            </w:ins>
          </w:p>
        </w:tc>
      </w:tr>
      <w:tr w:rsidR="008C705E" w:rsidRPr="008830C7" w:rsidTr="008C705E">
        <w:trPr>
          <w:gridBefore w:val="1"/>
          <w:wBefore w:w="123" w:type="dxa"/>
          <w:ins w:id="618" w:author="MPH" w:date="2011-11-07T22:25:00Z"/>
        </w:trPr>
        <w:tc>
          <w:tcPr>
            <w:tcW w:w="4114" w:type="dxa"/>
            <w:gridSpan w:val="2"/>
            <w:shd w:val="clear" w:color="auto" w:fill="FF0000"/>
          </w:tcPr>
          <w:p w:rsidR="008C705E" w:rsidRPr="008C705E" w:rsidRDefault="008C705E" w:rsidP="00D42407">
            <w:pPr>
              <w:pStyle w:val="ZStyleNormal1"/>
              <w:jc w:val="left"/>
              <w:rPr>
                <w:ins w:id="619" w:author="MPH" w:date="2011-11-07T22:25:00Z"/>
                <w:rFonts w:asciiTheme="minorHAnsi" w:hAnsiTheme="minorHAnsi" w:cstheme="minorHAnsi"/>
                <w:sz w:val="20"/>
                <w:szCs w:val="20"/>
              </w:rPr>
            </w:pPr>
            <w:ins w:id="620" w:author="MPH" w:date="2011-11-07T22:25:00Z">
              <w:r w:rsidRPr="008C705E">
                <w:rPr>
                  <w:rFonts w:asciiTheme="minorHAnsi" w:hAnsiTheme="minorHAnsi" w:cstheme="minorHAnsi"/>
                  <w:sz w:val="20"/>
                  <w:szCs w:val="20"/>
                </w:rPr>
                <w:t>Spalte - Total Packets Sent</w:t>
              </w:r>
            </w:ins>
          </w:p>
        </w:tc>
        <w:tc>
          <w:tcPr>
            <w:tcW w:w="4216" w:type="dxa"/>
            <w:gridSpan w:val="2"/>
            <w:shd w:val="clear" w:color="auto" w:fill="00B050"/>
          </w:tcPr>
          <w:p w:rsidR="008C705E" w:rsidRPr="008C705E" w:rsidRDefault="008C705E" w:rsidP="00D42407">
            <w:pPr>
              <w:pStyle w:val="ZStyleNormal1"/>
              <w:jc w:val="left"/>
              <w:rPr>
                <w:ins w:id="621" w:author="MPH" w:date="2011-11-07T22:25:00Z"/>
                <w:rFonts w:asciiTheme="minorHAnsi" w:hAnsiTheme="minorHAnsi" w:cstheme="minorHAnsi"/>
                <w:sz w:val="20"/>
                <w:szCs w:val="20"/>
              </w:rPr>
            </w:pPr>
            <w:ins w:id="622" w:author="MPH" w:date="2011-11-07T22:25:00Z">
              <w:r w:rsidRPr="008C705E">
                <w:rPr>
                  <w:rFonts w:asciiTheme="minorHAnsi" w:hAnsiTheme="minorHAnsi" w:cstheme="minorHAnsi"/>
                  <w:sz w:val="20"/>
                  <w:szCs w:val="20"/>
                </w:rPr>
                <w:t>Spalte - Total Packets Sent</w:t>
              </w:r>
            </w:ins>
          </w:p>
        </w:tc>
      </w:tr>
      <w:tr w:rsidR="008C705E" w:rsidRPr="008830C7" w:rsidTr="008C705E">
        <w:trPr>
          <w:gridBefore w:val="1"/>
          <w:wBefore w:w="123" w:type="dxa"/>
          <w:ins w:id="623" w:author="MPH" w:date="2011-11-07T22:25:00Z"/>
        </w:trPr>
        <w:tc>
          <w:tcPr>
            <w:tcW w:w="4114" w:type="dxa"/>
            <w:gridSpan w:val="2"/>
            <w:shd w:val="clear" w:color="auto" w:fill="FF0000"/>
          </w:tcPr>
          <w:p w:rsidR="008C705E" w:rsidRPr="008C705E" w:rsidRDefault="008C705E" w:rsidP="00D42407">
            <w:pPr>
              <w:pStyle w:val="ZStyleNormal1"/>
              <w:jc w:val="left"/>
              <w:rPr>
                <w:ins w:id="624" w:author="MPH" w:date="2011-11-07T22:25:00Z"/>
                <w:rFonts w:asciiTheme="minorHAnsi" w:hAnsiTheme="minorHAnsi" w:cstheme="minorHAnsi"/>
                <w:sz w:val="20"/>
                <w:szCs w:val="20"/>
              </w:rPr>
            </w:pPr>
            <w:ins w:id="625" w:author="MPH" w:date="2011-11-07T22:25:00Z">
              <w:r w:rsidRPr="008C705E">
                <w:rPr>
                  <w:rFonts w:asciiTheme="minorHAnsi" w:hAnsiTheme="minorHAnsi" w:cstheme="minorHAnsi"/>
                  <w:sz w:val="20"/>
                  <w:szCs w:val="20"/>
                </w:rPr>
                <w:t>Spalte - Number of Interruptions</w:t>
              </w:r>
            </w:ins>
          </w:p>
        </w:tc>
        <w:tc>
          <w:tcPr>
            <w:tcW w:w="4216" w:type="dxa"/>
            <w:gridSpan w:val="2"/>
            <w:shd w:val="clear" w:color="auto" w:fill="00B050"/>
          </w:tcPr>
          <w:p w:rsidR="008C705E" w:rsidRPr="008C705E" w:rsidRDefault="008C705E" w:rsidP="00D42407">
            <w:pPr>
              <w:pStyle w:val="ZStyleNormal1"/>
              <w:jc w:val="left"/>
              <w:rPr>
                <w:ins w:id="626" w:author="MPH" w:date="2011-11-07T22:25:00Z"/>
                <w:rFonts w:asciiTheme="minorHAnsi" w:hAnsiTheme="minorHAnsi" w:cstheme="minorHAnsi"/>
                <w:sz w:val="20"/>
                <w:szCs w:val="20"/>
              </w:rPr>
            </w:pPr>
            <w:ins w:id="627" w:author="MPH" w:date="2011-11-07T22:25:00Z">
              <w:r w:rsidRPr="008C705E">
                <w:rPr>
                  <w:rFonts w:asciiTheme="minorHAnsi" w:hAnsiTheme="minorHAnsi" w:cstheme="minorHAnsi"/>
                  <w:sz w:val="20"/>
                  <w:szCs w:val="20"/>
                </w:rPr>
                <w:t>Spalte - Number of Interruptions</w:t>
              </w:r>
            </w:ins>
          </w:p>
        </w:tc>
      </w:tr>
      <w:tr w:rsidR="008C705E" w:rsidRPr="008830C7" w:rsidTr="008C705E">
        <w:trPr>
          <w:gridBefore w:val="1"/>
          <w:wBefore w:w="123" w:type="dxa"/>
          <w:ins w:id="628" w:author="MPH" w:date="2011-11-07T22:25:00Z"/>
        </w:trPr>
        <w:tc>
          <w:tcPr>
            <w:tcW w:w="4114" w:type="dxa"/>
            <w:gridSpan w:val="2"/>
            <w:shd w:val="clear" w:color="auto" w:fill="FF0000"/>
          </w:tcPr>
          <w:p w:rsidR="008C705E" w:rsidRPr="008C705E" w:rsidRDefault="008C705E" w:rsidP="00D42407">
            <w:pPr>
              <w:pStyle w:val="ZStyleNormal1"/>
              <w:jc w:val="left"/>
              <w:rPr>
                <w:ins w:id="629" w:author="MPH" w:date="2011-11-07T22:25:00Z"/>
                <w:rFonts w:asciiTheme="minorHAnsi" w:hAnsiTheme="minorHAnsi" w:cstheme="minorHAnsi"/>
                <w:sz w:val="20"/>
                <w:szCs w:val="20"/>
              </w:rPr>
            </w:pPr>
            <w:ins w:id="630" w:author="MPH" w:date="2011-11-07T22:25:00Z">
              <w:r w:rsidRPr="008C705E">
                <w:rPr>
                  <w:rFonts w:asciiTheme="minorHAnsi" w:hAnsiTheme="minorHAnsi" w:cstheme="minorHAnsi"/>
                  <w:sz w:val="20"/>
                  <w:szCs w:val="20"/>
                </w:rPr>
                <w:t>Spalte - Average Interruption Time</w:t>
              </w:r>
            </w:ins>
          </w:p>
        </w:tc>
        <w:tc>
          <w:tcPr>
            <w:tcW w:w="4216" w:type="dxa"/>
            <w:gridSpan w:val="2"/>
            <w:shd w:val="clear" w:color="auto" w:fill="00B050"/>
          </w:tcPr>
          <w:p w:rsidR="008C705E" w:rsidRPr="008C705E" w:rsidRDefault="008C705E" w:rsidP="00D42407">
            <w:pPr>
              <w:pStyle w:val="ZStyleNormal1"/>
              <w:jc w:val="left"/>
              <w:rPr>
                <w:ins w:id="631" w:author="MPH" w:date="2011-11-07T22:25:00Z"/>
                <w:rFonts w:asciiTheme="minorHAnsi" w:hAnsiTheme="minorHAnsi" w:cstheme="minorHAnsi"/>
                <w:sz w:val="20"/>
                <w:szCs w:val="20"/>
              </w:rPr>
            </w:pPr>
            <w:ins w:id="632" w:author="MPH" w:date="2011-11-07T22:25:00Z">
              <w:r w:rsidRPr="008C705E">
                <w:rPr>
                  <w:rFonts w:asciiTheme="minorHAnsi" w:hAnsiTheme="minorHAnsi" w:cstheme="minorHAnsi"/>
                  <w:sz w:val="20"/>
                  <w:szCs w:val="20"/>
                </w:rPr>
                <w:t>Spalte - Average Interruption Time</w:t>
              </w:r>
            </w:ins>
          </w:p>
        </w:tc>
      </w:tr>
      <w:tr w:rsidR="008C705E" w:rsidRPr="00E8158B" w:rsidTr="008C705E">
        <w:trPr>
          <w:gridBefore w:val="1"/>
          <w:wBefore w:w="123" w:type="dxa"/>
          <w:ins w:id="633" w:author="MPH" w:date="2011-11-07T22:25:00Z"/>
        </w:trPr>
        <w:tc>
          <w:tcPr>
            <w:tcW w:w="4114" w:type="dxa"/>
            <w:gridSpan w:val="2"/>
            <w:shd w:val="clear" w:color="auto" w:fill="FF0000"/>
          </w:tcPr>
          <w:p w:rsidR="008C705E" w:rsidRPr="008C705E" w:rsidRDefault="008C705E" w:rsidP="00D42407">
            <w:pPr>
              <w:pStyle w:val="ZStyleNormal1"/>
              <w:jc w:val="left"/>
              <w:rPr>
                <w:ins w:id="634" w:author="MPH" w:date="2011-11-07T22:25:00Z"/>
                <w:rFonts w:asciiTheme="minorHAnsi" w:hAnsiTheme="minorHAnsi" w:cstheme="minorHAnsi"/>
                <w:sz w:val="20"/>
                <w:szCs w:val="20"/>
                <w:lang w:val="en-US"/>
              </w:rPr>
            </w:pPr>
            <w:ins w:id="635" w:author="MPH" w:date="2011-11-07T22:25:00Z">
              <w:r w:rsidRPr="008C705E">
                <w:rPr>
                  <w:rFonts w:asciiTheme="minorHAnsi" w:hAnsiTheme="minorHAnsi" w:cstheme="minorHAnsi"/>
                  <w:sz w:val="20"/>
                  <w:szCs w:val="20"/>
                  <w:lang w:val="en-US"/>
                </w:rPr>
                <w:t>Spalte - Packet Loss per Second</w:t>
              </w:r>
            </w:ins>
          </w:p>
        </w:tc>
        <w:tc>
          <w:tcPr>
            <w:tcW w:w="4216" w:type="dxa"/>
            <w:gridSpan w:val="2"/>
            <w:shd w:val="clear" w:color="auto" w:fill="00B050"/>
          </w:tcPr>
          <w:p w:rsidR="008C705E" w:rsidRPr="008C705E" w:rsidRDefault="008C705E" w:rsidP="00D42407">
            <w:pPr>
              <w:pStyle w:val="ZStyleNormal1"/>
              <w:jc w:val="left"/>
              <w:rPr>
                <w:ins w:id="636" w:author="MPH" w:date="2011-11-07T22:25:00Z"/>
                <w:rFonts w:asciiTheme="minorHAnsi" w:hAnsiTheme="minorHAnsi" w:cstheme="minorHAnsi"/>
                <w:sz w:val="20"/>
                <w:szCs w:val="20"/>
                <w:lang w:val="en-US"/>
              </w:rPr>
            </w:pPr>
            <w:ins w:id="637" w:author="MPH" w:date="2011-11-07T22:25:00Z">
              <w:r w:rsidRPr="008C705E">
                <w:rPr>
                  <w:rFonts w:asciiTheme="minorHAnsi" w:hAnsiTheme="minorHAnsi" w:cstheme="minorHAnsi"/>
                  <w:sz w:val="20"/>
                  <w:szCs w:val="20"/>
                  <w:lang w:val="en-US"/>
                </w:rPr>
                <w:t>Spalte - Packet Loss per Second</w:t>
              </w:r>
            </w:ins>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3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39" w:author="MPH" w:date="2011-11-07T22:26:00Z"/>
                <w:rFonts w:eastAsia="Times New Roman" w:cstheme="minorHAnsi"/>
                <w:sz w:val="18"/>
                <w:szCs w:val="18"/>
              </w:rPr>
            </w:pPr>
            <w:del w:id="640" w:author="MPH" w:date="2011-11-07T22:26:00Z">
              <w:r w:rsidRPr="008C705E" w:rsidDel="008C705E">
                <w:rPr>
                  <w:rFonts w:eastAsia="Times New Roman" w:cstheme="minorHAnsi"/>
                  <w:sz w:val="18"/>
                  <w:szCs w:val="18"/>
                </w:rPr>
                <w:delText xml:space="preserve">Beginner </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41" w:author="MPH" w:date="2011-11-07T22:26:00Z"/>
                <w:rFonts w:eastAsia="Times New Roman" w:cstheme="minorHAnsi"/>
                <w:sz w:val="18"/>
                <w:szCs w:val="18"/>
              </w:rPr>
            </w:pPr>
            <w:del w:id="642" w:author="MPH" w:date="2011-11-07T22:26:00Z">
              <w:r w:rsidRPr="008C705E" w:rsidDel="008C705E">
                <w:rPr>
                  <w:rFonts w:eastAsia="Times New Roman" w:cstheme="minorHAnsi"/>
                  <w:sz w:val="18"/>
                  <w:szCs w:val="18"/>
                </w:rPr>
                <w:delText>Expert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4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5625A1" w:rsidRPr="008C705E" w:rsidDel="008C705E" w:rsidRDefault="005625A1" w:rsidP="008C705E">
            <w:pPr>
              <w:spacing w:before="100" w:beforeAutospacing="1" w:after="119" w:line="168" w:lineRule="auto"/>
              <w:jc w:val="left"/>
              <w:rPr>
                <w:del w:id="644" w:author="MPH" w:date="2011-11-07T22:26:00Z"/>
                <w:rFonts w:eastAsia="Times New Roman" w:cstheme="minorHAnsi"/>
                <w:sz w:val="18"/>
                <w:szCs w:val="18"/>
              </w:rPr>
            </w:pPr>
            <w:del w:id="645" w:author="MPH" w:date="2011-11-07T22:26:00Z">
              <w:r w:rsidRPr="008C705E" w:rsidDel="008C705E">
                <w:rPr>
                  <w:rFonts w:eastAsia="Times New Roman" w:cstheme="minorHAnsi"/>
                  <w:sz w:val="18"/>
                  <w:szCs w:val="18"/>
                </w:rPr>
                <w:delText>Steuerung – Start / Stop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46" w:author="MPH" w:date="2011-11-07T22:26:00Z"/>
                <w:rFonts w:eastAsia="Times New Roman" w:cstheme="minorHAnsi"/>
                <w:sz w:val="18"/>
                <w:szCs w:val="18"/>
              </w:rPr>
            </w:pPr>
            <w:del w:id="647" w:author="MPH" w:date="2011-11-07T22:26:00Z">
              <w:r w:rsidRPr="008C705E" w:rsidDel="008C705E">
                <w:rPr>
                  <w:rFonts w:eastAsia="Times New Roman" w:cstheme="minorHAnsi"/>
                  <w:sz w:val="18"/>
                  <w:szCs w:val="18"/>
                </w:rPr>
                <w:delText>Steuerung – Start / Stop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4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49" w:author="MPH" w:date="2011-11-07T22:26:00Z"/>
                <w:rFonts w:eastAsia="Times New Roman" w:cstheme="minorHAnsi"/>
                <w:sz w:val="18"/>
                <w:szCs w:val="18"/>
              </w:rPr>
            </w:pPr>
            <w:del w:id="650" w:author="MPH" w:date="2011-11-07T22:26:00Z">
              <w:r w:rsidRPr="008C705E" w:rsidDel="008C705E">
                <w:rPr>
                  <w:rFonts w:eastAsia="Times New Roman" w:cstheme="minorHAnsi"/>
                  <w:sz w:val="18"/>
                  <w:szCs w:val="18"/>
                </w:rPr>
                <w:delText>Steuerung – New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51" w:author="MPH" w:date="2011-11-07T22:26:00Z"/>
                <w:rFonts w:eastAsia="Times New Roman" w:cstheme="minorHAnsi"/>
                <w:sz w:val="18"/>
                <w:szCs w:val="18"/>
              </w:rPr>
            </w:pPr>
            <w:del w:id="652" w:author="MPH" w:date="2011-11-07T22:26:00Z">
              <w:r w:rsidRPr="008C705E" w:rsidDel="008C705E">
                <w:rPr>
                  <w:rFonts w:eastAsia="Times New Roman" w:cstheme="minorHAnsi"/>
                  <w:sz w:val="18"/>
                  <w:szCs w:val="18"/>
                </w:rPr>
                <w:delText>Steuerung – New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5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54" w:author="MPH" w:date="2011-11-07T22:26:00Z"/>
                <w:rFonts w:eastAsia="Times New Roman" w:cstheme="minorHAnsi"/>
                <w:sz w:val="18"/>
                <w:szCs w:val="18"/>
              </w:rPr>
            </w:pPr>
            <w:del w:id="655" w:author="MPH" w:date="2011-11-07T22:26:00Z">
              <w:r w:rsidRPr="008C705E" w:rsidDel="008C705E">
                <w:rPr>
                  <w:rFonts w:eastAsia="Times New Roman" w:cstheme="minorHAnsi"/>
                  <w:sz w:val="18"/>
                  <w:szCs w:val="18"/>
                </w:rPr>
                <w:delText>Steuerung – (De-)Select All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56" w:author="MPH" w:date="2011-11-07T22:26:00Z"/>
                <w:rFonts w:eastAsia="Times New Roman" w:cstheme="minorHAnsi"/>
                <w:sz w:val="18"/>
                <w:szCs w:val="18"/>
              </w:rPr>
            </w:pPr>
            <w:del w:id="657" w:author="MPH" w:date="2011-11-07T22:26:00Z">
              <w:r w:rsidRPr="008C705E" w:rsidDel="008C705E">
                <w:rPr>
                  <w:rFonts w:eastAsia="Times New Roman" w:cstheme="minorHAnsi"/>
                  <w:sz w:val="18"/>
                  <w:szCs w:val="18"/>
                </w:rPr>
                <w:delText>Steuerung – (De-)Select All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5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59" w:author="MPH" w:date="2011-11-07T22:26:00Z"/>
                <w:rFonts w:eastAsia="Times New Roman" w:cstheme="minorHAnsi"/>
                <w:sz w:val="18"/>
                <w:szCs w:val="18"/>
              </w:rPr>
            </w:pPr>
            <w:del w:id="660" w:author="MPH" w:date="2011-11-07T22:26:00Z">
              <w:r w:rsidRPr="008C705E" w:rsidDel="008C705E">
                <w:rPr>
                  <w:rFonts w:eastAsia="Times New Roman" w:cstheme="minorHAnsi"/>
                  <w:sz w:val="18"/>
                  <w:szCs w:val="18"/>
                </w:rPr>
                <w:delText>Steuerung – Delete Button</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61" w:author="MPH" w:date="2011-11-07T22:26:00Z"/>
                <w:rFonts w:eastAsia="Times New Roman" w:cstheme="minorHAnsi"/>
                <w:sz w:val="18"/>
                <w:szCs w:val="18"/>
              </w:rPr>
            </w:pPr>
            <w:del w:id="662" w:author="MPH" w:date="2011-11-07T22:26:00Z">
              <w:r w:rsidRPr="008C705E" w:rsidDel="008C705E">
                <w:rPr>
                  <w:rFonts w:eastAsia="Times New Roman" w:cstheme="minorHAnsi"/>
                  <w:sz w:val="18"/>
                  <w:szCs w:val="18"/>
                </w:rPr>
                <w:delText>Steuerung – Delete Button</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63" w:author="MPH" w:date="2011-11-07T22:26:00Z"/>
        </w:trPr>
        <w:tc>
          <w:tcPr>
            <w:tcW w:w="4107" w:type="dxa"/>
            <w:gridSpan w:val="2"/>
            <w:tcBorders>
              <w:top w:val="nil"/>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64" w:author="MPH" w:date="2011-11-07T22:26:00Z"/>
                <w:rFonts w:eastAsia="Times New Roman" w:cstheme="minorHAnsi"/>
                <w:sz w:val="18"/>
                <w:szCs w:val="18"/>
              </w:rPr>
            </w:pPr>
            <w:del w:id="665" w:author="MPH" w:date="2011-11-07T22:26:00Z">
              <w:r w:rsidRPr="008C705E" w:rsidDel="008C705E">
                <w:rPr>
                  <w:rFonts w:eastAsia="Times New Roman" w:cstheme="minorHAnsi"/>
                  <w:sz w:val="18"/>
                  <w:szCs w:val="18"/>
                </w:rPr>
                <w:delText>Konfiguration – Mac Address</w:delText>
              </w:r>
            </w:del>
          </w:p>
        </w:tc>
        <w:tc>
          <w:tcPr>
            <w:tcW w:w="4233" w:type="dxa"/>
            <w:gridSpan w:val="2"/>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66" w:author="MPH" w:date="2011-11-07T22:26:00Z"/>
                <w:rFonts w:eastAsia="Times New Roman" w:cstheme="minorHAnsi"/>
                <w:sz w:val="18"/>
                <w:szCs w:val="18"/>
              </w:rPr>
            </w:pPr>
            <w:del w:id="667" w:author="MPH" w:date="2011-11-07T22:26:00Z">
              <w:r w:rsidRPr="008C705E" w:rsidDel="008C705E">
                <w:rPr>
                  <w:rFonts w:eastAsia="Times New Roman" w:cstheme="minorHAnsi"/>
                  <w:sz w:val="18"/>
                  <w:szCs w:val="18"/>
                </w:rPr>
                <w:delText>Konfiguration – Mac Address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6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69" w:author="MPH" w:date="2011-11-07T22:26:00Z"/>
                <w:rFonts w:eastAsia="Times New Roman" w:cstheme="minorHAnsi"/>
                <w:sz w:val="18"/>
                <w:szCs w:val="18"/>
              </w:rPr>
            </w:pPr>
            <w:del w:id="670" w:author="MPH" w:date="2011-11-07T22:26:00Z">
              <w:r w:rsidRPr="008C705E" w:rsidDel="008C705E">
                <w:rPr>
                  <w:rFonts w:eastAsia="Times New Roman" w:cstheme="minorHAnsi"/>
                  <w:sz w:val="18"/>
                  <w:szCs w:val="18"/>
                </w:rPr>
                <w:delText>Konfiguration – Group IP</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71" w:author="MPH" w:date="2011-11-07T22:26:00Z"/>
                <w:rFonts w:eastAsia="Times New Roman" w:cstheme="minorHAnsi"/>
                <w:sz w:val="18"/>
                <w:szCs w:val="18"/>
              </w:rPr>
            </w:pPr>
            <w:del w:id="672" w:author="MPH" w:date="2011-11-07T22:26:00Z">
              <w:r w:rsidRPr="008C705E" w:rsidDel="008C705E">
                <w:rPr>
                  <w:rFonts w:eastAsia="Times New Roman" w:cstheme="minorHAnsi"/>
                  <w:sz w:val="18"/>
                  <w:szCs w:val="18"/>
                </w:rPr>
                <w:delText>Konfiguration – Group IP</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7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74" w:author="MPH" w:date="2011-11-07T22:26:00Z"/>
                <w:rFonts w:eastAsia="Times New Roman" w:cstheme="minorHAnsi"/>
                <w:sz w:val="18"/>
                <w:szCs w:val="18"/>
              </w:rPr>
            </w:pPr>
            <w:del w:id="675" w:author="MPH" w:date="2011-11-07T22:26:00Z">
              <w:r w:rsidRPr="008C705E" w:rsidDel="008C705E">
                <w:rPr>
                  <w:rFonts w:eastAsia="Times New Roman" w:cstheme="minorHAnsi"/>
                  <w:sz w:val="18"/>
                  <w:szCs w:val="18"/>
                </w:rPr>
                <w:delText>Konfiguration – Source IP</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76" w:author="MPH" w:date="2011-11-07T22:26:00Z"/>
                <w:rFonts w:eastAsia="Times New Roman" w:cstheme="minorHAnsi"/>
                <w:sz w:val="18"/>
                <w:szCs w:val="18"/>
              </w:rPr>
            </w:pPr>
            <w:del w:id="677" w:author="MPH" w:date="2011-11-07T22:26:00Z">
              <w:r w:rsidRPr="008C705E" w:rsidDel="008C705E">
                <w:rPr>
                  <w:rFonts w:eastAsia="Times New Roman" w:cstheme="minorHAnsi"/>
                  <w:sz w:val="18"/>
                  <w:szCs w:val="18"/>
                </w:rPr>
                <w:delText>Konfiguration – Source IP</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7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79" w:author="MPH" w:date="2011-11-07T22:26:00Z"/>
                <w:rFonts w:eastAsia="Times New Roman" w:cstheme="minorHAnsi"/>
                <w:sz w:val="18"/>
                <w:szCs w:val="18"/>
              </w:rPr>
            </w:pPr>
            <w:del w:id="680" w:author="MPH" w:date="2011-11-07T22:26:00Z">
              <w:r w:rsidRPr="008C705E" w:rsidDel="008C705E">
                <w:rPr>
                  <w:rFonts w:eastAsia="Times New Roman" w:cstheme="minorHAnsi"/>
                  <w:sz w:val="18"/>
                  <w:szCs w:val="18"/>
                </w:rPr>
                <w:delText>Konfiguration – Port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81" w:author="MPH" w:date="2011-11-07T22:26:00Z"/>
                <w:rFonts w:eastAsia="Times New Roman" w:cstheme="minorHAnsi"/>
                <w:sz w:val="18"/>
                <w:szCs w:val="18"/>
              </w:rPr>
            </w:pPr>
            <w:del w:id="682" w:author="MPH" w:date="2011-11-07T22:26:00Z">
              <w:r w:rsidRPr="008C705E" w:rsidDel="008C705E">
                <w:rPr>
                  <w:rFonts w:eastAsia="Times New Roman" w:cstheme="minorHAnsi"/>
                  <w:sz w:val="18"/>
                  <w:szCs w:val="18"/>
                </w:rPr>
                <w:delText>Konfiguration – Port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8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84" w:author="MPH" w:date="2011-11-07T22:26:00Z"/>
                <w:rFonts w:eastAsia="Times New Roman" w:cstheme="minorHAnsi"/>
                <w:sz w:val="18"/>
                <w:szCs w:val="18"/>
              </w:rPr>
            </w:pPr>
            <w:del w:id="685" w:author="MPH" w:date="2011-11-07T22:26:00Z">
              <w:r w:rsidRPr="008C705E" w:rsidDel="008C705E">
                <w:rPr>
                  <w:rFonts w:eastAsia="Times New Roman" w:cstheme="minorHAnsi"/>
                  <w:sz w:val="18"/>
                  <w:szCs w:val="18"/>
                </w:rPr>
                <w:delText>Konfiguration – Packet Length</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86" w:author="MPH" w:date="2011-11-07T22:26:00Z"/>
                <w:rFonts w:eastAsia="Times New Roman" w:cstheme="minorHAnsi"/>
                <w:sz w:val="18"/>
                <w:szCs w:val="18"/>
              </w:rPr>
            </w:pPr>
            <w:del w:id="687" w:author="MPH" w:date="2011-11-07T22:26:00Z">
              <w:r w:rsidRPr="008C705E" w:rsidDel="008C705E">
                <w:rPr>
                  <w:rFonts w:eastAsia="Times New Roman" w:cstheme="minorHAnsi"/>
                  <w:sz w:val="18"/>
                  <w:szCs w:val="18"/>
                </w:rPr>
                <w:delText>Konfiguration – Packet Length</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8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89" w:author="MPH" w:date="2011-11-07T22:26:00Z"/>
                <w:rFonts w:eastAsia="Times New Roman" w:cstheme="minorHAnsi"/>
                <w:sz w:val="18"/>
                <w:szCs w:val="18"/>
              </w:rPr>
            </w:pPr>
            <w:del w:id="690" w:author="MPH" w:date="2011-11-07T22:26:00Z">
              <w:r w:rsidRPr="008C705E" w:rsidDel="008C705E">
                <w:rPr>
                  <w:rFonts w:eastAsia="Times New Roman" w:cstheme="minorHAnsi"/>
                  <w:sz w:val="18"/>
                  <w:szCs w:val="18"/>
                </w:rPr>
                <w:delText>Konfiguration – TTL</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91" w:author="MPH" w:date="2011-11-07T22:26:00Z"/>
                <w:rFonts w:eastAsia="Times New Roman" w:cstheme="minorHAnsi"/>
                <w:sz w:val="18"/>
                <w:szCs w:val="18"/>
              </w:rPr>
            </w:pPr>
            <w:del w:id="692" w:author="MPH" w:date="2011-11-07T22:26:00Z">
              <w:r w:rsidRPr="008C705E" w:rsidDel="008C705E">
                <w:rPr>
                  <w:rFonts w:eastAsia="Times New Roman" w:cstheme="minorHAnsi"/>
                  <w:sz w:val="18"/>
                  <w:szCs w:val="18"/>
                </w:rPr>
                <w:delText>Konfiguration – TTL</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9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FF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94" w:author="MPH" w:date="2011-11-07T22:26:00Z"/>
                <w:rFonts w:eastAsia="Times New Roman" w:cstheme="minorHAnsi"/>
                <w:sz w:val="18"/>
                <w:szCs w:val="18"/>
              </w:rPr>
            </w:pPr>
            <w:del w:id="695" w:author="MPH" w:date="2011-11-07T22:26:00Z">
              <w:r w:rsidRPr="008C705E" w:rsidDel="008C705E">
                <w:rPr>
                  <w:rFonts w:eastAsia="Times New Roman" w:cstheme="minorHAnsi"/>
                  <w:sz w:val="18"/>
                  <w:szCs w:val="18"/>
                </w:rPr>
                <w:delText>Konfiguration – Paket Rate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696" w:author="MPH" w:date="2011-11-07T22:26:00Z"/>
                <w:rFonts w:eastAsia="Times New Roman" w:cstheme="minorHAnsi"/>
                <w:sz w:val="18"/>
                <w:szCs w:val="18"/>
              </w:rPr>
            </w:pPr>
            <w:del w:id="697" w:author="MPH" w:date="2011-11-07T22:26:00Z">
              <w:r w:rsidRPr="008C705E" w:rsidDel="008C705E">
                <w:rPr>
                  <w:rFonts w:eastAsia="Times New Roman" w:cstheme="minorHAnsi"/>
                  <w:sz w:val="18"/>
                  <w:szCs w:val="18"/>
                </w:rPr>
                <w:delText>Konfiguration – Paket Rate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69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699" w:author="MPH" w:date="2011-11-07T22:26:00Z"/>
                <w:rFonts w:eastAsia="Times New Roman" w:cstheme="minorHAnsi"/>
                <w:sz w:val="18"/>
                <w:szCs w:val="18"/>
              </w:rPr>
            </w:pPr>
            <w:del w:id="700" w:author="MPH" w:date="2011-11-07T22:26:00Z">
              <w:r w:rsidRPr="008C705E" w:rsidDel="008C705E">
                <w:rPr>
                  <w:rFonts w:eastAsia="Times New Roman" w:cstheme="minorHAnsi"/>
                  <w:sz w:val="18"/>
                  <w:szCs w:val="18"/>
                </w:rPr>
                <w:delText>Konfiguration – Active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01" w:author="MPH" w:date="2011-11-07T22:26:00Z"/>
                <w:rFonts w:eastAsia="Times New Roman" w:cstheme="minorHAnsi"/>
                <w:sz w:val="18"/>
                <w:szCs w:val="18"/>
              </w:rPr>
            </w:pPr>
            <w:del w:id="702" w:author="MPH" w:date="2011-11-07T22:26:00Z">
              <w:r w:rsidRPr="008C705E" w:rsidDel="008C705E">
                <w:rPr>
                  <w:rFonts w:eastAsia="Times New Roman" w:cstheme="minorHAnsi"/>
                  <w:sz w:val="18"/>
                  <w:szCs w:val="18"/>
                </w:rPr>
                <w:delText>Konfiguration – Active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0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04" w:author="MPH" w:date="2011-11-07T22:26:00Z"/>
                <w:rFonts w:eastAsia="Times New Roman" w:cstheme="minorHAnsi"/>
                <w:sz w:val="18"/>
                <w:szCs w:val="18"/>
              </w:rPr>
            </w:pPr>
            <w:del w:id="705" w:author="MPH" w:date="2011-11-07T22:26:00Z">
              <w:r w:rsidRPr="008C705E" w:rsidDel="008C705E">
                <w:rPr>
                  <w:rFonts w:eastAsia="Times New Roman" w:cstheme="minorHAnsi"/>
                  <w:sz w:val="18"/>
                  <w:szCs w:val="18"/>
                </w:rPr>
                <w:delText>Konfiguration – Enter</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06" w:author="MPH" w:date="2011-11-07T22:26:00Z"/>
                <w:rFonts w:eastAsia="Times New Roman" w:cstheme="minorHAnsi"/>
                <w:sz w:val="18"/>
                <w:szCs w:val="18"/>
              </w:rPr>
            </w:pPr>
            <w:del w:id="707" w:author="MPH" w:date="2011-11-07T22:26:00Z">
              <w:r w:rsidRPr="008C705E" w:rsidDel="008C705E">
                <w:rPr>
                  <w:rFonts w:eastAsia="Times New Roman" w:cstheme="minorHAnsi"/>
                  <w:sz w:val="18"/>
                  <w:szCs w:val="18"/>
                </w:rPr>
                <w:delText>Konfiguration – Enter</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0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09" w:author="MPH" w:date="2011-11-07T22:26:00Z"/>
                <w:rFonts w:eastAsia="Times New Roman" w:cstheme="minorHAnsi"/>
                <w:sz w:val="18"/>
                <w:szCs w:val="18"/>
              </w:rPr>
            </w:pPr>
            <w:del w:id="710" w:author="MPH" w:date="2011-11-07T22:26:00Z">
              <w:r w:rsidRPr="008C705E" w:rsidDel="008C705E">
                <w:rPr>
                  <w:rFonts w:eastAsia="Times New Roman" w:cstheme="minorHAnsi"/>
                  <w:sz w:val="18"/>
                  <w:szCs w:val="18"/>
                </w:rPr>
                <w:delText>Spalte - State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11" w:author="MPH" w:date="2011-11-07T22:26:00Z"/>
                <w:rFonts w:eastAsia="Times New Roman" w:cstheme="minorHAnsi"/>
                <w:sz w:val="18"/>
                <w:szCs w:val="18"/>
              </w:rPr>
            </w:pPr>
            <w:del w:id="712" w:author="MPH" w:date="2011-11-07T22:26:00Z">
              <w:r w:rsidRPr="008C705E" w:rsidDel="008C705E">
                <w:rPr>
                  <w:rFonts w:eastAsia="Times New Roman" w:cstheme="minorHAnsi"/>
                  <w:sz w:val="18"/>
                  <w:szCs w:val="18"/>
                </w:rPr>
                <w:delText>Spalte – State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1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14" w:author="MPH" w:date="2011-11-07T22:26:00Z"/>
                <w:rFonts w:eastAsia="Times New Roman" w:cstheme="minorHAnsi"/>
                <w:sz w:val="18"/>
                <w:szCs w:val="18"/>
              </w:rPr>
            </w:pPr>
            <w:del w:id="715" w:author="MPH" w:date="2011-11-07T22:26:00Z">
              <w:r w:rsidRPr="008C705E" w:rsidDel="008C705E">
                <w:rPr>
                  <w:rFonts w:eastAsia="Times New Roman" w:cstheme="minorHAnsi"/>
                  <w:sz w:val="18"/>
                  <w:szCs w:val="18"/>
                </w:rPr>
                <w:delText>Spalte - ID</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16" w:author="MPH" w:date="2011-11-07T22:26:00Z"/>
                <w:rFonts w:eastAsia="Times New Roman" w:cstheme="minorHAnsi"/>
                <w:sz w:val="18"/>
                <w:szCs w:val="18"/>
              </w:rPr>
            </w:pPr>
            <w:del w:id="717" w:author="MPH" w:date="2011-11-07T22:26:00Z">
              <w:r w:rsidRPr="008C705E" w:rsidDel="008C705E">
                <w:rPr>
                  <w:rFonts w:eastAsia="Times New Roman" w:cstheme="minorHAnsi"/>
                  <w:sz w:val="18"/>
                  <w:szCs w:val="18"/>
                </w:rPr>
                <w:delText>Spalte – ID</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1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19" w:author="MPH" w:date="2011-11-07T22:26:00Z"/>
                <w:rFonts w:eastAsia="Times New Roman" w:cstheme="minorHAnsi"/>
                <w:sz w:val="18"/>
                <w:szCs w:val="18"/>
              </w:rPr>
            </w:pPr>
            <w:del w:id="720" w:author="MPH" w:date="2011-11-07T22:26:00Z">
              <w:r w:rsidRPr="008C705E" w:rsidDel="008C705E">
                <w:rPr>
                  <w:rFonts w:eastAsia="Times New Roman" w:cstheme="minorHAnsi"/>
                  <w:sz w:val="18"/>
                  <w:szCs w:val="18"/>
                </w:rPr>
                <w:delText>Spalte - Group IP Address</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21" w:author="MPH" w:date="2011-11-07T22:26:00Z"/>
                <w:rFonts w:eastAsia="Times New Roman" w:cstheme="minorHAnsi"/>
                <w:sz w:val="18"/>
                <w:szCs w:val="18"/>
              </w:rPr>
            </w:pPr>
            <w:del w:id="722" w:author="MPH" w:date="2011-11-07T22:26:00Z">
              <w:r w:rsidRPr="008C705E" w:rsidDel="008C705E">
                <w:rPr>
                  <w:rFonts w:eastAsia="Times New Roman" w:cstheme="minorHAnsi"/>
                  <w:sz w:val="18"/>
                  <w:szCs w:val="18"/>
                </w:rPr>
                <w:delText>Spalte - Group IP Address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2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24" w:author="MPH" w:date="2011-11-07T22:26:00Z"/>
                <w:rFonts w:eastAsia="Times New Roman" w:cstheme="minorHAnsi"/>
                <w:sz w:val="18"/>
                <w:szCs w:val="18"/>
              </w:rPr>
            </w:pPr>
            <w:del w:id="725" w:author="MPH" w:date="2011-11-07T22:26:00Z">
              <w:r w:rsidRPr="008C705E" w:rsidDel="008C705E">
                <w:rPr>
                  <w:rFonts w:eastAsia="Times New Roman" w:cstheme="minorHAnsi"/>
                  <w:sz w:val="18"/>
                  <w:szCs w:val="18"/>
                </w:rPr>
                <w:delText>Spalte - Source IP Address</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26" w:author="MPH" w:date="2011-11-07T22:26:00Z"/>
                <w:rFonts w:eastAsia="Times New Roman" w:cstheme="minorHAnsi"/>
                <w:sz w:val="18"/>
                <w:szCs w:val="18"/>
              </w:rPr>
            </w:pPr>
            <w:del w:id="727" w:author="MPH" w:date="2011-11-07T22:26:00Z">
              <w:r w:rsidRPr="008C705E" w:rsidDel="008C705E">
                <w:rPr>
                  <w:rFonts w:eastAsia="Times New Roman" w:cstheme="minorHAnsi"/>
                  <w:sz w:val="18"/>
                  <w:szCs w:val="18"/>
                </w:rPr>
                <w:delText>Spalte - Source IP Address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2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29" w:author="MPH" w:date="2011-11-07T22:26:00Z"/>
                <w:rFonts w:eastAsia="Times New Roman" w:cstheme="minorHAnsi"/>
                <w:sz w:val="18"/>
                <w:szCs w:val="18"/>
              </w:rPr>
            </w:pPr>
            <w:del w:id="730" w:author="MPH" w:date="2011-11-07T22:26:00Z">
              <w:r w:rsidRPr="008C705E" w:rsidDel="008C705E">
                <w:rPr>
                  <w:rFonts w:eastAsia="Times New Roman" w:cstheme="minorHAnsi"/>
                  <w:sz w:val="18"/>
                  <w:szCs w:val="18"/>
                </w:rPr>
                <w:delText>Spalte - Port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31" w:author="MPH" w:date="2011-11-07T22:26:00Z"/>
                <w:rFonts w:eastAsia="Times New Roman" w:cstheme="minorHAnsi"/>
                <w:sz w:val="18"/>
                <w:szCs w:val="18"/>
              </w:rPr>
            </w:pPr>
            <w:del w:id="732" w:author="MPH" w:date="2011-11-07T22:26:00Z">
              <w:r w:rsidRPr="008C705E" w:rsidDel="008C705E">
                <w:rPr>
                  <w:rFonts w:eastAsia="Times New Roman" w:cstheme="minorHAnsi"/>
                  <w:sz w:val="18"/>
                  <w:szCs w:val="18"/>
                </w:rPr>
                <w:delText>Spalte – Port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3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34" w:author="MPH" w:date="2011-11-07T22:26:00Z"/>
                <w:rFonts w:eastAsia="Times New Roman" w:cstheme="minorHAnsi"/>
                <w:sz w:val="18"/>
                <w:szCs w:val="18"/>
              </w:rPr>
            </w:pPr>
            <w:del w:id="735" w:author="MPH" w:date="2011-11-07T22:26:00Z">
              <w:r w:rsidRPr="008C705E" w:rsidDel="008C705E">
                <w:rPr>
                  <w:rFonts w:eastAsia="Times New Roman" w:cstheme="minorHAnsi"/>
                  <w:sz w:val="18"/>
                  <w:szCs w:val="18"/>
                </w:rPr>
                <w:delText>Spalte - Desired Packet Rate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36" w:author="MPH" w:date="2011-11-07T22:26:00Z"/>
                <w:rFonts w:eastAsia="Times New Roman" w:cstheme="minorHAnsi"/>
                <w:sz w:val="18"/>
                <w:szCs w:val="18"/>
              </w:rPr>
            </w:pPr>
            <w:del w:id="737" w:author="MPH" w:date="2011-11-07T22:26:00Z">
              <w:r w:rsidRPr="008C705E" w:rsidDel="008C705E">
                <w:rPr>
                  <w:rFonts w:eastAsia="Times New Roman" w:cstheme="minorHAnsi"/>
                  <w:sz w:val="18"/>
                  <w:szCs w:val="18"/>
                </w:rPr>
                <w:delText>Spalte - Desired Packet Rate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3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39" w:author="MPH" w:date="2011-11-07T22:26:00Z"/>
                <w:rFonts w:eastAsia="Times New Roman" w:cstheme="minorHAnsi"/>
                <w:sz w:val="18"/>
                <w:szCs w:val="18"/>
              </w:rPr>
            </w:pPr>
            <w:del w:id="740" w:author="MPH" w:date="2011-11-07T22:26:00Z">
              <w:r w:rsidRPr="008C705E" w:rsidDel="008C705E">
                <w:rPr>
                  <w:rFonts w:eastAsia="Times New Roman" w:cstheme="minorHAnsi"/>
                  <w:sz w:val="18"/>
                  <w:szCs w:val="18"/>
                </w:rPr>
                <w:delText>Spalte - Measured Packet Rate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41" w:author="MPH" w:date="2011-11-07T22:26:00Z"/>
                <w:rFonts w:eastAsia="Times New Roman" w:cstheme="minorHAnsi"/>
                <w:sz w:val="18"/>
                <w:szCs w:val="18"/>
              </w:rPr>
            </w:pPr>
            <w:del w:id="742" w:author="MPH" w:date="2011-11-07T22:26:00Z">
              <w:r w:rsidRPr="008C705E" w:rsidDel="008C705E">
                <w:rPr>
                  <w:rFonts w:eastAsia="Times New Roman" w:cstheme="minorHAnsi"/>
                  <w:sz w:val="18"/>
                  <w:szCs w:val="18"/>
                </w:rPr>
                <w:delText>Spalte - Measured Packet Rate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4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44" w:author="MPH" w:date="2011-11-07T22:26:00Z"/>
                <w:rFonts w:eastAsia="Times New Roman" w:cstheme="minorHAnsi"/>
                <w:sz w:val="18"/>
                <w:szCs w:val="18"/>
              </w:rPr>
            </w:pPr>
            <w:del w:id="745" w:author="MPH" w:date="2011-11-07T22:26:00Z">
              <w:r w:rsidRPr="008C705E" w:rsidDel="008C705E">
                <w:rPr>
                  <w:rFonts w:eastAsia="Times New Roman" w:cstheme="minorHAnsi"/>
                  <w:sz w:val="18"/>
                  <w:szCs w:val="18"/>
                </w:rPr>
                <w:lastRenderedPageBreak/>
                <w:delText>Spalte - Time To Live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46" w:author="MPH" w:date="2011-11-07T22:26:00Z"/>
                <w:rFonts w:eastAsia="Times New Roman" w:cstheme="minorHAnsi"/>
                <w:sz w:val="18"/>
                <w:szCs w:val="18"/>
              </w:rPr>
            </w:pPr>
            <w:del w:id="747" w:author="MPH" w:date="2011-11-07T22:26:00Z">
              <w:r w:rsidRPr="008C705E" w:rsidDel="008C705E">
                <w:rPr>
                  <w:rFonts w:eastAsia="Times New Roman" w:cstheme="minorHAnsi"/>
                  <w:sz w:val="18"/>
                  <w:szCs w:val="18"/>
                </w:rPr>
                <w:delText>Spalte - Time To Live</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4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49" w:author="MPH" w:date="2011-11-07T22:26:00Z"/>
                <w:rFonts w:eastAsia="Times New Roman" w:cstheme="minorHAnsi"/>
                <w:sz w:val="18"/>
                <w:szCs w:val="18"/>
              </w:rPr>
            </w:pPr>
            <w:del w:id="750" w:author="MPH" w:date="2011-11-07T22:26:00Z">
              <w:r w:rsidRPr="008C705E" w:rsidDel="008C705E">
                <w:rPr>
                  <w:rFonts w:eastAsia="Times New Roman" w:cstheme="minorHAnsi"/>
                  <w:sz w:val="18"/>
                  <w:szCs w:val="18"/>
                </w:rPr>
                <w:delText>Spalte - Packet Length (bit)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51" w:author="MPH" w:date="2011-11-07T22:26:00Z"/>
                <w:rFonts w:eastAsia="Times New Roman" w:cstheme="minorHAnsi"/>
                <w:sz w:val="18"/>
                <w:szCs w:val="18"/>
              </w:rPr>
            </w:pPr>
            <w:del w:id="752" w:author="MPH" w:date="2011-11-07T22:26:00Z">
              <w:r w:rsidRPr="008C705E" w:rsidDel="008C705E">
                <w:rPr>
                  <w:rFonts w:eastAsia="Times New Roman" w:cstheme="minorHAnsi"/>
                  <w:sz w:val="18"/>
                  <w:szCs w:val="18"/>
                </w:rPr>
                <w:delText>Spalte - Packet Length (bit)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5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54" w:author="MPH" w:date="2011-11-07T22:26:00Z"/>
                <w:rFonts w:eastAsia="Times New Roman" w:cstheme="minorHAnsi"/>
                <w:sz w:val="18"/>
                <w:szCs w:val="18"/>
              </w:rPr>
            </w:pPr>
            <w:del w:id="755" w:author="MPH" w:date="2011-11-07T22:26:00Z">
              <w:r w:rsidRPr="008C705E" w:rsidDel="008C705E">
                <w:rPr>
                  <w:rFonts w:eastAsia="Times New Roman" w:cstheme="minorHAnsi"/>
                  <w:sz w:val="18"/>
                  <w:szCs w:val="18"/>
                </w:rPr>
                <w:delText>Spalte - Total Packets Sent</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56" w:author="MPH" w:date="2011-11-07T22:26:00Z"/>
                <w:rFonts w:eastAsia="Times New Roman" w:cstheme="minorHAnsi"/>
                <w:sz w:val="18"/>
                <w:szCs w:val="18"/>
              </w:rPr>
            </w:pPr>
            <w:del w:id="757" w:author="MPH" w:date="2011-11-07T22:26:00Z">
              <w:r w:rsidRPr="008C705E" w:rsidDel="008C705E">
                <w:rPr>
                  <w:rFonts w:eastAsia="Times New Roman" w:cstheme="minorHAnsi"/>
                  <w:sz w:val="18"/>
                  <w:szCs w:val="18"/>
                </w:rPr>
                <w:delText>Spalte - Total Packets Sent</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5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59" w:author="MPH" w:date="2011-11-07T22:26:00Z"/>
                <w:rFonts w:eastAsia="Times New Roman" w:cstheme="minorHAnsi"/>
                <w:sz w:val="18"/>
                <w:szCs w:val="18"/>
              </w:rPr>
            </w:pPr>
            <w:del w:id="760" w:author="MPH" w:date="2011-11-07T22:26:00Z">
              <w:r w:rsidRPr="008C705E" w:rsidDel="008C705E">
                <w:rPr>
                  <w:rFonts w:eastAsia="Times New Roman" w:cstheme="minorHAnsi"/>
                  <w:sz w:val="18"/>
                  <w:szCs w:val="18"/>
                </w:rPr>
                <w:delText>Spalte - Number of Interruptions</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61" w:author="MPH" w:date="2011-11-07T22:26:00Z"/>
                <w:rFonts w:eastAsia="Times New Roman" w:cstheme="minorHAnsi"/>
                <w:sz w:val="18"/>
                <w:szCs w:val="18"/>
              </w:rPr>
            </w:pPr>
            <w:del w:id="762" w:author="MPH" w:date="2011-11-07T22:26:00Z">
              <w:r w:rsidRPr="008C705E" w:rsidDel="008C705E">
                <w:rPr>
                  <w:rFonts w:eastAsia="Times New Roman" w:cstheme="minorHAnsi"/>
                  <w:sz w:val="18"/>
                  <w:szCs w:val="18"/>
                </w:rPr>
                <w:delText>Spalte - Number of Interruptions</w:delText>
              </w:r>
            </w:del>
          </w:p>
        </w:tc>
      </w:tr>
      <w:tr w:rsidR="005625A1" w:rsidRPr="005625A1"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63"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64" w:author="MPH" w:date="2011-11-07T22:26:00Z"/>
                <w:rFonts w:eastAsia="Times New Roman" w:cstheme="minorHAnsi"/>
                <w:sz w:val="18"/>
                <w:szCs w:val="18"/>
              </w:rPr>
            </w:pPr>
            <w:del w:id="765" w:author="MPH" w:date="2011-11-07T22:26:00Z">
              <w:r w:rsidRPr="008C705E" w:rsidDel="008C705E">
                <w:rPr>
                  <w:rFonts w:eastAsia="Times New Roman" w:cstheme="minorHAnsi"/>
                  <w:sz w:val="18"/>
                  <w:szCs w:val="18"/>
                </w:rPr>
                <w:delText>Spalte - Average Interruption Time</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66" w:author="MPH" w:date="2011-11-07T22:26:00Z"/>
                <w:rFonts w:eastAsia="Times New Roman" w:cstheme="minorHAnsi"/>
                <w:sz w:val="18"/>
                <w:szCs w:val="18"/>
              </w:rPr>
            </w:pPr>
            <w:del w:id="767" w:author="MPH" w:date="2011-11-07T22:26:00Z">
              <w:r w:rsidRPr="008C705E" w:rsidDel="008C705E">
                <w:rPr>
                  <w:rFonts w:eastAsia="Times New Roman" w:cstheme="minorHAnsi"/>
                  <w:sz w:val="18"/>
                  <w:szCs w:val="18"/>
                </w:rPr>
                <w:delText>Spalte - Average Interruption Time</w:delText>
              </w:r>
            </w:del>
          </w:p>
        </w:tc>
      </w:tr>
      <w:tr w:rsidR="005625A1" w:rsidRPr="00420B4F" w:rsidDel="008C705E" w:rsidTr="008C705E">
        <w:tblPrEx>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05" w:type="dxa"/>
            <w:left w:w="105" w:type="dxa"/>
            <w:bottom w:w="105" w:type="dxa"/>
            <w:right w:w="105" w:type="dxa"/>
          </w:tblCellMar>
          <w:tblLook w:val="04A0"/>
        </w:tblPrEx>
        <w:trPr>
          <w:gridAfter w:val="1"/>
          <w:wAfter w:w="113" w:type="dxa"/>
          <w:tblCellSpacing w:w="0" w:type="dxa"/>
          <w:del w:id="768" w:author="MPH" w:date="2011-11-07T22:26:00Z"/>
        </w:trPr>
        <w:tc>
          <w:tcPr>
            <w:tcW w:w="4107" w:type="dxa"/>
            <w:gridSpan w:val="2"/>
            <w:tcBorders>
              <w:top w:val="single" w:sz="6" w:space="0" w:color="000000"/>
              <w:left w:val="single" w:sz="6" w:space="0" w:color="000000"/>
              <w:bottom w:val="single" w:sz="6" w:space="0" w:color="000000"/>
              <w:right w:val="nil"/>
            </w:tcBorders>
            <w:shd w:val="clear" w:color="auto" w:fill="FF0000"/>
            <w:tcMar>
              <w:top w:w="0" w:type="dxa"/>
              <w:left w:w="108" w:type="dxa"/>
              <w:bottom w:w="0" w:type="dxa"/>
              <w:right w:w="0" w:type="dxa"/>
            </w:tcMar>
            <w:vAlign w:val="center"/>
            <w:hideMark/>
          </w:tcPr>
          <w:p w:rsidR="005625A1" w:rsidRPr="008C705E" w:rsidDel="008C705E" w:rsidRDefault="005625A1" w:rsidP="008C705E">
            <w:pPr>
              <w:spacing w:before="100" w:beforeAutospacing="1" w:after="119" w:line="168" w:lineRule="auto"/>
              <w:jc w:val="left"/>
              <w:rPr>
                <w:del w:id="769" w:author="MPH" w:date="2011-11-07T22:26:00Z"/>
                <w:rFonts w:eastAsia="Times New Roman" w:cstheme="minorHAnsi"/>
                <w:sz w:val="18"/>
                <w:szCs w:val="18"/>
                <w:lang w:val="en-US"/>
              </w:rPr>
            </w:pPr>
            <w:del w:id="770" w:author="MPH" w:date="2011-11-07T22:26:00Z">
              <w:r w:rsidRPr="008C705E" w:rsidDel="008C705E">
                <w:rPr>
                  <w:rFonts w:eastAsia="Times New Roman" w:cstheme="minorHAnsi"/>
                  <w:sz w:val="18"/>
                  <w:szCs w:val="18"/>
                  <w:lang w:val="en-US"/>
                </w:rPr>
                <w:delText>Spalte - Packet Loss per Second</w:delText>
              </w:r>
            </w:del>
          </w:p>
        </w:tc>
        <w:tc>
          <w:tcPr>
            <w:tcW w:w="4233" w:type="dxa"/>
            <w:gridSpan w:val="2"/>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vAlign w:val="center"/>
            <w:hideMark/>
          </w:tcPr>
          <w:p w:rsidR="005625A1" w:rsidRPr="008C705E" w:rsidDel="008C705E" w:rsidRDefault="005625A1" w:rsidP="008C705E">
            <w:pPr>
              <w:spacing w:before="100" w:beforeAutospacing="1" w:after="119" w:line="168" w:lineRule="auto"/>
              <w:jc w:val="left"/>
              <w:rPr>
                <w:del w:id="771" w:author="MPH" w:date="2011-11-07T22:26:00Z"/>
                <w:rFonts w:eastAsia="Times New Roman" w:cstheme="minorHAnsi"/>
                <w:sz w:val="18"/>
                <w:szCs w:val="18"/>
                <w:lang w:val="en-US"/>
              </w:rPr>
            </w:pPr>
            <w:del w:id="772" w:author="MPH" w:date="2011-11-07T22:26:00Z">
              <w:r w:rsidRPr="008C705E" w:rsidDel="008C705E">
                <w:rPr>
                  <w:rFonts w:eastAsia="Times New Roman" w:cstheme="minorHAnsi"/>
                  <w:sz w:val="18"/>
                  <w:szCs w:val="18"/>
                  <w:lang w:val="en-US"/>
                </w:rPr>
                <w:delText>Spalte - Packet Loss per Second</w:delText>
              </w:r>
            </w:del>
          </w:p>
        </w:tc>
      </w:tr>
    </w:tbl>
    <w:p w:rsidR="00030484" w:rsidRPr="00420B4F" w:rsidRDefault="00030484" w:rsidP="00BC1773">
      <w:pPr>
        <w:rPr>
          <w:lang w:val="en-US"/>
        </w:rPr>
      </w:pPr>
    </w:p>
    <w:p w:rsidR="00A60406" w:rsidRDefault="005625A1" w:rsidP="007E301E">
      <w:r w:rsidRPr="005625A1">
        <w:t xml:space="preserve">Bei der Option "AutoSave" kann der Benutzer festlegen, ob das automatische Speichern im Hintergrund aktiviert werden soll. </w:t>
      </w:r>
      <w:r w:rsidR="00A60406">
        <w:t xml:space="preserve">Automatisches Speichern bedeutet in diesem Fall, dass bei jeder Änderung der User-Konfiguration – sei es ein Löschen, Einfügen oder Updaten – die neu entstandene Konfiguration in eine XML-Datei gespeichert wird, die beim nächsten starten des MultiCastors automatisch geladen wird. </w:t>
      </w:r>
    </w:p>
    <w:p w:rsidR="00030484" w:rsidRDefault="005625A1" w:rsidP="007E301E">
      <w:r w:rsidRPr="005625A1">
        <w:t>Dies kann in bestimmten Fällen zu einem angenehmeren Workflow beitragen.</w:t>
      </w:r>
    </w:p>
    <w:p w:rsidR="00030484" w:rsidRDefault="00030484" w:rsidP="007E301E"/>
    <w:p w:rsidR="00030484" w:rsidRDefault="005625A1" w:rsidP="007E301E">
      <w:pPr>
        <w:pStyle w:val="berschrift3"/>
        <w:numPr>
          <w:ilvl w:val="2"/>
          <w:numId w:val="3"/>
        </w:numPr>
      </w:pPr>
      <w:bookmarkStart w:id="773" w:name="_Toc308644276"/>
      <w:r>
        <w:t>Tableiste</w:t>
      </w:r>
      <w:bookmarkEnd w:id="773"/>
    </w:p>
    <w:p w:rsidR="007E301E" w:rsidRPr="007E301E" w:rsidRDefault="007E301E" w:rsidP="007E301E"/>
    <w:p w:rsidR="005625A1" w:rsidRPr="005625A1" w:rsidRDefault="005625A1" w:rsidP="007E301E">
      <w:r w:rsidRPr="005625A1">
        <w:t>Die Tableiste wurde beim MultiCastor2.0 umgebaut und komfortabler gestaltet.</w:t>
      </w:r>
    </w:p>
    <w:p w:rsidR="005625A1" w:rsidRDefault="005625A1" w:rsidP="007E301E">
      <w:pPr>
        <w:pStyle w:val="KeinLeerraum"/>
        <w:jc w:val="center"/>
      </w:pPr>
      <w:r>
        <w:rPr>
          <w:noProof/>
        </w:rPr>
        <w:drawing>
          <wp:inline distT="0" distB="0" distL="0" distR="0">
            <wp:extent cx="5760720" cy="285703"/>
            <wp:effectExtent l="19050" t="0" r="0" b="0"/>
            <wp:docPr id="1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tretch>
                      <a:fillRect/>
                    </a:stretch>
                  </pic:blipFill>
                  <pic:spPr bwMode="auto">
                    <a:xfrm>
                      <a:off x="0" y="0"/>
                      <a:ext cx="5760720" cy="285703"/>
                    </a:xfrm>
                    <a:prstGeom prst="rect">
                      <a:avLst/>
                    </a:prstGeom>
                    <a:noFill/>
                    <a:ln w="9525">
                      <a:noFill/>
                      <a:miter lim="800000"/>
                      <a:headEnd/>
                      <a:tailEnd/>
                    </a:ln>
                  </pic:spPr>
                </pic:pic>
              </a:graphicData>
            </a:graphic>
          </wp:inline>
        </w:drawing>
      </w:r>
    </w:p>
    <w:p w:rsidR="00030484" w:rsidRDefault="005625A1" w:rsidP="005625A1">
      <w:pPr>
        <w:pStyle w:val="Beschriftung"/>
        <w:jc w:val="center"/>
      </w:pPr>
      <w:r>
        <w:t xml:space="preserve">Abbildung </w:t>
      </w:r>
      <w:fldSimple w:instr=" SEQ Abbildung \* ARABIC ">
        <w:ins w:id="774" w:author="MPH" w:date="2011-11-09T23:01:00Z">
          <w:r w:rsidR="0091125B">
            <w:rPr>
              <w:noProof/>
            </w:rPr>
            <w:t>6</w:t>
          </w:r>
        </w:ins>
        <w:del w:id="775" w:author="MPH" w:date="2011-11-09T23:01:00Z">
          <w:r w:rsidR="00916BC5" w:rsidDel="0091125B">
            <w:rPr>
              <w:noProof/>
            </w:rPr>
            <w:delText>5</w:delText>
          </w:r>
        </w:del>
      </w:fldSimple>
      <w:r>
        <w:t>: Neue Tableiste</w:t>
      </w:r>
    </w:p>
    <w:p w:rsidR="005625A1" w:rsidRDefault="005625A1" w:rsidP="007E301E">
      <w:r>
        <w:t xml:space="preserve">Die alten IPv4 -und IPv6-Tabs werden in der Version 2.0 vollständig durch Sender -und Receiver-Tabs (jeweils Layer-2 und -3) ersetzt. Hintergrund ist hierbei, dass die Version 2.0 das MMR-Protokoll unterstützt. </w:t>
      </w:r>
    </w:p>
    <w:p w:rsidR="005625A1" w:rsidRDefault="005625A1" w:rsidP="007E301E"/>
    <w:p w:rsidR="00030484" w:rsidRDefault="005625A1" w:rsidP="007E301E">
      <w:r>
        <w:t>Wie auf der obigen Abbildung ersichtlich, können Tabs jederzeit ausgeblendet werden, indem man auf das "X" hinter dem Namen des Tabs klickt. Bei Bedarf können Tabs natürlich auch wieder eingeblendet werden. Dazu klickt man auf das "+" am Ende der Tab-Auflistung (siehe roter Pfeil in der obigen Abbildung).</w:t>
      </w:r>
    </w:p>
    <w:p w:rsidR="005625A1" w:rsidRDefault="005625A1" w:rsidP="007E301E"/>
    <w:p w:rsidR="005625A1" w:rsidRDefault="00EF690D" w:rsidP="0029080E">
      <w:pPr>
        <w:pStyle w:val="berschrift3"/>
        <w:numPr>
          <w:ilvl w:val="2"/>
          <w:numId w:val="3"/>
        </w:numPr>
      </w:pPr>
      <w:bookmarkStart w:id="776" w:name="_Toc308644277"/>
      <w:r>
        <w:t>Multicast-Steuerung</w:t>
      </w:r>
      <w:bookmarkEnd w:id="776"/>
    </w:p>
    <w:p w:rsidR="007E301E" w:rsidRPr="007E301E" w:rsidRDefault="007E301E" w:rsidP="0029080E"/>
    <w:p w:rsidR="00EF690D" w:rsidRDefault="00EF690D" w:rsidP="0029080E">
      <w:r>
        <w:t>Mit Hilfe der Multicast-Steuerung werden die Sender und Empfänger gesteuert und verwaltet. Die Steuerung kann für beide – Sender als auch Empfänger – verwendet werden.</w:t>
      </w:r>
    </w:p>
    <w:p w:rsidR="00EF690D" w:rsidRDefault="00EF690D" w:rsidP="0029080E"/>
    <w:p w:rsidR="00EF690D" w:rsidRDefault="00EF690D" w:rsidP="0029080E">
      <w:r>
        <w:lastRenderedPageBreak/>
        <w:t xml:space="preserve">Im Vergleich zur Version 1.0 des MultiCastors </w:t>
      </w:r>
      <w:del w:id="777" w:author="Jonas" w:date="2011-11-06T23:39:00Z">
        <w:r w:rsidDel="00F15363">
          <w:delText xml:space="preserve">wurde </w:delText>
        </w:r>
      </w:del>
      <w:ins w:id="778" w:author="Jonas" w:date="2011-11-06T23:39:00Z">
        <w:r w:rsidR="00F15363">
          <w:t xml:space="preserve">wird </w:t>
        </w:r>
      </w:ins>
      <w:r>
        <w:t xml:space="preserve">in der Version 2.0 ein besonderer Wert auf eine benutzerfreundlichere Steuerung gelegt. Die Menge der Buttons </w:t>
      </w:r>
      <w:del w:id="779" w:author="Jonas" w:date="2011-11-06T23:39:00Z">
        <w:r w:rsidDel="00F15363">
          <w:delText xml:space="preserve">wurde </w:delText>
        </w:r>
      </w:del>
      <w:ins w:id="780" w:author="Jonas" w:date="2011-11-06T23:39:00Z">
        <w:r w:rsidR="00F15363">
          <w:t xml:space="preserve">wird </w:t>
        </w:r>
      </w:ins>
      <w:r>
        <w:t xml:space="preserve">reduziert, indem Buttons mit ähnlichen Funktionalitäten zusammengelegt </w:t>
      </w:r>
      <w:del w:id="781" w:author="Jonas" w:date="2011-11-06T23:39:00Z">
        <w:r w:rsidDel="00F15363">
          <w:delText>wurden</w:delText>
        </w:r>
      </w:del>
      <w:ins w:id="782" w:author="Jonas" w:date="2011-11-06T23:39:00Z">
        <w:r w:rsidR="00F15363">
          <w:t>werden</w:t>
        </w:r>
      </w:ins>
      <w:r>
        <w:t xml:space="preserve">. Des Weiteren </w:t>
      </w:r>
      <w:del w:id="783" w:author="Jonas" w:date="2011-11-06T23:40:00Z">
        <w:r w:rsidDel="00F15363">
          <w:delText xml:space="preserve">wurde </w:delText>
        </w:r>
      </w:del>
      <w:ins w:id="784" w:author="Jonas" w:date="2011-11-06T23:40:00Z">
        <w:r w:rsidR="00F15363">
          <w:t xml:space="preserve">wird </w:t>
        </w:r>
      </w:ins>
      <w:r>
        <w:t>die Anordnung der Buttons logischer und intuitiver gestaltet.</w:t>
      </w:r>
    </w:p>
    <w:p w:rsidR="00EF690D" w:rsidRDefault="00EF690D" w:rsidP="0029080E"/>
    <w:p w:rsidR="00EF690D" w:rsidRDefault="00EF690D" w:rsidP="0029080E">
      <w:r>
        <w:t xml:space="preserve">So </w:t>
      </w:r>
      <w:del w:id="785" w:author="Jonas" w:date="2011-11-06T23:40:00Z">
        <w:r w:rsidDel="00F15363">
          <w:delText xml:space="preserve">wurde </w:delText>
        </w:r>
      </w:del>
      <w:ins w:id="786" w:author="Jonas" w:date="2011-11-06T23:40:00Z">
        <w:r w:rsidR="00F15363">
          <w:t xml:space="preserve">wird </w:t>
        </w:r>
      </w:ins>
      <w:r>
        <w:t xml:space="preserve">beispielsweise der "Start / Stop"-Button optisch hervorgehoben und rechts unten platziert, da Buttons dieser Art (z.B. "Weiter", "Start", ...) sich in den meisten anderen Programmen ebenfalls rechts unten etabliert haben. Der Benutzer findet sich also schneller zurecht. </w:t>
      </w:r>
    </w:p>
    <w:p w:rsidR="00EF690D" w:rsidRDefault="00EF690D" w:rsidP="0029080E">
      <w:r>
        <w:t xml:space="preserve">Da das Auswählen von Einträgen und das Löschen oft direkt nacheinander ausgeführt werden, </w:t>
      </w:r>
      <w:del w:id="787" w:author="Jonas" w:date="2011-11-06T23:40:00Z">
        <w:r w:rsidDel="00F15363">
          <w:delText xml:space="preserve">wurden </w:delText>
        </w:r>
      </w:del>
      <w:ins w:id="788" w:author="Jonas" w:date="2011-11-06T23:40:00Z">
        <w:r w:rsidR="00F15363">
          <w:t xml:space="preserve">werden </w:t>
        </w:r>
      </w:ins>
      <w:r>
        <w:t xml:space="preserve">beide Buttons direkt nebeneinander angeordnet. Der Benutzer agiert hierbei also lediglich in der ersten "Buttonzeile". </w:t>
      </w:r>
    </w:p>
    <w:p w:rsidR="005625A1" w:rsidRDefault="00EF690D" w:rsidP="0029080E">
      <w:r>
        <w:t xml:space="preserve">Des Weiteren </w:t>
      </w:r>
      <w:del w:id="789" w:author="Jonas" w:date="2011-11-06T23:41:00Z">
        <w:r w:rsidDel="00F15363">
          <w:delText xml:space="preserve">wurden </w:delText>
        </w:r>
      </w:del>
      <w:ins w:id="790" w:author="Jonas" w:date="2011-11-06T23:41:00Z">
        <w:r w:rsidR="00F15363">
          <w:t xml:space="preserve">werden </w:t>
        </w:r>
      </w:ins>
      <w:r>
        <w:t xml:space="preserve">die Buttons "Select All" und "Deselect All" zusammengelegt, da das Programm beim Klick auf den Button "(De-)Select All" selbstständig entscheiden kann, ob es Sinn </w:t>
      </w:r>
      <w:del w:id="791" w:author="Jonas" w:date="2011-11-06T23:41:00Z">
        <w:r w:rsidDel="00F15363">
          <w:delText>macht</w:delText>
        </w:r>
      </w:del>
      <w:ins w:id="792" w:author="Jonas" w:date="2011-11-06T23:41:00Z">
        <w:r w:rsidR="00F15363">
          <w:t>ergibt</w:t>
        </w:r>
      </w:ins>
      <w:r>
        <w:t xml:space="preserve">, alles auszuwählen oder </w:t>
      </w:r>
      <w:ins w:id="793" w:author="Jonas" w:date="2011-11-06T23:41:00Z">
        <w:r w:rsidR="00F15363">
          <w:t xml:space="preserve">ob </w:t>
        </w:r>
      </w:ins>
      <w:r>
        <w:t>die bestehende Auswahl zu entfernen ist.</w:t>
      </w:r>
    </w:p>
    <w:p w:rsidR="00EF690D" w:rsidRDefault="00EF690D" w:rsidP="0029080E">
      <w:pPr>
        <w:pStyle w:val="KeinLeerraum"/>
        <w:jc w:val="center"/>
      </w:pPr>
      <w:r>
        <w:rPr>
          <w:noProof/>
        </w:rPr>
        <w:drawing>
          <wp:inline distT="0" distB="0" distL="0" distR="0">
            <wp:extent cx="3171825" cy="3548302"/>
            <wp:effectExtent l="19050" t="0" r="9525" b="0"/>
            <wp:docPr id="2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tretch>
                      <a:fillRect/>
                    </a:stretch>
                  </pic:blipFill>
                  <pic:spPr bwMode="auto">
                    <a:xfrm>
                      <a:off x="0" y="0"/>
                      <a:ext cx="3171825" cy="3548302"/>
                    </a:xfrm>
                    <a:prstGeom prst="rect">
                      <a:avLst/>
                    </a:prstGeom>
                    <a:noFill/>
                    <a:ln w="9525">
                      <a:noFill/>
                      <a:miter lim="800000"/>
                      <a:headEnd/>
                      <a:tailEnd/>
                    </a:ln>
                  </pic:spPr>
                </pic:pic>
              </a:graphicData>
            </a:graphic>
          </wp:inline>
        </w:drawing>
      </w:r>
    </w:p>
    <w:p w:rsidR="005625A1" w:rsidRDefault="00EF690D" w:rsidP="00EF690D">
      <w:pPr>
        <w:pStyle w:val="Beschriftung"/>
        <w:jc w:val="center"/>
      </w:pPr>
      <w:r>
        <w:t xml:space="preserve">Abbildung </w:t>
      </w:r>
      <w:fldSimple w:instr=" SEQ Abbildung \* ARABIC ">
        <w:ins w:id="794" w:author="MPH" w:date="2011-11-09T23:01:00Z">
          <w:r w:rsidR="0091125B">
            <w:rPr>
              <w:noProof/>
            </w:rPr>
            <w:t>7</w:t>
          </w:r>
        </w:ins>
        <w:del w:id="795" w:author="MPH" w:date="2011-11-09T23:01:00Z">
          <w:r w:rsidR="00916BC5" w:rsidDel="0091125B">
            <w:rPr>
              <w:noProof/>
            </w:rPr>
            <w:delText>6</w:delText>
          </w:r>
        </w:del>
      </w:fldSimple>
      <w:r>
        <w:t>: Vergleich alte vs. neue MC-Steuerung</w:t>
      </w:r>
    </w:p>
    <w:p w:rsidR="00EF690D" w:rsidRDefault="006B1303" w:rsidP="0029080E">
      <w:r>
        <w:t>I</w:t>
      </w:r>
      <w:r w:rsidR="00EF690D">
        <w:t>m Folgenden werden die Funktionen der Multicast-Steuerung beschrieben:</w:t>
      </w:r>
    </w:p>
    <w:p w:rsidR="00EF690D" w:rsidRDefault="00EF690D" w:rsidP="0029080E"/>
    <w:p w:rsidR="00EF690D" w:rsidRDefault="00EF690D" w:rsidP="0029080E">
      <w:pPr>
        <w:pStyle w:val="Listenabsatz"/>
        <w:numPr>
          <w:ilvl w:val="0"/>
          <w:numId w:val="23"/>
        </w:numPr>
      </w:pPr>
      <w:r>
        <w:lastRenderedPageBreak/>
        <w:t>"(De-)Select All": Markiert oder entfernt die Markierung aller vorhandenen Einträge in der Multicast-Übersicht</w:t>
      </w:r>
    </w:p>
    <w:p w:rsidR="00EF690D" w:rsidRDefault="00EF690D" w:rsidP="0029080E">
      <w:pPr>
        <w:pStyle w:val="Listenabsatz"/>
        <w:numPr>
          <w:ilvl w:val="0"/>
          <w:numId w:val="23"/>
        </w:numPr>
      </w:pPr>
      <w:r>
        <w:t>"Delete": Löscht die ausgewählten Einträge in der Multicast-Übersicht</w:t>
      </w:r>
    </w:p>
    <w:p w:rsidR="00EF690D" w:rsidRDefault="00EF690D" w:rsidP="0029080E">
      <w:pPr>
        <w:pStyle w:val="Listenabsatz"/>
        <w:numPr>
          <w:ilvl w:val="0"/>
          <w:numId w:val="23"/>
        </w:numPr>
      </w:pPr>
      <w:r>
        <w:t>"New": Löscht alle Eingaben aus dem oben genannten Multicast-Konfigurationspanel und hilft dem Ben</w:t>
      </w:r>
      <w:r w:rsidR="006B1303">
        <w:t xml:space="preserve">utzer durch die Verwendung von </w:t>
      </w:r>
      <w:r>
        <w:t>Tooltips bei der Eingabe der neuen Werte</w:t>
      </w:r>
    </w:p>
    <w:p w:rsidR="005625A1" w:rsidRDefault="00EF690D" w:rsidP="0029080E">
      <w:pPr>
        <w:pStyle w:val="Listenabsatz"/>
        <w:numPr>
          <w:ilvl w:val="0"/>
          <w:numId w:val="23"/>
        </w:numPr>
      </w:pPr>
      <w:r>
        <w:t>"Start / Stop": Je nachdem, ob ein ausgewählter Eintrag bereits aktiviert oder deaktiviert ist, wird der Eintrag aktiviert oder deaktiviert. Wird ein Eintrag aktiviert, bedeutet dies, dass der entsprechende Sender / Empfänger gestartet wird.</w:t>
      </w:r>
      <w:r w:rsidR="006B1303">
        <w:t xml:space="preserve"> </w:t>
      </w:r>
      <w:r>
        <w:t>Wird ein Eintrag deaktiv</w:t>
      </w:r>
      <w:r w:rsidR="006B1303">
        <w:t>i</w:t>
      </w:r>
      <w:r>
        <w:t>ert, bedeutet dies, dass beim Sender das Senden deaktiviert wird. Beim Empfänger werden alle markierten und abonnierten Multicasts abbestellt.</w:t>
      </w:r>
    </w:p>
    <w:p w:rsidR="005625A1" w:rsidRDefault="005625A1" w:rsidP="0029080E"/>
    <w:p w:rsidR="005625A1" w:rsidRDefault="006B1303" w:rsidP="0029080E">
      <w:pPr>
        <w:pStyle w:val="berschrift3"/>
        <w:numPr>
          <w:ilvl w:val="2"/>
          <w:numId w:val="3"/>
        </w:numPr>
      </w:pPr>
      <w:bookmarkStart w:id="796" w:name="_Toc308644278"/>
      <w:r>
        <w:t>Multicast Konfiguration</w:t>
      </w:r>
      <w:bookmarkEnd w:id="796"/>
    </w:p>
    <w:p w:rsidR="0029080E" w:rsidRPr="0029080E" w:rsidRDefault="0029080E" w:rsidP="0029080E"/>
    <w:p w:rsidR="006B1303" w:rsidRDefault="006B1303" w:rsidP="0029080E">
      <w:r>
        <w:t>Das Konfigurationspanel wird aus Version 1.0 übernommen. Es wird jedoch erweitert, so dass es auch die Eingabe einer MAC-Adresse bei Bedarf verlangt, da diese für das MMR-Protokoll benötigt wird.</w:t>
      </w:r>
    </w:p>
    <w:p w:rsidR="006B1303" w:rsidRDefault="006B1303" w:rsidP="0029080E"/>
    <w:p w:rsidR="006B1303" w:rsidRPr="006B1303" w:rsidRDefault="006B1303" w:rsidP="0029080E">
      <w:r>
        <w:t>Das Tool prüft bereits bei der Eingabe, ob korrekte Werte in die entsprechenden Felder eingegeben wurden. Sind die Werte korrekt, wird das Feld grün umrandet; andernfalls rot.</w:t>
      </w:r>
    </w:p>
    <w:p w:rsidR="006B1303" w:rsidRDefault="006B1303" w:rsidP="0029080E">
      <w:pPr>
        <w:pStyle w:val="KeinLeerraum"/>
        <w:jc w:val="center"/>
      </w:pPr>
      <w:r>
        <w:rPr>
          <w:noProof/>
        </w:rPr>
        <w:drawing>
          <wp:inline distT="0" distB="0" distL="0" distR="0">
            <wp:extent cx="2828925" cy="3009900"/>
            <wp:effectExtent l="19050" t="0" r="0" b="0"/>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2828925" cy="30099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ins w:id="797" w:author="MPH" w:date="2011-11-09T23:01:00Z">
          <w:r w:rsidR="0091125B">
            <w:rPr>
              <w:noProof/>
            </w:rPr>
            <w:t>8</w:t>
          </w:r>
        </w:ins>
        <w:del w:id="798" w:author="MPH" w:date="2011-11-09T23:01:00Z">
          <w:r w:rsidR="00916BC5" w:rsidDel="0091125B">
            <w:rPr>
              <w:noProof/>
            </w:rPr>
            <w:delText>7</w:delText>
          </w:r>
        </w:del>
      </w:fldSimple>
      <w:r>
        <w:t>: Multicast Empfänger (Layer-3)</w:t>
      </w:r>
    </w:p>
    <w:p w:rsidR="005625A1" w:rsidRDefault="006B1303" w:rsidP="0029080E">
      <w:r w:rsidRPr="006B1303">
        <w:lastRenderedPageBreak/>
        <w:t>Jedes Textfeld besitzt außerdem n</w:t>
      </w:r>
      <w:r>
        <w:t>och einen eigenen so genannten „</w:t>
      </w:r>
      <w:r w:rsidRPr="006B1303">
        <w:t>Tooltip", der eingeblendet wird, wenn der</w:t>
      </w:r>
      <w:r>
        <w:t xml:space="preserve"> </w:t>
      </w:r>
      <w:r w:rsidRPr="006B1303">
        <w:t>Benutzer länger als eine Sekunde mit dem Mauszeiger über dem entsprechenden Textfeld bleibt. Dieser "Tooltip" liefert Informationen über akzeptierte Eingabewerte.</w:t>
      </w:r>
    </w:p>
    <w:p w:rsidR="005625A1" w:rsidRDefault="005625A1" w:rsidP="0029080E"/>
    <w:p w:rsidR="005625A1" w:rsidRDefault="006B1303" w:rsidP="0029080E">
      <w:pPr>
        <w:pStyle w:val="berschrift3"/>
        <w:numPr>
          <w:ilvl w:val="2"/>
          <w:numId w:val="3"/>
        </w:numPr>
      </w:pPr>
      <w:bookmarkStart w:id="799" w:name="_Toc308644279"/>
      <w:r>
        <w:t>Multicast Auswertung</w:t>
      </w:r>
      <w:bookmarkEnd w:id="799"/>
    </w:p>
    <w:p w:rsidR="0029080E" w:rsidRPr="0029080E" w:rsidRDefault="0029080E" w:rsidP="0029080E"/>
    <w:p w:rsidR="006B1303" w:rsidRPr="006B1303" w:rsidRDefault="006B1303" w:rsidP="0029080E">
      <w:r w:rsidRPr="006B1303">
        <w:t>Die Auswertung der Multicasts wird in zwei verschiedenen Bereichen jeweils beim Sender und Empfänger angezeigt. Die Anzeige der Auswertung kann vollständig und ohne größere Änderungen aus der Version 1.0 übernommen werden.</w:t>
      </w:r>
    </w:p>
    <w:p w:rsidR="006B1303" w:rsidRDefault="006B1303" w:rsidP="0029080E">
      <w:pPr>
        <w:pStyle w:val="KeinLeerraum"/>
        <w:jc w:val="center"/>
      </w:pPr>
      <w:r>
        <w:rPr>
          <w:noProof/>
        </w:rPr>
        <w:drawing>
          <wp:inline distT="0" distB="0" distL="0" distR="0">
            <wp:extent cx="5391150" cy="1143000"/>
            <wp:effectExtent l="19050" t="0" r="0" b="0"/>
            <wp:docPr id="29"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391150" cy="1143000"/>
                    </a:xfrm>
                    <a:prstGeom prst="rect">
                      <a:avLst/>
                    </a:prstGeom>
                    <a:noFill/>
                    <a:ln w="9525">
                      <a:noFill/>
                      <a:miter lim="800000"/>
                      <a:headEnd/>
                      <a:tailEnd/>
                    </a:ln>
                  </pic:spPr>
                </pic:pic>
              </a:graphicData>
            </a:graphic>
          </wp:inline>
        </w:drawing>
      </w:r>
    </w:p>
    <w:p w:rsidR="005625A1" w:rsidRDefault="006B1303" w:rsidP="006B1303">
      <w:pPr>
        <w:pStyle w:val="Beschriftung"/>
        <w:jc w:val="center"/>
      </w:pPr>
      <w:r>
        <w:t xml:space="preserve">Abbildung </w:t>
      </w:r>
      <w:fldSimple w:instr=" SEQ Abbildung \* ARABIC ">
        <w:ins w:id="800" w:author="MPH" w:date="2011-11-09T23:01:00Z">
          <w:r w:rsidR="0091125B">
            <w:rPr>
              <w:noProof/>
            </w:rPr>
            <w:t>9</w:t>
          </w:r>
        </w:ins>
        <w:del w:id="801" w:author="MPH" w:date="2011-11-09T23:01:00Z">
          <w:r w:rsidR="00916BC5" w:rsidDel="0091125B">
            <w:rPr>
              <w:noProof/>
            </w:rPr>
            <w:delText>8</w:delText>
          </w:r>
        </w:del>
      </w:fldSimple>
      <w:r>
        <w:t>: Ansicht des Graphen</w:t>
      </w:r>
    </w:p>
    <w:p w:rsidR="006B1303" w:rsidRDefault="006B1303" w:rsidP="0029080E">
      <w:r>
        <w:t>Der Sinn des Graphen ist es, die gewonnenen Werte optisch aufzubereiten und übersichtlich darzustellen. Dazu wird eine Graphenklasse erstellt, die einen Graphen zeichnet. Die Klasse erweitert die Java Klasse JPanel. Das Panel ist in die grafische Benutzeroberfläche integriert.</w:t>
      </w:r>
    </w:p>
    <w:p w:rsidR="006B1303" w:rsidRDefault="006B1303" w:rsidP="0029080E">
      <w:r>
        <w:t>Für den Graphen wird es keine Scrollleisten geben, der Graph muss also bei jedem Fenster-Resize neu und in der Größe angepasst gezeichnet werden.</w:t>
      </w:r>
    </w:p>
    <w:p w:rsidR="006B1303" w:rsidRDefault="006B1303" w:rsidP="0029080E"/>
    <w:p w:rsidR="005625A1" w:rsidRDefault="006B1303" w:rsidP="00B251A4">
      <w:r>
        <w:t>Folgende Graphen werden implementiert:</w:t>
      </w:r>
    </w:p>
    <w:tbl>
      <w:tblPr>
        <w:tblStyle w:val="HelleSchattierung-Akzent2"/>
        <w:tblW w:w="0" w:type="auto"/>
        <w:tblLook w:val="04A0"/>
      </w:tblPr>
      <w:tblGrid>
        <w:gridCol w:w="1526"/>
        <w:gridCol w:w="2551"/>
        <w:gridCol w:w="5135"/>
      </w:tblGrid>
      <w:tr w:rsidR="006B1303" w:rsidTr="00E86A45">
        <w:trPr>
          <w:cnfStyle w:val="100000000000"/>
        </w:trPr>
        <w:tc>
          <w:tcPr>
            <w:cnfStyle w:val="001000000000"/>
            <w:tcW w:w="1526" w:type="dxa"/>
          </w:tcPr>
          <w:p w:rsidR="006B1303" w:rsidRDefault="006B1303" w:rsidP="00B251A4">
            <w:pPr>
              <w:spacing w:line="276" w:lineRule="auto"/>
            </w:pPr>
            <w:r>
              <w:t>Funktion</w:t>
            </w:r>
          </w:p>
        </w:tc>
        <w:tc>
          <w:tcPr>
            <w:tcW w:w="2551" w:type="dxa"/>
          </w:tcPr>
          <w:p w:rsidR="006B1303" w:rsidRDefault="006B1303" w:rsidP="00B251A4">
            <w:pPr>
              <w:spacing w:line="276" w:lineRule="auto"/>
              <w:cnfStyle w:val="100000000000"/>
            </w:pPr>
            <w:r>
              <w:t>Graph</w:t>
            </w:r>
          </w:p>
        </w:tc>
        <w:tc>
          <w:tcPr>
            <w:tcW w:w="5135" w:type="dxa"/>
          </w:tcPr>
          <w:p w:rsidR="006B1303" w:rsidRDefault="006B1303" w:rsidP="00B251A4">
            <w:pPr>
              <w:spacing w:line="276" w:lineRule="auto"/>
              <w:cnfStyle w:val="100000000000"/>
            </w:pPr>
            <w:r>
              <w:t>Beschreibung</w:t>
            </w:r>
          </w:p>
        </w:tc>
      </w:tr>
      <w:tr w:rsidR="006B1303" w:rsidTr="00E86A45">
        <w:trPr>
          <w:cnfStyle w:val="000000100000"/>
        </w:trPr>
        <w:tc>
          <w:tcPr>
            <w:cnfStyle w:val="001000000000"/>
            <w:tcW w:w="1526" w:type="dxa"/>
          </w:tcPr>
          <w:p w:rsidR="006B1303" w:rsidRDefault="006B1303" w:rsidP="00B251A4">
            <w:pPr>
              <w:spacing w:line="276" w:lineRule="auto"/>
            </w:pPr>
            <w:r>
              <w:t>Sender</w:t>
            </w:r>
          </w:p>
        </w:tc>
        <w:tc>
          <w:tcPr>
            <w:tcW w:w="2551" w:type="dxa"/>
          </w:tcPr>
          <w:p w:rsidR="006B1303" w:rsidRDefault="00E86A45" w:rsidP="00B251A4">
            <w:pPr>
              <w:spacing w:line="276" w:lineRule="auto"/>
              <w:cnfStyle w:val="000000100000"/>
            </w:pPr>
            <w:r>
              <w:t>Total Packet Rate</w:t>
            </w:r>
          </w:p>
        </w:tc>
        <w:tc>
          <w:tcPr>
            <w:tcW w:w="5135" w:type="dxa"/>
          </w:tcPr>
          <w:p w:rsidR="006B1303" w:rsidRDefault="00E86A45" w:rsidP="00B251A4">
            <w:pPr>
              <w:spacing w:line="276" w:lineRule="auto"/>
              <w:cnfStyle w:val="000000100000"/>
            </w:pPr>
            <w:r>
              <w:t>Stellt die Paketrate über Zeit dar</w:t>
            </w:r>
          </w:p>
        </w:tc>
      </w:tr>
      <w:tr w:rsidR="006B1303" w:rsidTr="00E86A45">
        <w:tc>
          <w:tcPr>
            <w:cnfStyle w:val="001000000000"/>
            <w:tcW w:w="1526" w:type="dxa"/>
            <w:vMerge w:val="restart"/>
            <w:vAlign w:val="center"/>
          </w:tcPr>
          <w:p w:rsidR="006B1303" w:rsidRDefault="006B1303" w:rsidP="00B251A4">
            <w:pPr>
              <w:spacing w:line="276" w:lineRule="auto"/>
            </w:pPr>
            <w:r>
              <w:t>Empfänger</w:t>
            </w:r>
          </w:p>
        </w:tc>
        <w:tc>
          <w:tcPr>
            <w:tcW w:w="2551" w:type="dxa"/>
          </w:tcPr>
          <w:p w:rsidR="006B1303" w:rsidRDefault="00E86A45" w:rsidP="00B251A4">
            <w:pPr>
              <w:spacing w:line="276" w:lineRule="auto"/>
              <w:cnfStyle w:val="000000000000"/>
            </w:pPr>
            <w:r>
              <w:t>Jitter</w:t>
            </w:r>
          </w:p>
        </w:tc>
        <w:tc>
          <w:tcPr>
            <w:tcW w:w="5135" w:type="dxa"/>
          </w:tcPr>
          <w:p w:rsidR="006B1303" w:rsidRDefault="00E86A45" w:rsidP="00B251A4">
            <w:pPr>
              <w:spacing w:line="276" w:lineRule="auto"/>
              <w:cnfStyle w:val="000000000000"/>
            </w:pPr>
            <w:r>
              <w:t>Stellt die Jitter-Werte über Zeit dar</w:t>
            </w:r>
          </w:p>
        </w:tc>
      </w:tr>
      <w:tr w:rsidR="006B1303" w:rsidTr="00E86A45">
        <w:trPr>
          <w:cnfStyle w:val="000000100000"/>
        </w:trPr>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100000"/>
            </w:pPr>
            <w:r>
              <w:t>Lost Packets</w:t>
            </w:r>
          </w:p>
        </w:tc>
        <w:tc>
          <w:tcPr>
            <w:tcW w:w="5135" w:type="dxa"/>
          </w:tcPr>
          <w:p w:rsidR="006B1303" w:rsidRDefault="00E86A45" w:rsidP="00B251A4">
            <w:pPr>
              <w:spacing w:line="276" w:lineRule="auto"/>
              <w:cnfStyle w:val="000000100000"/>
            </w:pPr>
            <w:r>
              <w:t>Stellt die verloren gegangenen Pakete über Zeit dar</w:t>
            </w:r>
          </w:p>
        </w:tc>
      </w:tr>
      <w:tr w:rsidR="006B1303" w:rsidTr="00E86A45">
        <w:tc>
          <w:tcPr>
            <w:cnfStyle w:val="001000000000"/>
            <w:tcW w:w="1526" w:type="dxa"/>
            <w:vMerge/>
          </w:tcPr>
          <w:p w:rsidR="006B1303" w:rsidRDefault="006B1303" w:rsidP="00B251A4">
            <w:pPr>
              <w:spacing w:line="276" w:lineRule="auto"/>
            </w:pPr>
          </w:p>
        </w:tc>
        <w:tc>
          <w:tcPr>
            <w:tcW w:w="2551" w:type="dxa"/>
          </w:tcPr>
          <w:p w:rsidR="006B1303" w:rsidRDefault="00E86A45" w:rsidP="00B251A4">
            <w:pPr>
              <w:spacing w:line="276" w:lineRule="auto"/>
              <w:cnfStyle w:val="000000000000"/>
            </w:pPr>
            <w:r>
              <w:t>Measured Packet Rate</w:t>
            </w:r>
          </w:p>
        </w:tc>
        <w:tc>
          <w:tcPr>
            <w:tcW w:w="5135" w:type="dxa"/>
          </w:tcPr>
          <w:p w:rsidR="006B1303" w:rsidRDefault="00E86A45" w:rsidP="00B251A4">
            <w:pPr>
              <w:spacing w:line="276" w:lineRule="auto"/>
              <w:cnfStyle w:val="000000000000"/>
            </w:pPr>
            <w:r>
              <w:t xml:space="preserve">Stellt die </w:t>
            </w:r>
            <w:r w:rsidR="00FE2138">
              <w:t>gemessene Pa</w:t>
            </w:r>
            <w:r>
              <w:t>ket Rate über Zeit dar</w:t>
            </w:r>
          </w:p>
        </w:tc>
      </w:tr>
    </w:tbl>
    <w:p w:rsidR="005625A1" w:rsidRDefault="005625A1" w:rsidP="00B251A4"/>
    <w:p w:rsidR="005625A1" w:rsidRDefault="00FC1EFE" w:rsidP="00B251A4">
      <w:pPr>
        <w:pStyle w:val="berschrift3"/>
        <w:numPr>
          <w:ilvl w:val="2"/>
          <w:numId w:val="3"/>
        </w:numPr>
      </w:pPr>
      <w:bookmarkStart w:id="802" w:name="_Toc308644280"/>
      <w:r>
        <w:t>Multicast-</w:t>
      </w:r>
      <w:r w:rsidR="00FE2138">
        <w:t>Anzeige</w:t>
      </w:r>
      <w:bookmarkEnd w:id="802"/>
    </w:p>
    <w:p w:rsidR="00B251A4" w:rsidRPr="00B251A4" w:rsidRDefault="00B251A4" w:rsidP="00B251A4"/>
    <w:p w:rsidR="005625A1" w:rsidRDefault="00FE2138" w:rsidP="00B251A4">
      <w:r w:rsidRPr="00FE2138">
        <w:t xml:space="preserve">Die Anzeige der Multicast Empfänger und Sender wird vollständig aus der Version 1.0 übernommen, da sie sich in dieser Form bewährt hat. Die tabellarische Ansicht wird jedoch </w:t>
      </w:r>
      <w:r w:rsidRPr="00FE2138">
        <w:lastRenderedPageBreak/>
        <w:t>noch um eine Spalte "</w:t>
      </w:r>
      <w:r>
        <w:t>MAC</w:t>
      </w:r>
      <w:r w:rsidRPr="00FE2138">
        <w:t xml:space="preserve"> Address" erweitert, da die Version 2.0 des Multi</w:t>
      </w:r>
      <w:del w:id="803" w:author="MPH" w:date="2011-11-07T22:36:00Z">
        <w:r w:rsidRPr="00FE2138" w:rsidDel="007060FE">
          <w:delText>ca</w:delText>
        </w:r>
      </w:del>
      <w:ins w:id="804" w:author="MPH" w:date="2011-11-07T22:36:00Z">
        <w:r w:rsidR="007060FE">
          <w:t>Ca</w:t>
        </w:r>
      </w:ins>
      <w:r w:rsidRPr="00FE2138">
        <w:t>sto</w:t>
      </w:r>
      <w:ins w:id="805" w:author="MPH" w:date="2011-11-07T22:36:00Z">
        <w:r w:rsidR="007060FE">
          <w:t>rs</w:t>
        </w:r>
      </w:ins>
      <w:del w:id="806" w:author="MPH" w:date="2011-11-07T22:36:00Z">
        <w:r w:rsidRPr="00FE2138" w:rsidDel="007060FE">
          <w:delText>r-To</w:delText>
        </w:r>
        <w:r w:rsidDel="007060FE">
          <w:delText>ols</w:delText>
        </w:r>
      </w:del>
      <w:r>
        <w:t xml:space="preserve"> das MMR</w:t>
      </w:r>
      <w:r w:rsidRPr="00FE2138">
        <w:t>-Protokoll unterstützt.</w:t>
      </w:r>
    </w:p>
    <w:p w:rsidR="00FC1EFE" w:rsidRDefault="00FC1EFE" w:rsidP="00B251A4">
      <w:pPr>
        <w:pStyle w:val="KeinLeerraum"/>
        <w:jc w:val="center"/>
      </w:pPr>
      <w:r>
        <w:rPr>
          <w:noProof/>
        </w:rPr>
        <w:drawing>
          <wp:inline distT="0" distB="0" distL="0" distR="0">
            <wp:extent cx="5760720" cy="1154292"/>
            <wp:effectExtent l="19050" t="0" r="0" b="0"/>
            <wp:docPr id="3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760720" cy="1154292"/>
                    </a:xfrm>
                    <a:prstGeom prst="rect">
                      <a:avLst/>
                    </a:prstGeom>
                    <a:noFill/>
                    <a:ln w="9525">
                      <a:noFill/>
                      <a:miter lim="800000"/>
                      <a:headEnd/>
                      <a:tailEnd/>
                    </a:ln>
                  </pic:spPr>
                </pic:pic>
              </a:graphicData>
            </a:graphic>
          </wp:inline>
        </w:drawing>
      </w:r>
    </w:p>
    <w:p w:rsidR="005625A1" w:rsidRDefault="00FC1EFE" w:rsidP="00B251A4">
      <w:pPr>
        <w:pStyle w:val="Beschriftung"/>
        <w:jc w:val="center"/>
      </w:pPr>
      <w:r>
        <w:t xml:space="preserve">Abbildung </w:t>
      </w:r>
      <w:fldSimple w:instr=" SEQ Abbildung \* ARABIC ">
        <w:ins w:id="807" w:author="MPH" w:date="2011-11-09T23:01:00Z">
          <w:r w:rsidR="0091125B">
            <w:rPr>
              <w:noProof/>
            </w:rPr>
            <w:t>10</w:t>
          </w:r>
        </w:ins>
        <w:del w:id="808" w:author="MPH" w:date="2011-11-09T23:01:00Z">
          <w:r w:rsidR="00916BC5" w:rsidDel="0091125B">
            <w:rPr>
              <w:noProof/>
            </w:rPr>
            <w:delText>9</w:delText>
          </w:r>
        </w:del>
      </w:fldSimple>
      <w:r>
        <w:t>: Multicast-Anzeige</w:t>
      </w:r>
    </w:p>
    <w:p w:rsidR="00D26B07" w:rsidRDefault="00D26B07" w:rsidP="00B251A4">
      <w:r>
        <w:t>Die Einträge in der Multicast Anzeige können wahlweise direkt über die jeweilige Zeile oder über die Multicast Steuerung angesprochen werden.</w:t>
      </w:r>
    </w:p>
    <w:p w:rsidR="00D26B07" w:rsidRDefault="00D26B07" w:rsidP="00B251A4"/>
    <w:p w:rsidR="00FC1EFE" w:rsidRDefault="00D26B07" w:rsidP="00B251A4">
      <w:pPr>
        <w:rPr>
          <w:ins w:id="809" w:author="MPH" w:date="2011-11-07T22:32:00Z"/>
        </w:rPr>
      </w:pPr>
      <w:r>
        <w:t>Sender und Empfänger können demnach über die Checkbox am Anfang der Zeile gestartet oder gestoppt werden. Ist ein Empfänger oder Sender gestoppt, können die Attribute bearbeitet werden, indem die entsprechende Zeile ausgewählt wird. In der Multicast-Konfiguration können dann die Werte geändert und aktualisiert werden.</w:t>
      </w:r>
    </w:p>
    <w:p w:rsidR="00F526F1" w:rsidRPr="00F526F1" w:rsidRDefault="00F526F1" w:rsidP="00F526F1">
      <w:pPr>
        <w:spacing w:after="0" w:line="240" w:lineRule="auto"/>
        <w:rPr>
          <w:ins w:id="810" w:author="MPH" w:date="2011-11-07T22:33:00Z"/>
          <w:rFonts w:ascii="Verdana" w:eastAsia="Times New Roman" w:hAnsi="Verdana" w:cs="Times New Roman"/>
          <w:bCs/>
          <w:szCs w:val="24"/>
          <w:lang w:eastAsia="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25"/>
        <w:gridCol w:w="4663"/>
      </w:tblGrid>
      <w:tr w:rsidR="00F526F1" w:rsidRPr="00F526F1" w:rsidTr="007060FE">
        <w:trPr>
          <w:ins w:id="811" w:author="MPH" w:date="2011-11-07T22:33:00Z"/>
        </w:trPr>
        <w:tc>
          <w:tcPr>
            <w:tcW w:w="2490" w:type="pct"/>
            <w:shd w:val="clear" w:color="auto" w:fill="000000"/>
          </w:tcPr>
          <w:p w:rsidR="00F526F1" w:rsidRPr="00F526F1" w:rsidRDefault="00F526F1" w:rsidP="00F526F1">
            <w:pPr>
              <w:spacing w:after="0" w:line="240" w:lineRule="auto"/>
              <w:rPr>
                <w:ins w:id="812" w:author="MPH" w:date="2011-11-07T22:33:00Z"/>
                <w:rFonts w:eastAsia="Times New Roman" w:cstheme="minorHAnsi"/>
                <w:bCs/>
                <w:sz w:val="20"/>
                <w:szCs w:val="20"/>
              </w:rPr>
            </w:pPr>
            <w:ins w:id="813" w:author="MPH" w:date="2011-11-07T22:33:00Z">
              <w:r w:rsidRPr="00F526F1">
                <w:rPr>
                  <w:rFonts w:eastAsia="Times New Roman" w:cstheme="minorHAnsi"/>
                  <w:bCs/>
                  <w:sz w:val="20"/>
                  <w:szCs w:val="20"/>
                </w:rPr>
                <w:t>Tabellenspalten Sender</w:t>
              </w:r>
            </w:ins>
          </w:p>
        </w:tc>
        <w:tc>
          <w:tcPr>
            <w:tcW w:w="2510" w:type="pct"/>
            <w:shd w:val="clear" w:color="auto" w:fill="000000"/>
          </w:tcPr>
          <w:p w:rsidR="00F526F1" w:rsidRPr="00F526F1" w:rsidRDefault="00F526F1" w:rsidP="00F526F1">
            <w:pPr>
              <w:spacing w:after="0" w:line="240" w:lineRule="auto"/>
              <w:rPr>
                <w:ins w:id="814" w:author="MPH" w:date="2011-11-07T22:33:00Z"/>
                <w:rFonts w:eastAsia="Times New Roman" w:cstheme="minorHAnsi"/>
                <w:bCs/>
                <w:sz w:val="20"/>
                <w:szCs w:val="20"/>
              </w:rPr>
            </w:pPr>
            <w:ins w:id="815" w:author="MPH" w:date="2011-11-07T22:33:00Z">
              <w:r w:rsidRPr="00F526F1">
                <w:rPr>
                  <w:rFonts w:eastAsia="Times New Roman" w:cstheme="minorHAnsi"/>
                  <w:bCs/>
                  <w:sz w:val="20"/>
                  <w:szCs w:val="20"/>
                </w:rPr>
                <w:t>Tabellenspalten Empfänger</w:t>
              </w:r>
            </w:ins>
          </w:p>
        </w:tc>
      </w:tr>
      <w:tr w:rsidR="00F526F1" w:rsidRPr="00F526F1" w:rsidTr="007060FE">
        <w:trPr>
          <w:ins w:id="816" w:author="MPH" w:date="2011-11-07T22:33:00Z"/>
        </w:trPr>
        <w:tc>
          <w:tcPr>
            <w:tcW w:w="2490" w:type="pct"/>
            <w:shd w:val="clear" w:color="auto" w:fill="00B050"/>
          </w:tcPr>
          <w:p w:rsidR="00F526F1" w:rsidRPr="00F526F1" w:rsidRDefault="00F526F1" w:rsidP="00F526F1">
            <w:pPr>
              <w:spacing w:after="0" w:line="240" w:lineRule="auto"/>
              <w:rPr>
                <w:ins w:id="817" w:author="MPH" w:date="2011-11-07T22:33:00Z"/>
                <w:rFonts w:eastAsia="Times New Roman" w:cstheme="minorHAnsi"/>
                <w:bCs/>
                <w:sz w:val="20"/>
                <w:szCs w:val="20"/>
              </w:rPr>
            </w:pPr>
            <w:ins w:id="818" w:author="MPH" w:date="2011-11-07T22:33:00Z">
              <w:r w:rsidRPr="00F526F1">
                <w:rPr>
                  <w:rFonts w:eastAsia="Times New Roman" w:cstheme="minorHAnsi"/>
                  <w:bCs/>
                  <w:sz w:val="20"/>
                  <w:szCs w:val="20"/>
                </w:rPr>
                <w:t>State</w:t>
              </w:r>
            </w:ins>
          </w:p>
        </w:tc>
        <w:tc>
          <w:tcPr>
            <w:tcW w:w="2510" w:type="pct"/>
            <w:shd w:val="clear" w:color="auto" w:fill="00B050"/>
          </w:tcPr>
          <w:p w:rsidR="00F526F1" w:rsidRPr="00F526F1" w:rsidRDefault="00F526F1" w:rsidP="00F526F1">
            <w:pPr>
              <w:spacing w:after="0" w:line="240" w:lineRule="auto"/>
              <w:rPr>
                <w:ins w:id="819" w:author="MPH" w:date="2011-11-07T22:33:00Z"/>
                <w:rFonts w:eastAsia="Times New Roman" w:cstheme="minorHAnsi"/>
                <w:bCs/>
                <w:sz w:val="20"/>
                <w:szCs w:val="20"/>
              </w:rPr>
            </w:pPr>
            <w:ins w:id="820" w:author="MPH" w:date="2011-11-07T22:33:00Z">
              <w:r w:rsidRPr="00F526F1">
                <w:rPr>
                  <w:rFonts w:eastAsia="Times New Roman" w:cstheme="minorHAnsi"/>
                  <w:bCs/>
                  <w:sz w:val="20"/>
                  <w:szCs w:val="20"/>
                </w:rPr>
                <w:t>State</w:t>
              </w:r>
            </w:ins>
          </w:p>
        </w:tc>
      </w:tr>
      <w:tr w:rsidR="00F526F1" w:rsidRPr="00F526F1" w:rsidTr="007060FE">
        <w:trPr>
          <w:ins w:id="821" w:author="MPH" w:date="2011-11-07T22:33:00Z"/>
        </w:trPr>
        <w:tc>
          <w:tcPr>
            <w:tcW w:w="2490" w:type="pct"/>
            <w:shd w:val="clear" w:color="auto" w:fill="00B050"/>
          </w:tcPr>
          <w:p w:rsidR="00F526F1" w:rsidRPr="00F526F1" w:rsidRDefault="00F526F1" w:rsidP="00F526F1">
            <w:pPr>
              <w:spacing w:after="0" w:line="240" w:lineRule="auto"/>
              <w:rPr>
                <w:ins w:id="822" w:author="MPH" w:date="2011-11-07T22:33:00Z"/>
                <w:rFonts w:eastAsia="Times New Roman" w:cstheme="minorHAnsi"/>
                <w:bCs/>
                <w:sz w:val="20"/>
                <w:szCs w:val="20"/>
              </w:rPr>
            </w:pPr>
            <w:ins w:id="823" w:author="MPH" w:date="2011-11-07T22:33:00Z">
              <w:r w:rsidRPr="00F526F1">
                <w:rPr>
                  <w:rFonts w:eastAsia="Times New Roman" w:cstheme="minorHAnsi"/>
                  <w:bCs/>
                  <w:sz w:val="20"/>
                  <w:szCs w:val="20"/>
                </w:rPr>
                <w:t>ID</w:t>
              </w:r>
            </w:ins>
          </w:p>
        </w:tc>
        <w:tc>
          <w:tcPr>
            <w:tcW w:w="2510" w:type="pct"/>
            <w:shd w:val="clear" w:color="auto" w:fill="00B050"/>
          </w:tcPr>
          <w:p w:rsidR="00F526F1" w:rsidRPr="00F526F1" w:rsidRDefault="00F526F1" w:rsidP="00F526F1">
            <w:pPr>
              <w:spacing w:after="0" w:line="240" w:lineRule="auto"/>
              <w:rPr>
                <w:ins w:id="824" w:author="MPH" w:date="2011-11-07T22:33:00Z"/>
                <w:rFonts w:eastAsia="Times New Roman" w:cstheme="minorHAnsi"/>
                <w:bCs/>
                <w:sz w:val="20"/>
                <w:szCs w:val="20"/>
              </w:rPr>
            </w:pPr>
            <w:ins w:id="825" w:author="MPH" w:date="2011-11-07T22:33:00Z">
              <w:r w:rsidRPr="00F526F1">
                <w:rPr>
                  <w:rFonts w:eastAsia="Times New Roman" w:cstheme="minorHAnsi"/>
                  <w:bCs/>
                  <w:sz w:val="20"/>
                  <w:szCs w:val="20"/>
                </w:rPr>
                <w:t>ID</w:t>
              </w:r>
            </w:ins>
          </w:p>
        </w:tc>
      </w:tr>
      <w:tr w:rsidR="00F526F1" w:rsidRPr="00F526F1" w:rsidTr="007060FE">
        <w:trPr>
          <w:ins w:id="826" w:author="MPH" w:date="2011-11-07T22:33:00Z"/>
        </w:trPr>
        <w:tc>
          <w:tcPr>
            <w:tcW w:w="2490" w:type="pct"/>
            <w:shd w:val="clear" w:color="auto" w:fill="00B050"/>
          </w:tcPr>
          <w:p w:rsidR="00F526F1" w:rsidRPr="00F526F1" w:rsidRDefault="00F526F1" w:rsidP="00F526F1">
            <w:pPr>
              <w:spacing w:after="0" w:line="240" w:lineRule="auto"/>
              <w:rPr>
                <w:ins w:id="827" w:author="MPH" w:date="2011-11-07T22:33:00Z"/>
                <w:rFonts w:eastAsia="Times New Roman" w:cstheme="minorHAnsi"/>
                <w:bCs/>
                <w:sz w:val="20"/>
                <w:szCs w:val="20"/>
              </w:rPr>
            </w:pPr>
            <w:ins w:id="828" w:author="MPH" w:date="2011-11-07T22:33:00Z">
              <w:r w:rsidRPr="00F526F1">
                <w:rPr>
                  <w:rFonts w:eastAsia="Times New Roman" w:cstheme="minorHAnsi"/>
                  <w:bCs/>
                  <w:sz w:val="20"/>
                  <w:szCs w:val="20"/>
                </w:rPr>
                <w:t>Group IP Address</w:t>
              </w:r>
            </w:ins>
          </w:p>
        </w:tc>
        <w:tc>
          <w:tcPr>
            <w:tcW w:w="2510" w:type="pct"/>
            <w:shd w:val="clear" w:color="auto" w:fill="00B050"/>
          </w:tcPr>
          <w:p w:rsidR="00F526F1" w:rsidRPr="00F526F1" w:rsidRDefault="00F526F1" w:rsidP="00F526F1">
            <w:pPr>
              <w:spacing w:after="0" w:line="240" w:lineRule="auto"/>
              <w:rPr>
                <w:ins w:id="829" w:author="MPH" w:date="2011-11-07T22:33:00Z"/>
                <w:rFonts w:eastAsia="Times New Roman" w:cstheme="minorHAnsi"/>
                <w:bCs/>
                <w:sz w:val="20"/>
                <w:szCs w:val="20"/>
              </w:rPr>
            </w:pPr>
            <w:ins w:id="830" w:author="MPH" w:date="2011-11-07T22:33:00Z">
              <w:r w:rsidRPr="00F526F1">
                <w:rPr>
                  <w:rFonts w:eastAsia="Times New Roman" w:cstheme="minorHAnsi"/>
                  <w:bCs/>
                  <w:sz w:val="20"/>
                  <w:szCs w:val="20"/>
                </w:rPr>
                <w:t>Group IP Address</w:t>
              </w:r>
            </w:ins>
          </w:p>
        </w:tc>
      </w:tr>
      <w:tr w:rsidR="00F526F1" w:rsidRPr="00F526F1" w:rsidTr="007060FE">
        <w:trPr>
          <w:ins w:id="831" w:author="MPH" w:date="2011-11-07T22:33:00Z"/>
        </w:trPr>
        <w:tc>
          <w:tcPr>
            <w:tcW w:w="2490" w:type="pct"/>
            <w:shd w:val="clear" w:color="auto" w:fill="00B050"/>
          </w:tcPr>
          <w:p w:rsidR="00F526F1" w:rsidRPr="00F526F1" w:rsidRDefault="00F526F1" w:rsidP="00F526F1">
            <w:pPr>
              <w:spacing w:after="0" w:line="240" w:lineRule="auto"/>
              <w:rPr>
                <w:ins w:id="832" w:author="MPH" w:date="2011-11-07T22:33:00Z"/>
                <w:rFonts w:eastAsia="Times New Roman" w:cstheme="minorHAnsi"/>
                <w:bCs/>
                <w:sz w:val="20"/>
                <w:szCs w:val="20"/>
              </w:rPr>
            </w:pPr>
            <w:ins w:id="833" w:author="MPH" w:date="2011-11-07T22:33:00Z">
              <w:r w:rsidRPr="00F526F1">
                <w:rPr>
                  <w:rFonts w:eastAsia="Times New Roman" w:cstheme="minorHAnsi"/>
                  <w:bCs/>
                  <w:sz w:val="20"/>
                  <w:szCs w:val="20"/>
                </w:rPr>
                <w:t>Source IP Address</w:t>
              </w:r>
            </w:ins>
          </w:p>
        </w:tc>
        <w:tc>
          <w:tcPr>
            <w:tcW w:w="2510" w:type="pct"/>
            <w:shd w:val="clear" w:color="auto" w:fill="00B050"/>
          </w:tcPr>
          <w:p w:rsidR="00F526F1" w:rsidRPr="00F526F1" w:rsidRDefault="00F526F1" w:rsidP="00F526F1">
            <w:pPr>
              <w:spacing w:after="0" w:line="240" w:lineRule="auto"/>
              <w:rPr>
                <w:ins w:id="834" w:author="MPH" w:date="2011-11-07T22:33:00Z"/>
                <w:rFonts w:eastAsia="Times New Roman" w:cstheme="minorHAnsi"/>
                <w:bCs/>
                <w:sz w:val="20"/>
                <w:szCs w:val="20"/>
              </w:rPr>
            </w:pPr>
            <w:ins w:id="835" w:author="MPH" w:date="2011-11-07T22:33:00Z">
              <w:r w:rsidRPr="00F526F1">
                <w:rPr>
                  <w:rFonts w:eastAsia="Times New Roman" w:cstheme="minorHAnsi"/>
                  <w:bCs/>
                  <w:sz w:val="20"/>
                  <w:szCs w:val="20"/>
                </w:rPr>
                <w:t>Source IP Address</w:t>
              </w:r>
            </w:ins>
          </w:p>
        </w:tc>
      </w:tr>
      <w:tr w:rsidR="00F526F1" w:rsidRPr="00F526F1" w:rsidTr="007060FE">
        <w:trPr>
          <w:ins w:id="836" w:author="MPH" w:date="2011-11-07T22:33:00Z"/>
        </w:trPr>
        <w:tc>
          <w:tcPr>
            <w:tcW w:w="2490" w:type="pct"/>
            <w:shd w:val="clear" w:color="auto" w:fill="00B050"/>
          </w:tcPr>
          <w:p w:rsidR="00F526F1" w:rsidRPr="00F526F1" w:rsidRDefault="00F526F1" w:rsidP="00F526F1">
            <w:pPr>
              <w:spacing w:after="0" w:line="240" w:lineRule="auto"/>
              <w:rPr>
                <w:ins w:id="837" w:author="MPH" w:date="2011-11-07T22:33:00Z"/>
                <w:rFonts w:eastAsia="Times New Roman" w:cstheme="minorHAnsi"/>
                <w:bCs/>
                <w:sz w:val="20"/>
                <w:szCs w:val="20"/>
              </w:rPr>
            </w:pPr>
            <w:ins w:id="838" w:author="MPH" w:date="2011-11-07T22:33:00Z">
              <w:r w:rsidRPr="00F526F1">
                <w:rPr>
                  <w:rFonts w:eastAsia="Times New Roman" w:cstheme="minorHAnsi"/>
                  <w:bCs/>
                  <w:sz w:val="20"/>
                  <w:szCs w:val="20"/>
                </w:rPr>
                <w:t>Port</w:t>
              </w:r>
            </w:ins>
          </w:p>
        </w:tc>
        <w:tc>
          <w:tcPr>
            <w:tcW w:w="2510" w:type="pct"/>
            <w:shd w:val="clear" w:color="auto" w:fill="00B050"/>
          </w:tcPr>
          <w:p w:rsidR="00F526F1" w:rsidRPr="00F526F1" w:rsidRDefault="00F526F1" w:rsidP="00F526F1">
            <w:pPr>
              <w:spacing w:after="0" w:line="240" w:lineRule="auto"/>
              <w:rPr>
                <w:ins w:id="839" w:author="MPH" w:date="2011-11-07T22:33:00Z"/>
                <w:rFonts w:eastAsia="Times New Roman" w:cstheme="minorHAnsi"/>
                <w:bCs/>
                <w:sz w:val="20"/>
                <w:szCs w:val="20"/>
              </w:rPr>
            </w:pPr>
            <w:ins w:id="840" w:author="MPH" w:date="2011-11-07T22:33:00Z">
              <w:r w:rsidRPr="00F526F1">
                <w:rPr>
                  <w:rFonts w:eastAsia="Times New Roman" w:cstheme="minorHAnsi"/>
                  <w:bCs/>
                  <w:sz w:val="20"/>
                  <w:szCs w:val="20"/>
                </w:rPr>
                <w:t>Port</w:t>
              </w:r>
            </w:ins>
          </w:p>
        </w:tc>
      </w:tr>
      <w:tr w:rsidR="00F526F1" w:rsidRPr="00F526F1" w:rsidTr="007060FE">
        <w:trPr>
          <w:trHeight w:val="60"/>
          <w:ins w:id="841" w:author="MPH" w:date="2011-11-07T22:33:00Z"/>
        </w:trPr>
        <w:tc>
          <w:tcPr>
            <w:tcW w:w="2490" w:type="pct"/>
            <w:shd w:val="clear" w:color="auto" w:fill="00B050"/>
          </w:tcPr>
          <w:p w:rsidR="00F526F1" w:rsidRPr="00F526F1" w:rsidRDefault="00F526F1" w:rsidP="00F526F1">
            <w:pPr>
              <w:spacing w:after="0" w:line="240" w:lineRule="auto"/>
              <w:rPr>
                <w:ins w:id="842" w:author="MPH" w:date="2011-11-07T22:33:00Z"/>
                <w:rFonts w:eastAsia="Times New Roman" w:cstheme="minorHAnsi"/>
                <w:bCs/>
                <w:sz w:val="20"/>
                <w:szCs w:val="20"/>
              </w:rPr>
            </w:pPr>
            <w:ins w:id="843" w:author="MPH" w:date="2011-11-07T22:33:00Z">
              <w:r w:rsidRPr="00F526F1">
                <w:rPr>
                  <w:rFonts w:eastAsia="Times New Roman" w:cstheme="minorHAnsi"/>
                  <w:bCs/>
                  <w:sz w:val="20"/>
                  <w:szCs w:val="20"/>
                </w:rPr>
                <w:t>Desired Packet Rate</w:t>
              </w:r>
            </w:ins>
          </w:p>
        </w:tc>
        <w:tc>
          <w:tcPr>
            <w:tcW w:w="2510" w:type="pct"/>
            <w:shd w:val="clear" w:color="auto" w:fill="00B050"/>
          </w:tcPr>
          <w:p w:rsidR="00F526F1" w:rsidRPr="00F526F1" w:rsidRDefault="00F526F1" w:rsidP="00F526F1">
            <w:pPr>
              <w:spacing w:after="0" w:line="240" w:lineRule="auto"/>
              <w:rPr>
                <w:ins w:id="844" w:author="MPH" w:date="2011-11-07T22:33:00Z"/>
                <w:rFonts w:eastAsia="Times New Roman" w:cstheme="minorHAnsi"/>
                <w:bCs/>
                <w:sz w:val="20"/>
                <w:szCs w:val="20"/>
              </w:rPr>
            </w:pPr>
            <w:ins w:id="845" w:author="MPH" w:date="2011-11-07T22:33:00Z">
              <w:r w:rsidRPr="00F526F1">
                <w:rPr>
                  <w:rFonts w:eastAsia="Times New Roman" w:cstheme="minorHAnsi"/>
                  <w:bCs/>
                  <w:sz w:val="20"/>
                  <w:szCs w:val="20"/>
                </w:rPr>
                <w:t>Desired Packet Rate</w:t>
              </w:r>
            </w:ins>
          </w:p>
        </w:tc>
      </w:tr>
      <w:tr w:rsidR="00F526F1" w:rsidRPr="00F526F1" w:rsidTr="007060FE">
        <w:trPr>
          <w:ins w:id="846" w:author="MPH" w:date="2011-11-07T22:33:00Z"/>
        </w:trPr>
        <w:tc>
          <w:tcPr>
            <w:tcW w:w="2490" w:type="pct"/>
            <w:shd w:val="clear" w:color="auto" w:fill="00B050"/>
          </w:tcPr>
          <w:p w:rsidR="00F526F1" w:rsidRPr="00F526F1" w:rsidRDefault="00F526F1" w:rsidP="00F526F1">
            <w:pPr>
              <w:spacing w:after="0" w:line="240" w:lineRule="auto"/>
              <w:rPr>
                <w:ins w:id="847" w:author="MPH" w:date="2011-11-07T22:33:00Z"/>
                <w:rFonts w:eastAsia="Times New Roman" w:cstheme="minorHAnsi"/>
                <w:bCs/>
                <w:sz w:val="20"/>
                <w:szCs w:val="20"/>
              </w:rPr>
            </w:pPr>
            <w:ins w:id="848" w:author="MPH" w:date="2011-11-07T22:33:00Z">
              <w:r w:rsidRPr="00F526F1">
                <w:rPr>
                  <w:rFonts w:eastAsia="Times New Roman" w:cstheme="minorHAnsi"/>
                  <w:bCs/>
                  <w:sz w:val="20"/>
                  <w:szCs w:val="20"/>
                </w:rPr>
                <w:t>Measured Packet Rate</w:t>
              </w:r>
            </w:ins>
          </w:p>
        </w:tc>
        <w:tc>
          <w:tcPr>
            <w:tcW w:w="2510" w:type="pct"/>
            <w:shd w:val="clear" w:color="auto" w:fill="00B050"/>
          </w:tcPr>
          <w:p w:rsidR="00F526F1" w:rsidRPr="00F526F1" w:rsidRDefault="00F526F1" w:rsidP="00F526F1">
            <w:pPr>
              <w:spacing w:after="0" w:line="240" w:lineRule="auto"/>
              <w:rPr>
                <w:ins w:id="849" w:author="MPH" w:date="2011-11-07T22:33:00Z"/>
                <w:rFonts w:eastAsia="Times New Roman" w:cstheme="minorHAnsi"/>
                <w:bCs/>
                <w:sz w:val="20"/>
                <w:szCs w:val="20"/>
              </w:rPr>
            </w:pPr>
            <w:ins w:id="850" w:author="MPH" w:date="2011-11-07T22:33:00Z">
              <w:r w:rsidRPr="00F526F1">
                <w:rPr>
                  <w:rFonts w:eastAsia="Times New Roman" w:cstheme="minorHAnsi"/>
                  <w:bCs/>
                  <w:sz w:val="20"/>
                  <w:szCs w:val="20"/>
                </w:rPr>
                <w:t>Measured Packet Rate</w:t>
              </w:r>
            </w:ins>
          </w:p>
        </w:tc>
      </w:tr>
      <w:tr w:rsidR="00F526F1" w:rsidRPr="00F526F1" w:rsidTr="007060FE">
        <w:trPr>
          <w:ins w:id="851" w:author="MPH" w:date="2011-11-07T22:33:00Z"/>
        </w:trPr>
        <w:tc>
          <w:tcPr>
            <w:tcW w:w="2490" w:type="pct"/>
            <w:shd w:val="clear" w:color="auto" w:fill="FFC000"/>
          </w:tcPr>
          <w:p w:rsidR="00F526F1" w:rsidRPr="00F526F1" w:rsidRDefault="00F526F1" w:rsidP="00F526F1">
            <w:pPr>
              <w:spacing w:after="0" w:line="240" w:lineRule="auto"/>
              <w:rPr>
                <w:ins w:id="852" w:author="MPH" w:date="2011-11-07T22:33:00Z"/>
                <w:rFonts w:eastAsia="Times New Roman" w:cstheme="minorHAnsi"/>
                <w:bCs/>
                <w:sz w:val="20"/>
                <w:szCs w:val="20"/>
              </w:rPr>
            </w:pPr>
            <w:ins w:id="853" w:author="MPH" w:date="2011-11-07T22:33:00Z">
              <w:r w:rsidRPr="00F526F1">
                <w:rPr>
                  <w:rFonts w:eastAsia="Times New Roman" w:cstheme="minorHAnsi"/>
                  <w:bCs/>
                  <w:sz w:val="20"/>
                  <w:szCs w:val="20"/>
                </w:rPr>
                <w:t>Time To Live</w:t>
              </w:r>
            </w:ins>
          </w:p>
        </w:tc>
        <w:tc>
          <w:tcPr>
            <w:tcW w:w="2510" w:type="pct"/>
            <w:shd w:val="clear" w:color="auto" w:fill="FFFF00"/>
          </w:tcPr>
          <w:p w:rsidR="00F526F1" w:rsidRPr="00F526F1" w:rsidRDefault="00F526F1" w:rsidP="00F526F1">
            <w:pPr>
              <w:spacing w:after="0" w:line="240" w:lineRule="auto"/>
              <w:rPr>
                <w:ins w:id="854" w:author="MPH" w:date="2011-11-07T22:33:00Z"/>
                <w:rFonts w:eastAsia="Times New Roman" w:cstheme="minorHAnsi"/>
                <w:bCs/>
                <w:sz w:val="20"/>
                <w:szCs w:val="20"/>
              </w:rPr>
            </w:pPr>
            <w:ins w:id="855" w:author="MPH" w:date="2011-11-07T22:33:00Z">
              <w:r w:rsidRPr="00F526F1">
                <w:rPr>
                  <w:rFonts w:eastAsia="Times New Roman" w:cstheme="minorHAnsi"/>
                  <w:bCs/>
                  <w:sz w:val="20"/>
                  <w:szCs w:val="20"/>
                </w:rPr>
                <w:t>Number of Interruptions</w:t>
              </w:r>
            </w:ins>
          </w:p>
        </w:tc>
      </w:tr>
      <w:tr w:rsidR="00F526F1" w:rsidRPr="00F526F1" w:rsidTr="007060FE">
        <w:trPr>
          <w:ins w:id="856" w:author="MPH" w:date="2011-11-07T22:33:00Z"/>
        </w:trPr>
        <w:tc>
          <w:tcPr>
            <w:tcW w:w="2490" w:type="pct"/>
            <w:shd w:val="clear" w:color="auto" w:fill="FFC000"/>
          </w:tcPr>
          <w:p w:rsidR="00F526F1" w:rsidRPr="00F526F1" w:rsidRDefault="00F526F1" w:rsidP="00F526F1">
            <w:pPr>
              <w:spacing w:after="0" w:line="240" w:lineRule="auto"/>
              <w:rPr>
                <w:ins w:id="857" w:author="MPH" w:date="2011-11-07T22:33:00Z"/>
                <w:rFonts w:eastAsia="Times New Roman" w:cstheme="minorHAnsi"/>
                <w:bCs/>
                <w:sz w:val="20"/>
                <w:szCs w:val="20"/>
              </w:rPr>
            </w:pPr>
            <w:ins w:id="858" w:author="MPH" w:date="2011-11-07T22:33:00Z">
              <w:r w:rsidRPr="00F526F1">
                <w:rPr>
                  <w:rFonts w:eastAsia="Times New Roman" w:cstheme="minorHAnsi"/>
                  <w:bCs/>
                  <w:sz w:val="20"/>
                  <w:szCs w:val="20"/>
                </w:rPr>
                <w:t>Packet Length (bit)</w:t>
              </w:r>
            </w:ins>
          </w:p>
        </w:tc>
        <w:tc>
          <w:tcPr>
            <w:tcW w:w="2510" w:type="pct"/>
            <w:shd w:val="clear" w:color="auto" w:fill="FFFF00"/>
          </w:tcPr>
          <w:p w:rsidR="00F526F1" w:rsidRPr="00F526F1" w:rsidRDefault="00F526F1" w:rsidP="00F526F1">
            <w:pPr>
              <w:spacing w:after="0" w:line="240" w:lineRule="auto"/>
              <w:rPr>
                <w:ins w:id="859" w:author="MPH" w:date="2011-11-07T22:33:00Z"/>
                <w:rFonts w:eastAsia="Times New Roman" w:cstheme="minorHAnsi"/>
                <w:bCs/>
                <w:sz w:val="20"/>
                <w:szCs w:val="20"/>
              </w:rPr>
            </w:pPr>
            <w:ins w:id="860" w:author="MPH" w:date="2011-11-07T22:33:00Z">
              <w:r w:rsidRPr="00F526F1">
                <w:rPr>
                  <w:rFonts w:eastAsia="Times New Roman" w:cstheme="minorHAnsi"/>
                  <w:bCs/>
                  <w:sz w:val="20"/>
                  <w:szCs w:val="20"/>
                </w:rPr>
                <w:t>Average Interruption Time</w:t>
              </w:r>
            </w:ins>
          </w:p>
        </w:tc>
      </w:tr>
      <w:tr w:rsidR="00F526F1" w:rsidRPr="00F526F1" w:rsidTr="007060FE">
        <w:trPr>
          <w:ins w:id="861" w:author="MPH" w:date="2011-11-07T22:33:00Z"/>
        </w:trPr>
        <w:tc>
          <w:tcPr>
            <w:tcW w:w="2490" w:type="pct"/>
            <w:shd w:val="clear" w:color="auto" w:fill="FFC000"/>
          </w:tcPr>
          <w:p w:rsidR="00F526F1" w:rsidRPr="00F526F1" w:rsidRDefault="00F526F1" w:rsidP="00F526F1">
            <w:pPr>
              <w:spacing w:after="0" w:line="240" w:lineRule="auto"/>
              <w:rPr>
                <w:ins w:id="862" w:author="MPH" w:date="2011-11-07T22:33:00Z"/>
                <w:rFonts w:eastAsia="Times New Roman" w:cstheme="minorHAnsi"/>
                <w:bCs/>
                <w:sz w:val="20"/>
                <w:szCs w:val="20"/>
              </w:rPr>
            </w:pPr>
            <w:ins w:id="863" w:author="MPH" w:date="2011-11-07T22:33:00Z">
              <w:r w:rsidRPr="00F526F1">
                <w:rPr>
                  <w:rFonts w:eastAsia="Times New Roman" w:cstheme="minorHAnsi"/>
                  <w:bCs/>
                  <w:sz w:val="20"/>
                  <w:szCs w:val="20"/>
                </w:rPr>
                <w:t>Total Packets Sent</w:t>
              </w:r>
            </w:ins>
          </w:p>
        </w:tc>
        <w:tc>
          <w:tcPr>
            <w:tcW w:w="2510" w:type="pct"/>
            <w:shd w:val="clear" w:color="auto" w:fill="FFFF00"/>
          </w:tcPr>
          <w:p w:rsidR="00F526F1" w:rsidRPr="00F526F1" w:rsidRDefault="00F526F1" w:rsidP="00F526F1">
            <w:pPr>
              <w:spacing w:after="0" w:line="240" w:lineRule="auto"/>
              <w:rPr>
                <w:ins w:id="864" w:author="MPH" w:date="2011-11-07T22:33:00Z"/>
                <w:rFonts w:eastAsia="Times New Roman" w:cstheme="minorHAnsi"/>
                <w:bCs/>
                <w:sz w:val="20"/>
                <w:szCs w:val="20"/>
              </w:rPr>
            </w:pPr>
            <w:ins w:id="865" w:author="MPH" w:date="2011-11-07T22:33:00Z">
              <w:r w:rsidRPr="00F526F1">
                <w:rPr>
                  <w:rFonts w:eastAsia="Times New Roman" w:cstheme="minorHAnsi"/>
                  <w:bCs/>
                  <w:sz w:val="20"/>
                  <w:szCs w:val="20"/>
                </w:rPr>
                <w:t>Packet Loss per Second</w:t>
              </w:r>
            </w:ins>
          </w:p>
        </w:tc>
      </w:tr>
    </w:tbl>
    <w:p w:rsidR="00F526F1" w:rsidRDefault="00F526F1" w:rsidP="00B251A4">
      <w:pPr>
        <w:rPr>
          <w:ins w:id="866" w:author="MPH" w:date="2011-11-07T22:32:00Z"/>
        </w:rPr>
      </w:pPr>
    </w:p>
    <w:p w:rsidR="00F526F1" w:rsidDel="00F526F1" w:rsidRDefault="00F526F1" w:rsidP="00B251A4">
      <w:pPr>
        <w:rPr>
          <w:del w:id="867" w:author="MPH" w:date="2011-11-07T22:32:00Z"/>
        </w:rPr>
      </w:pPr>
    </w:p>
    <w:tbl>
      <w:tblPr>
        <w:tblW w:w="7170" w:type="dxa"/>
        <w:tblCellSpacing w:w="0" w:type="dxa"/>
        <w:tblCellMar>
          <w:top w:w="105" w:type="dxa"/>
          <w:left w:w="105" w:type="dxa"/>
          <w:bottom w:w="105" w:type="dxa"/>
          <w:right w:w="105" w:type="dxa"/>
        </w:tblCellMar>
        <w:tblLook w:val="04A0"/>
      </w:tblPr>
      <w:tblGrid>
        <w:gridCol w:w="3569"/>
        <w:gridCol w:w="3601"/>
      </w:tblGrid>
      <w:tr w:rsidR="003B1C38" w:rsidRPr="003B1C38" w:rsidDel="00F526F1" w:rsidTr="003B1C38">
        <w:trPr>
          <w:tblCellSpacing w:w="0" w:type="dxa"/>
          <w:del w:id="868" w:author="MPH" w:date="2011-11-07T22:32:00Z"/>
        </w:trPr>
        <w:tc>
          <w:tcPr>
            <w:tcW w:w="3345" w:type="dxa"/>
            <w:tcBorders>
              <w:top w:val="single" w:sz="6" w:space="0" w:color="000000"/>
              <w:left w:val="single" w:sz="6" w:space="0" w:color="000000"/>
              <w:bottom w:val="single" w:sz="6" w:space="0" w:color="000000"/>
              <w:right w:val="nil"/>
            </w:tcBorders>
            <w:shd w:val="clear" w:color="auto" w:fill="000000"/>
            <w:tcMar>
              <w:top w:w="0" w:type="dxa"/>
              <w:left w:w="108" w:type="dxa"/>
              <w:bottom w:w="0" w:type="dxa"/>
              <w:right w:w="0" w:type="dxa"/>
            </w:tcMar>
            <w:hideMark/>
          </w:tcPr>
          <w:p w:rsidR="003B1C38" w:rsidRPr="003B1C38" w:rsidDel="00F526F1" w:rsidRDefault="003B1C38" w:rsidP="00B251A4">
            <w:pPr>
              <w:spacing w:before="100" w:beforeAutospacing="1" w:after="119"/>
              <w:rPr>
                <w:del w:id="869" w:author="MPH" w:date="2011-11-07T22:32:00Z"/>
                <w:rFonts w:ascii="Times New Roman" w:eastAsia="Times New Roman" w:hAnsi="Times New Roman" w:cs="Times New Roman"/>
                <w:szCs w:val="24"/>
              </w:rPr>
            </w:pPr>
            <w:del w:id="870" w:author="MPH" w:date="2011-11-07T22:32:00Z">
              <w:r w:rsidRPr="003B1C38" w:rsidDel="00F526F1">
                <w:rPr>
                  <w:rFonts w:ascii="Times New Roman" w:eastAsia="Times New Roman" w:hAnsi="Times New Roman" w:cs="Times New Roman"/>
                  <w:szCs w:val="24"/>
                </w:rPr>
                <w:delText>Tabellenspalten Sender</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0000"/>
            <w:tcMar>
              <w:top w:w="0" w:type="dxa"/>
              <w:left w:w="108" w:type="dxa"/>
              <w:bottom w:w="0" w:type="dxa"/>
              <w:right w:w="108" w:type="dxa"/>
            </w:tcMar>
            <w:hideMark/>
          </w:tcPr>
          <w:p w:rsidR="003B1C38" w:rsidRPr="003B1C38" w:rsidDel="00F526F1" w:rsidRDefault="003B1C38" w:rsidP="00B251A4">
            <w:pPr>
              <w:spacing w:before="100" w:beforeAutospacing="1" w:after="119"/>
              <w:rPr>
                <w:del w:id="871" w:author="MPH" w:date="2011-11-07T22:32:00Z"/>
                <w:rFonts w:ascii="Times New Roman" w:eastAsia="Times New Roman" w:hAnsi="Times New Roman" w:cs="Times New Roman"/>
                <w:szCs w:val="24"/>
              </w:rPr>
            </w:pPr>
            <w:del w:id="872" w:author="MPH" w:date="2011-11-07T22:32:00Z">
              <w:r w:rsidRPr="003B1C38" w:rsidDel="00F526F1">
                <w:rPr>
                  <w:rFonts w:ascii="Times New Roman" w:eastAsia="Times New Roman" w:hAnsi="Times New Roman" w:cs="Times New Roman"/>
                  <w:szCs w:val="24"/>
                </w:rPr>
                <w:delText>Tabellenspalten Empfänger</w:delText>
              </w:r>
            </w:del>
          </w:p>
        </w:tc>
      </w:tr>
      <w:tr w:rsidR="003B1C38" w:rsidRPr="003B1C38" w:rsidDel="00F526F1" w:rsidTr="003B1C38">
        <w:trPr>
          <w:tblCellSpacing w:w="0" w:type="dxa"/>
          <w:del w:id="873"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874" w:author="MPH" w:date="2011-11-07T22:32:00Z"/>
                <w:rFonts w:ascii="Times New Roman" w:eastAsia="Times New Roman" w:hAnsi="Times New Roman" w:cs="Times New Roman"/>
                <w:szCs w:val="24"/>
              </w:rPr>
            </w:pPr>
            <w:del w:id="875" w:author="MPH" w:date="2011-11-07T22:32:00Z">
              <w:r w:rsidRPr="003B1C38" w:rsidDel="00F526F1">
                <w:rPr>
                  <w:rFonts w:ascii="Times New Roman" w:eastAsia="Times New Roman" w:hAnsi="Times New Roman" w:cs="Times New Roman"/>
                  <w:szCs w:val="24"/>
                </w:rPr>
                <w:delText>State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876" w:author="MPH" w:date="2011-11-07T22:32:00Z"/>
                <w:rFonts w:ascii="Times New Roman" w:eastAsia="Times New Roman" w:hAnsi="Times New Roman" w:cs="Times New Roman"/>
                <w:szCs w:val="24"/>
              </w:rPr>
            </w:pPr>
            <w:del w:id="877" w:author="MPH" w:date="2011-11-07T22:32:00Z">
              <w:r w:rsidRPr="003B1C38" w:rsidDel="00F526F1">
                <w:rPr>
                  <w:rFonts w:ascii="Times New Roman" w:eastAsia="Times New Roman" w:hAnsi="Times New Roman" w:cs="Times New Roman"/>
                  <w:szCs w:val="24"/>
                </w:rPr>
                <w:delText>State</w:delText>
              </w:r>
            </w:del>
          </w:p>
        </w:tc>
      </w:tr>
      <w:tr w:rsidR="003B1C38" w:rsidRPr="003B1C38" w:rsidDel="00F526F1" w:rsidTr="003B1C38">
        <w:trPr>
          <w:tblCellSpacing w:w="0" w:type="dxa"/>
          <w:del w:id="878"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879" w:author="MPH" w:date="2011-11-07T22:32:00Z"/>
                <w:rFonts w:ascii="Times New Roman" w:eastAsia="Times New Roman" w:hAnsi="Times New Roman" w:cs="Times New Roman"/>
                <w:szCs w:val="24"/>
              </w:rPr>
            </w:pPr>
            <w:del w:id="880" w:author="MPH" w:date="2011-11-07T22:32:00Z">
              <w:r w:rsidRPr="003B1C38" w:rsidDel="00F526F1">
                <w:rPr>
                  <w:rFonts w:ascii="Times New Roman" w:eastAsia="Times New Roman" w:hAnsi="Times New Roman" w:cs="Times New Roman"/>
                  <w:szCs w:val="24"/>
                </w:rPr>
                <w:delText>ID</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881" w:author="MPH" w:date="2011-11-07T22:32:00Z"/>
                <w:rFonts w:ascii="Times New Roman" w:eastAsia="Times New Roman" w:hAnsi="Times New Roman" w:cs="Times New Roman"/>
                <w:szCs w:val="24"/>
              </w:rPr>
            </w:pPr>
            <w:del w:id="882" w:author="MPH" w:date="2011-11-07T22:32:00Z">
              <w:r w:rsidRPr="003B1C38" w:rsidDel="00F526F1">
                <w:rPr>
                  <w:rFonts w:ascii="Times New Roman" w:eastAsia="Times New Roman" w:hAnsi="Times New Roman" w:cs="Times New Roman"/>
                  <w:szCs w:val="24"/>
                </w:rPr>
                <w:delText>ID</w:delText>
              </w:r>
            </w:del>
          </w:p>
        </w:tc>
      </w:tr>
      <w:tr w:rsidR="003B1C38" w:rsidRPr="003B1C38" w:rsidDel="00F526F1" w:rsidTr="003B1C38">
        <w:trPr>
          <w:tblCellSpacing w:w="0" w:type="dxa"/>
          <w:del w:id="883" w:author="MPH" w:date="2011-11-07T22:32:00Z"/>
        </w:trPr>
        <w:tc>
          <w:tcPr>
            <w:tcW w:w="3345" w:type="dxa"/>
            <w:tcBorders>
              <w:top w:val="nil"/>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884" w:author="MPH" w:date="2011-11-07T22:32:00Z"/>
                <w:rFonts w:ascii="Times New Roman" w:eastAsia="Times New Roman" w:hAnsi="Times New Roman" w:cs="Times New Roman"/>
                <w:szCs w:val="24"/>
              </w:rPr>
            </w:pPr>
            <w:del w:id="885" w:author="MPH" w:date="2011-11-07T22:32:00Z">
              <w:r w:rsidRPr="003B1C38" w:rsidDel="00F526F1">
                <w:rPr>
                  <w:rFonts w:ascii="Times New Roman" w:eastAsia="Times New Roman" w:hAnsi="Times New Roman" w:cs="Times New Roman"/>
                  <w:szCs w:val="24"/>
                </w:rPr>
                <w:delText>M</w:delText>
              </w:r>
              <w:r w:rsidDel="00F526F1">
                <w:rPr>
                  <w:rFonts w:ascii="Times New Roman" w:eastAsia="Times New Roman" w:hAnsi="Times New Roman" w:cs="Times New Roman"/>
                  <w:szCs w:val="24"/>
                </w:rPr>
                <w:delText>AC</w:delText>
              </w:r>
              <w:r w:rsidRPr="003B1C38" w:rsidDel="00F526F1">
                <w:rPr>
                  <w:rFonts w:ascii="Times New Roman" w:eastAsia="Times New Roman" w:hAnsi="Times New Roman" w:cs="Times New Roman"/>
                  <w:szCs w:val="24"/>
                </w:rPr>
                <w:delText xml:space="preserve"> Address (nur Layer 2)</w:delText>
              </w:r>
            </w:del>
          </w:p>
        </w:tc>
        <w:tc>
          <w:tcPr>
            <w:tcW w:w="3375" w:type="dxa"/>
            <w:tcBorders>
              <w:top w:val="nil"/>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886" w:author="MPH" w:date="2011-11-07T22:32:00Z"/>
                <w:rFonts w:ascii="Times New Roman" w:eastAsia="Times New Roman" w:hAnsi="Times New Roman" w:cs="Times New Roman"/>
                <w:szCs w:val="24"/>
              </w:rPr>
            </w:pPr>
            <w:del w:id="887" w:author="MPH" w:date="2011-11-07T22:32:00Z">
              <w:r w:rsidDel="00F526F1">
                <w:rPr>
                  <w:rFonts w:ascii="Times New Roman" w:eastAsia="Times New Roman" w:hAnsi="Times New Roman" w:cs="Times New Roman"/>
                  <w:szCs w:val="24"/>
                </w:rPr>
                <w:delText>MAC</w:delText>
              </w:r>
              <w:r w:rsidRPr="003B1C38" w:rsidDel="00F526F1">
                <w:rPr>
                  <w:rFonts w:ascii="Times New Roman" w:eastAsia="Times New Roman" w:hAnsi="Times New Roman" w:cs="Times New Roman"/>
                  <w:szCs w:val="24"/>
                </w:rPr>
                <w:delText xml:space="preserve"> Address (nur Layer 2)</w:delText>
              </w:r>
            </w:del>
          </w:p>
        </w:tc>
      </w:tr>
      <w:tr w:rsidR="003B1C38" w:rsidRPr="00420B4F" w:rsidDel="00F526F1" w:rsidTr="003B1C38">
        <w:trPr>
          <w:tblCellSpacing w:w="0" w:type="dxa"/>
          <w:del w:id="888"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420B4F" w:rsidDel="00F526F1" w:rsidRDefault="003B1C38" w:rsidP="00B251A4">
            <w:pPr>
              <w:spacing w:before="100" w:beforeAutospacing="1" w:after="119"/>
              <w:rPr>
                <w:del w:id="889" w:author="MPH" w:date="2011-11-07T22:32:00Z"/>
                <w:rFonts w:ascii="Times New Roman" w:eastAsia="Times New Roman" w:hAnsi="Times New Roman" w:cs="Times New Roman"/>
                <w:szCs w:val="24"/>
                <w:lang w:val="en-US"/>
              </w:rPr>
            </w:pPr>
            <w:del w:id="890" w:author="MPH" w:date="2011-11-07T22:32:00Z">
              <w:r w:rsidRPr="00420B4F" w:rsidDel="00F526F1">
                <w:rPr>
                  <w:rFonts w:ascii="Times New Roman" w:eastAsia="Times New Roman" w:hAnsi="Times New Roman" w:cs="Times New Roman"/>
                  <w:szCs w:val="24"/>
                  <w:lang w:val="en-US"/>
                </w:rPr>
                <w:delText>Group IP Address (nur Layer 3)</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420B4F" w:rsidDel="00F526F1" w:rsidRDefault="003B1C38" w:rsidP="00B251A4">
            <w:pPr>
              <w:spacing w:before="100" w:beforeAutospacing="1" w:after="119"/>
              <w:rPr>
                <w:del w:id="891" w:author="MPH" w:date="2011-11-07T22:32:00Z"/>
                <w:rFonts w:ascii="Times New Roman" w:eastAsia="Times New Roman" w:hAnsi="Times New Roman" w:cs="Times New Roman"/>
                <w:szCs w:val="24"/>
                <w:lang w:val="en-US"/>
              </w:rPr>
            </w:pPr>
            <w:del w:id="892" w:author="MPH" w:date="2011-11-07T22:32:00Z">
              <w:r w:rsidRPr="00420B4F" w:rsidDel="00F526F1">
                <w:rPr>
                  <w:rFonts w:ascii="Times New Roman" w:eastAsia="Times New Roman" w:hAnsi="Times New Roman" w:cs="Times New Roman"/>
                  <w:szCs w:val="24"/>
                  <w:lang w:val="en-US"/>
                </w:rPr>
                <w:delText>Group IP Address (nur Layer 3)</w:delText>
              </w:r>
            </w:del>
          </w:p>
        </w:tc>
      </w:tr>
      <w:tr w:rsidR="003B1C38" w:rsidRPr="00420B4F" w:rsidDel="00F526F1" w:rsidTr="003B1C38">
        <w:trPr>
          <w:tblCellSpacing w:w="0" w:type="dxa"/>
          <w:del w:id="893"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420B4F" w:rsidDel="00F526F1" w:rsidRDefault="003B1C38" w:rsidP="00B251A4">
            <w:pPr>
              <w:spacing w:before="100" w:beforeAutospacing="1" w:after="119"/>
              <w:rPr>
                <w:del w:id="894" w:author="MPH" w:date="2011-11-07T22:32:00Z"/>
                <w:rFonts w:ascii="Times New Roman" w:eastAsia="Times New Roman" w:hAnsi="Times New Roman" w:cs="Times New Roman"/>
                <w:szCs w:val="24"/>
                <w:lang w:val="en-US"/>
              </w:rPr>
            </w:pPr>
            <w:del w:id="895" w:author="MPH" w:date="2011-11-07T22:32:00Z">
              <w:r w:rsidRPr="00420B4F" w:rsidDel="00F526F1">
                <w:rPr>
                  <w:rFonts w:ascii="Times New Roman" w:eastAsia="Times New Roman" w:hAnsi="Times New Roman" w:cs="Times New Roman"/>
                  <w:szCs w:val="24"/>
                  <w:lang w:val="en-US"/>
                </w:rPr>
                <w:delText>Source IP Address (nur Layer 3)</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420B4F" w:rsidDel="00F526F1" w:rsidRDefault="003B1C38" w:rsidP="00B251A4">
            <w:pPr>
              <w:spacing w:before="100" w:beforeAutospacing="1" w:after="119"/>
              <w:rPr>
                <w:del w:id="896" w:author="MPH" w:date="2011-11-07T22:32:00Z"/>
                <w:rFonts w:ascii="Times New Roman" w:eastAsia="Times New Roman" w:hAnsi="Times New Roman" w:cs="Times New Roman"/>
                <w:szCs w:val="24"/>
                <w:lang w:val="en-US"/>
              </w:rPr>
            </w:pPr>
            <w:del w:id="897" w:author="MPH" w:date="2011-11-07T22:32:00Z">
              <w:r w:rsidRPr="00420B4F" w:rsidDel="00F526F1">
                <w:rPr>
                  <w:rFonts w:ascii="Times New Roman" w:eastAsia="Times New Roman" w:hAnsi="Times New Roman" w:cs="Times New Roman"/>
                  <w:szCs w:val="24"/>
                  <w:lang w:val="en-US"/>
                </w:rPr>
                <w:delText>Source IP Address (nur Layer 3)</w:delText>
              </w:r>
            </w:del>
          </w:p>
        </w:tc>
      </w:tr>
      <w:tr w:rsidR="003B1C38" w:rsidRPr="003B1C38" w:rsidDel="00F526F1" w:rsidTr="003B1C38">
        <w:trPr>
          <w:tblCellSpacing w:w="0" w:type="dxa"/>
          <w:del w:id="898"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899" w:author="MPH" w:date="2011-11-07T22:32:00Z"/>
                <w:rFonts w:ascii="Times New Roman" w:eastAsia="Times New Roman" w:hAnsi="Times New Roman" w:cs="Times New Roman"/>
                <w:szCs w:val="24"/>
              </w:rPr>
            </w:pPr>
            <w:del w:id="900" w:author="MPH" w:date="2011-11-07T22:32:00Z">
              <w:r w:rsidRPr="003B1C38" w:rsidDel="00F526F1">
                <w:rPr>
                  <w:rFonts w:ascii="Times New Roman" w:eastAsia="Times New Roman" w:hAnsi="Times New Roman" w:cs="Times New Roman"/>
                  <w:szCs w:val="24"/>
                </w:rPr>
                <w:delText>Port (nur Layer 3)</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901" w:author="MPH" w:date="2011-11-07T22:32:00Z"/>
                <w:rFonts w:ascii="Times New Roman" w:eastAsia="Times New Roman" w:hAnsi="Times New Roman" w:cs="Times New Roman"/>
                <w:szCs w:val="24"/>
              </w:rPr>
            </w:pPr>
            <w:del w:id="902" w:author="MPH" w:date="2011-11-07T22:32:00Z">
              <w:r w:rsidRPr="003B1C38" w:rsidDel="00F526F1">
                <w:rPr>
                  <w:rFonts w:ascii="Times New Roman" w:eastAsia="Times New Roman" w:hAnsi="Times New Roman" w:cs="Times New Roman"/>
                  <w:szCs w:val="24"/>
                </w:rPr>
                <w:delText>Port (nur Layer 3)</w:delText>
              </w:r>
            </w:del>
          </w:p>
        </w:tc>
      </w:tr>
      <w:tr w:rsidR="003B1C38" w:rsidRPr="003B1C38" w:rsidDel="00F526F1" w:rsidTr="003B1C38">
        <w:trPr>
          <w:tblCellSpacing w:w="0" w:type="dxa"/>
          <w:del w:id="903"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904" w:author="MPH" w:date="2011-11-07T22:32:00Z"/>
                <w:rFonts w:ascii="Times New Roman" w:eastAsia="Times New Roman" w:hAnsi="Times New Roman" w:cs="Times New Roman"/>
                <w:szCs w:val="24"/>
              </w:rPr>
            </w:pPr>
            <w:del w:id="905" w:author="MPH" w:date="2011-11-07T22:32:00Z">
              <w:r w:rsidRPr="003B1C38" w:rsidDel="00F526F1">
                <w:rPr>
                  <w:rFonts w:ascii="Times New Roman" w:eastAsia="Times New Roman" w:hAnsi="Times New Roman" w:cs="Times New Roman"/>
                  <w:szCs w:val="24"/>
                </w:rPr>
                <w:lastRenderedPageBreak/>
                <w:delText>Desired Packet Rate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906" w:author="MPH" w:date="2011-11-07T22:32:00Z"/>
                <w:rFonts w:ascii="Times New Roman" w:eastAsia="Times New Roman" w:hAnsi="Times New Roman" w:cs="Times New Roman"/>
                <w:szCs w:val="24"/>
              </w:rPr>
            </w:pPr>
            <w:del w:id="907" w:author="MPH" w:date="2011-11-07T22:32:00Z">
              <w:r w:rsidRPr="003B1C38" w:rsidDel="00F526F1">
                <w:rPr>
                  <w:rFonts w:ascii="Times New Roman" w:eastAsia="Times New Roman" w:hAnsi="Times New Roman" w:cs="Times New Roman"/>
                  <w:szCs w:val="24"/>
                </w:rPr>
                <w:delText>Desired Packet Rate</w:delText>
              </w:r>
            </w:del>
          </w:p>
        </w:tc>
      </w:tr>
      <w:tr w:rsidR="003B1C38" w:rsidRPr="003B1C38" w:rsidDel="00F526F1" w:rsidTr="003B1C38">
        <w:trPr>
          <w:tblCellSpacing w:w="0" w:type="dxa"/>
          <w:del w:id="908" w:author="MPH" w:date="2011-11-07T22:32:00Z"/>
        </w:trPr>
        <w:tc>
          <w:tcPr>
            <w:tcW w:w="3345" w:type="dxa"/>
            <w:tcBorders>
              <w:top w:val="single" w:sz="6" w:space="0" w:color="000000"/>
              <w:left w:val="single" w:sz="6" w:space="0" w:color="000000"/>
              <w:bottom w:val="single" w:sz="6" w:space="0" w:color="000000"/>
              <w:right w:val="nil"/>
            </w:tcBorders>
            <w:shd w:val="clear" w:color="auto" w:fill="00B050"/>
            <w:tcMar>
              <w:top w:w="0" w:type="dxa"/>
              <w:left w:w="108" w:type="dxa"/>
              <w:bottom w:w="0" w:type="dxa"/>
              <w:right w:w="0" w:type="dxa"/>
            </w:tcMar>
            <w:hideMark/>
          </w:tcPr>
          <w:p w:rsidR="003B1C38" w:rsidRPr="003B1C38" w:rsidDel="00F526F1" w:rsidRDefault="003B1C38" w:rsidP="00B251A4">
            <w:pPr>
              <w:spacing w:before="100" w:beforeAutospacing="1" w:after="119"/>
              <w:rPr>
                <w:del w:id="909" w:author="MPH" w:date="2011-11-07T22:32:00Z"/>
                <w:rFonts w:ascii="Times New Roman" w:eastAsia="Times New Roman" w:hAnsi="Times New Roman" w:cs="Times New Roman"/>
                <w:szCs w:val="24"/>
              </w:rPr>
            </w:pPr>
            <w:del w:id="910" w:author="MPH" w:date="2011-11-07T22:32:00Z">
              <w:r w:rsidRPr="003B1C38" w:rsidDel="00F526F1">
                <w:rPr>
                  <w:rFonts w:ascii="Times New Roman" w:eastAsia="Times New Roman" w:hAnsi="Times New Roman" w:cs="Times New Roman"/>
                  <w:szCs w:val="24"/>
                </w:rPr>
                <w:delText>Measured Packet Rate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00B050"/>
            <w:tcMar>
              <w:top w:w="0" w:type="dxa"/>
              <w:left w:w="108" w:type="dxa"/>
              <w:bottom w:w="0" w:type="dxa"/>
              <w:right w:w="108" w:type="dxa"/>
            </w:tcMar>
            <w:hideMark/>
          </w:tcPr>
          <w:p w:rsidR="003B1C38" w:rsidRPr="003B1C38" w:rsidDel="00F526F1" w:rsidRDefault="003B1C38" w:rsidP="00B251A4">
            <w:pPr>
              <w:spacing w:before="100" w:beforeAutospacing="1" w:after="119"/>
              <w:rPr>
                <w:del w:id="911" w:author="MPH" w:date="2011-11-07T22:32:00Z"/>
                <w:rFonts w:ascii="Times New Roman" w:eastAsia="Times New Roman" w:hAnsi="Times New Roman" w:cs="Times New Roman"/>
                <w:szCs w:val="24"/>
              </w:rPr>
            </w:pPr>
            <w:del w:id="912" w:author="MPH" w:date="2011-11-07T22:32:00Z">
              <w:r w:rsidRPr="003B1C38" w:rsidDel="00F526F1">
                <w:rPr>
                  <w:rFonts w:ascii="Times New Roman" w:eastAsia="Times New Roman" w:hAnsi="Times New Roman" w:cs="Times New Roman"/>
                  <w:szCs w:val="24"/>
                </w:rPr>
                <w:delText>Measured Packet Rate</w:delText>
              </w:r>
            </w:del>
          </w:p>
        </w:tc>
      </w:tr>
      <w:tr w:rsidR="003B1C38" w:rsidRPr="003B1C38" w:rsidDel="00F526F1" w:rsidTr="003B1C38">
        <w:trPr>
          <w:tblCellSpacing w:w="0" w:type="dxa"/>
          <w:del w:id="913" w:author="MPH" w:date="2011-11-07T22:32:00Z"/>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Del="00F526F1" w:rsidRDefault="003B1C38" w:rsidP="00B251A4">
            <w:pPr>
              <w:spacing w:before="100" w:beforeAutospacing="1" w:after="119"/>
              <w:rPr>
                <w:del w:id="914" w:author="MPH" w:date="2011-11-07T22:32:00Z"/>
                <w:rFonts w:ascii="Times New Roman" w:eastAsia="Times New Roman" w:hAnsi="Times New Roman" w:cs="Times New Roman"/>
                <w:szCs w:val="24"/>
              </w:rPr>
            </w:pPr>
            <w:del w:id="915" w:author="MPH" w:date="2011-11-07T22:32:00Z">
              <w:r w:rsidRPr="003B1C38" w:rsidDel="00F526F1">
                <w:rPr>
                  <w:rFonts w:ascii="Times New Roman" w:eastAsia="Times New Roman" w:hAnsi="Times New Roman" w:cs="Times New Roman"/>
                  <w:szCs w:val="24"/>
                </w:rPr>
                <w:delText>Time To Live</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Del="00F526F1" w:rsidRDefault="003B1C38" w:rsidP="00B251A4">
            <w:pPr>
              <w:spacing w:before="100" w:beforeAutospacing="1" w:after="119"/>
              <w:rPr>
                <w:del w:id="916" w:author="MPH" w:date="2011-11-07T22:32:00Z"/>
                <w:rFonts w:ascii="Times New Roman" w:eastAsia="Times New Roman" w:hAnsi="Times New Roman" w:cs="Times New Roman"/>
                <w:szCs w:val="24"/>
              </w:rPr>
            </w:pPr>
            <w:del w:id="917" w:author="MPH" w:date="2011-11-07T22:32:00Z">
              <w:r w:rsidRPr="003B1C38" w:rsidDel="00F526F1">
                <w:rPr>
                  <w:rFonts w:ascii="Times New Roman" w:eastAsia="Times New Roman" w:hAnsi="Times New Roman" w:cs="Times New Roman"/>
                  <w:szCs w:val="24"/>
                </w:rPr>
                <w:delText>Number of Interruptions</w:delText>
              </w:r>
            </w:del>
          </w:p>
        </w:tc>
      </w:tr>
      <w:tr w:rsidR="003B1C38" w:rsidRPr="003B1C38" w:rsidDel="00F526F1" w:rsidTr="003B1C38">
        <w:trPr>
          <w:tblCellSpacing w:w="0" w:type="dxa"/>
          <w:del w:id="918" w:author="MPH" w:date="2011-11-07T22:32:00Z"/>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Del="00F526F1" w:rsidRDefault="003B1C38" w:rsidP="00B251A4">
            <w:pPr>
              <w:spacing w:before="100" w:beforeAutospacing="1" w:after="119"/>
              <w:rPr>
                <w:del w:id="919" w:author="MPH" w:date="2011-11-07T22:32:00Z"/>
                <w:rFonts w:ascii="Times New Roman" w:eastAsia="Times New Roman" w:hAnsi="Times New Roman" w:cs="Times New Roman"/>
                <w:szCs w:val="24"/>
              </w:rPr>
            </w:pPr>
            <w:del w:id="920" w:author="MPH" w:date="2011-11-07T22:32:00Z">
              <w:r w:rsidRPr="003B1C38" w:rsidDel="00F526F1">
                <w:rPr>
                  <w:rFonts w:ascii="Times New Roman" w:eastAsia="Times New Roman" w:hAnsi="Times New Roman" w:cs="Times New Roman"/>
                  <w:szCs w:val="24"/>
                </w:rPr>
                <w:delText>Packet Length (bit)</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Del="00F526F1" w:rsidRDefault="003B1C38" w:rsidP="00B251A4">
            <w:pPr>
              <w:spacing w:before="100" w:beforeAutospacing="1" w:after="119"/>
              <w:rPr>
                <w:del w:id="921" w:author="MPH" w:date="2011-11-07T22:32:00Z"/>
                <w:rFonts w:ascii="Times New Roman" w:eastAsia="Times New Roman" w:hAnsi="Times New Roman" w:cs="Times New Roman"/>
                <w:szCs w:val="24"/>
              </w:rPr>
            </w:pPr>
            <w:del w:id="922" w:author="MPH" w:date="2011-11-07T22:32:00Z">
              <w:r w:rsidRPr="003B1C38" w:rsidDel="00F526F1">
                <w:rPr>
                  <w:rFonts w:ascii="Times New Roman" w:eastAsia="Times New Roman" w:hAnsi="Times New Roman" w:cs="Times New Roman"/>
                  <w:szCs w:val="24"/>
                </w:rPr>
                <w:delText>Average Interruption Time</w:delText>
              </w:r>
            </w:del>
          </w:p>
        </w:tc>
      </w:tr>
      <w:tr w:rsidR="003B1C38" w:rsidRPr="003B1C38" w:rsidDel="00F526F1" w:rsidTr="003B1C38">
        <w:trPr>
          <w:tblCellSpacing w:w="0" w:type="dxa"/>
          <w:del w:id="923" w:author="MPH" w:date="2011-11-07T22:32:00Z"/>
        </w:trPr>
        <w:tc>
          <w:tcPr>
            <w:tcW w:w="3345" w:type="dxa"/>
            <w:tcBorders>
              <w:top w:val="single" w:sz="6" w:space="0" w:color="000000"/>
              <w:left w:val="single" w:sz="6" w:space="0" w:color="000000"/>
              <w:bottom w:val="single" w:sz="6" w:space="0" w:color="000000"/>
              <w:right w:val="nil"/>
            </w:tcBorders>
            <w:shd w:val="clear" w:color="auto" w:fill="FFC000"/>
            <w:tcMar>
              <w:top w:w="0" w:type="dxa"/>
              <w:left w:w="108" w:type="dxa"/>
              <w:bottom w:w="0" w:type="dxa"/>
              <w:right w:w="0" w:type="dxa"/>
            </w:tcMar>
            <w:hideMark/>
          </w:tcPr>
          <w:p w:rsidR="003B1C38" w:rsidRPr="003B1C38" w:rsidDel="00F526F1" w:rsidRDefault="003B1C38" w:rsidP="00B251A4">
            <w:pPr>
              <w:spacing w:before="100" w:beforeAutospacing="1" w:after="119"/>
              <w:rPr>
                <w:del w:id="924" w:author="MPH" w:date="2011-11-07T22:32:00Z"/>
                <w:rFonts w:ascii="Times New Roman" w:eastAsia="Times New Roman" w:hAnsi="Times New Roman" w:cs="Times New Roman"/>
                <w:szCs w:val="24"/>
              </w:rPr>
            </w:pPr>
            <w:del w:id="925" w:author="MPH" w:date="2011-11-07T22:32:00Z">
              <w:r w:rsidRPr="003B1C38" w:rsidDel="00F526F1">
                <w:rPr>
                  <w:rFonts w:ascii="Times New Roman" w:eastAsia="Times New Roman" w:hAnsi="Times New Roman" w:cs="Times New Roman"/>
                  <w:szCs w:val="24"/>
                </w:rPr>
                <w:delText>Total Packets Sent</w:delText>
              </w:r>
            </w:del>
          </w:p>
        </w:tc>
        <w:tc>
          <w:tcPr>
            <w:tcW w:w="3375" w:type="dxa"/>
            <w:tcBorders>
              <w:top w:val="single" w:sz="6" w:space="0" w:color="000000"/>
              <w:left w:val="single" w:sz="6" w:space="0" w:color="000000"/>
              <w:bottom w:val="single" w:sz="6" w:space="0" w:color="000000"/>
              <w:right w:val="single" w:sz="6" w:space="0" w:color="000000"/>
            </w:tcBorders>
            <w:shd w:val="clear" w:color="auto" w:fill="FFFF00"/>
            <w:tcMar>
              <w:top w:w="0" w:type="dxa"/>
              <w:left w:w="108" w:type="dxa"/>
              <w:bottom w:w="0" w:type="dxa"/>
              <w:right w:w="108" w:type="dxa"/>
            </w:tcMar>
            <w:hideMark/>
          </w:tcPr>
          <w:p w:rsidR="003B1C38" w:rsidRPr="003B1C38" w:rsidDel="00F526F1" w:rsidRDefault="003B1C38" w:rsidP="00B251A4">
            <w:pPr>
              <w:spacing w:before="100" w:beforeAutospacing="1" w:after="119"/>
              <w:rPr>
                <w:del w:id="926" w:author="MPH" w:date="2011-11-07T22:32:00Z"/>
                <w:rFonts w:ascii="Times New Roman" w:eastAsia="Times New Roman" w:hAnsi="Times New Roman" w:cs="Times New Roman"/>
                <w:szCs w:val="24"/>
              </w:rPr>
            </w:pPr>
            <w:del w:id="927" w:author="MPH" w:date="2011-11-07T22:32:00Z">
              <w:r w:rsidRPr="003B1C38" w:rsidDel="00F526F1">
                <w:rPr>
                  <w:rFonts w:ascii="Times New Roman" w:eastAsia="Times New Roman" w:hAnsi="Times New Roman" w:cs="Times New Roman"/>
                  <w:szCs w:val="24"/>
                </w:rPr>
                <w:delText xml:space="preserve">Packet Loss per </w:delText>
              </w:r>
              <w:commentRangeStart w:id="928"/>
              <w:r w:rsidRPr="003B1C38" w:rsidDel="00F526F1">
                <w:rPr>
                  <w:rFonts w:ascii="Times New Roman" w:eastAsia="Times New Roman" w:hAnsi="Times New Roman" w:cs="Times New Roman"/>
                  <w:szCs w:val="24"/>
                </w:rPr>
                <w:delText>Second</w:delText>
              </w:r>
              <w:commentRangeEnd w:id="928"/>
              <w:r w:rsidR="00FE7088" w:rsidDel="00F526F1">
                <w:rPr>
                  <w:rStyle w:val="Kommentarzeichen"/>
                </w:rPr>
                <w:commentReference w:id="928"/>
              </w:r>
            </w:del>
          </w:p>
        </w:tc>
      </w:tr>
    </w:tbl>
    <w:p w:rsidR="005625A1" w:rsidDel="00F526F1" w:rsidRDefault="005625A1" w:rsidP="00B251A4">
      <w:pPr>
        <w:rPr>
          <w:del w:id="929" w:author="MPH" w:date="2011-11-07T22:32:00Z"/>
        </w:rPr>
      </w:pPr>
    </w:p>
    <w:p w:rsidR="00F526F1" w:rsidRDefault="00F526F1" w:rsidP="00B251A4">
      <w:pPr>
        <w:rPr>
          <w:ins w:id="930" w:author="MPH" w:date="2011-11-07T22:32:00Z"/>
        </w:rPr>
      </w:pPr>
    </w:p>
    <w:p w:rsidR="003B1C38" w:rsidRDefault="007060FE" w:rsidP="00B251A4">
      <w:ins w:id="931" w:author="MPH" w:date="2011-11-07T22:36:00Z">
        <w:r>
          <w:t>„</w:t>
        </w:r>
      </w:ins>
      <w:r w:rsidR="003B1C38">
        <w:t>Wie in der obigen Tabelle zu sehen, sind die Tabellenspalten für Sender und Empfänger sehr ähnlich. Daher wird auch hier ein gemeinsames Tabellenmodell verwendet, welches jeweils für Sender / Receiver und Layer-2 / Layer-3 unterschieden und angepasst wird.</w:t>
      </w:r>
    </w:p>
    <w:p w:rsidR="003B1C38" w:rsidRDefault="003B1C38" w:rsidP="00B251A4"/>
    <w:p w:rsidR="003B1C38" w:rsidRDefault="003B1C38" w:rsidP="00B251A4">
      <w:r>
        <w:t>Die Tabelle bietet die Möglichkeit</w:t>
      </w:r>
      <w:r w:rsidR="00B429D1">
        <w:t>,</w:t>
      </w:r>
      <w:r>
        <w:t xml:space="preserve"> mehrere Einträge zu markieren und zu bearbeiten. Die Einträge k</w:t>
      </w:r>
      <w:r w:rsidR="00B429D1">
        <w:t>önnen auf drei unterschiedliche</w:t>
      </w:r>
      <w:r>
        <w:t xml:space="preserve"> </w:t>
      </w:r>
      <w:r w:rsidR="00B429D1">
        <w:t xml:space="preserve">Weisen </w:t>
      </w:r>
      <w:r>
        <w:t>markiert werden.</w:t>
      </w:r>
    </w:p>
    <w:p w:rsidR="003B1C38" w:rsidRDefault="003B1C38" w:rsidP="00B251A4"/>
    <w:p w:rsidR="003B1C38" w:rsidRDefault="003B1C38" w:rsidP="00B251A4">
      <w:r>
        <w:t>Die einzelne Auswahl eines Senders oder Empfängers erlaubt die Änderung aller Parameter über das Konfigurationspanel.</w:t>
      </w:r>
    </w:p>
    <w:p w:rsidR="003B1C38" w:rsidRDefault="003B1C38" w:rsidP="00B251A4">
      <w:r>
        <w:t>Eine Mehrfachauswahl von Sendern oder Empfängern erlaubt ebenfalls eine Änderung aller Parameter mit Ausnahme der Multicast Adresse, der Source Adresse und des Ports, da diese nicht bei mehreren Sendern gleich sein können.</w:t>
      </w:r>
    </w:p>
    <w:p w:rsidR="003B1C38" w:rsidRDefault="003B1C38" w:rsidP="00B251A4">
      <w:r>
        <w:t>Keine Auswahl führt dazu</w:t>
      </w:r>
      <w:r w:rsidR="000348C4">
        <w:t>,</w:t>
      </w:r>
      <w:r>
        <w:t xml:space="preserve"> dass der User im Konfigurationspanel neue Multicasts hinzufügen kann.</w:t>
      </w:r>
    </w:p>
    <w:p w:rsidR="003B1C38" w:rsidRDefault="003B1C38" w:rsidP="00B251A4"/>
    <w:p w:rsidR="005625A1" w:rsidRDefault="003B1C38" w:rsidP="00B251A4">
      <w:r>
        <w:t>Bei Einfach- und Mehrfachauswahl ist es zudem möglich</w:t>
      </w:r>
      <w:r w:rsidR="000348C4">
        <w:t>,</w:t>
      </w:r>
      <w:r>
        <w:t xml:space="preserve"> die Sender und Empfänger übe</w:t>
      </w:r>
      <w:r w:rsidR="000348C4">
        <w:t>r das Control Panel zu starten, zu</w:t>
      </w:r>
      <w:r>
        <w:t xml:space="preserve"> </w:t>
      </w:r>
      <w:r w:rsidR="000348C4">
        <w:t>s</w:t>
      </w:r>
      <w:r>
        <w:t xml:space="preserve">toppen und zu </w:t>
      </w:r>
      <w:r w:rsidR="000348C4">
        <w:t>l</w:t>
      </w:r>
      <w:r>
        <w:t>öschen.</w:t>
      </w:r>
      <w:ins w:id="932" w:author="MPH" w:date="2011-11-07T22:36:00Z">
        <w:r w:rsidR="007060FE">
          <w:t>“</w:t>
        </w:r>
        <w:r w:rsidR="007060FE">
          <w:rPr>
            <w:rStyle w:val="Funotenzeichen"/>
          </w:rPr>
          <w:footnoteReference w:id="7"/>
        </w:r>
      </w:ins>
    </w:p>
    <w:p w:rsidR="005625A1" w:rsidRDefault="005625A1" w:rsidP="00B251A4"/>
    <w:p w:rsidR="005625A1" w:rsidRDefault="005D771E" w:rsidP="00B251A4">
      <w:pPr>
        <w:pStyle w:val="berschrift2"/>
        <w:numPr>
          <w:ilvl w:val="1"/>
          <w:numId w:val="3"/>
        </w:numPr>
      </w:pPr>
      <w:r>
        <w:t xml:space="preserve"> </w:t>
      </w:r>
      <w:bookmarkStart w:id="940" w:name="_Toc308644281"/>
      <w:r>
        <w:t>Änderungen an der Konfiguration</w:t>
      </w:r>
      <w:bookmarkEnd w:id="940"/>
    </w:p>
    <w:p w:rsidR="00B251A4" w:rsidRPr="00B251A4" w:rsidRDefault="00B251A4" w:rsidP="00B251A4"/>
    <w:p w:rsidR="005625A1" w:rsidRDefault="007A43E0" w:rsidP="00B251A4">
      <w:r w:rsidRPr="007A43E0">
        <w:t>Di</w:t>
      </w:r>
      <w:r>
        <w:t>e Konfiguration im MultiCastor</w:t>
      </w:r>
      <w:r w:rsidRPr="007A43E0">
        <w:t>2.0 soll modular</w:t>
      </w:r>
      <w:r>
        <w:t>er</w:t>
      </w:r>
      <w:r w:rsidRPr="007A43E0">
        <w:t xml:space="preserve"> gestaltet werden. Um dies zu erreichen, wird es folgende Konfigurationsdateien geben:</w:t>
      </w:r>
    </w:p>
    <w:p w:rsidR="007A43E0" w:rsidRDefault="007A43E0" w:rsidP="00B251A4">
      <w:pPr>
        <w:pStyle w:val="KeinLeerraum"/>
        <w:jc w:val="center"/>
      </w:pPr>
      <w:r>
        <w:rPr>
          <w:noProof/>
        </w:rPr>
        <w:lastRenderedPageBreak/>
        <w:drawing>
          <wp:inline distT="0" distB="0" distL="0" distR="0">
            <wp:extent cx="3977084" cy="2466975"/>
            <wp:effectExtent l="19050" t="0" r="4366" b="0"/>
            <wp:docPr id="31" name="internal-source-marker_0.3129260078406835" descr="https://lh5.googleusercontent.com/GVtCwvZo9T80dCn8MzvTPJie2IgwiTcnOFqYGnenGowHBUmqjA7KXc-9HjHq3v4ivTn7dzBoXKBODQ_DXFBK2fwd1_NAfnTa-ZO_eXKazaEuhzfQs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29260078406835" descr="https://lh5.googleusercontent.com/GVtCwvZo9T80dCn8MzvTPJie2IgwiTcnOFqYGnenGowHBUmqjA7KXc-9HjHq3v4ivTn7dzBoXKBODQ_DXFBK2fwd1_NAfnTa-ZO_eXKazaEuhzfQszI"/>
                    <pic:cNvPicPr>
                      <a:picLocks noChangeAspect="1" noChangeArrowheads="1"/>
                    </pic:cNvPicPr>
                  </pic:nvPicPr>
                  <pic:blipFill>
                    <a:blip r:embed="rId20" cstate="print"/>
                    <a:srcRect/>
                    <a:stretch>
                      <a:fillRect/>
                    </a:stretch>
                  </pic:blipFill>
                  <pic:spPr bwMode="auto">
                    <a:xfrm>
                      <a:off x="0" y="0"/>
                      <a:ext cx="3978737" cy="2468001"/>
                    </a:xfrm>
                    <a:prstGeom prst="rect">
                      <a:avLst/>
                    </a:prstGeom>
                    <a:noFill/>
                    <a:ln w="9525">
                      <a:noFill/>
                      <a:miter lim="800000"/>
                      <a:headEnd/>
                      <a:tailEnd/>
                    </a:ln>
                  </pic:spPr>
                </pic:pic>
              </a:graphicData>
            </a:graphic>
          </wp:inline>
        </w:drawing>
      </w:r>
    </w:p>
    <w:p w:rsidR="005625A1" w:rsidRDefault="007A43E0" w:rsidP="007A43E0">
      <w:pPr>
        <w:pStyle w:val="Beschriftung"/>
        <w:jc w:val="center"/>
      </w:pPr>
      <w:r>
        <w:t xml:space="preserve">Abbildung </w:t>
      </w:r>
      <w:fldSimple w:instr=" SEQ Abbildung \* ARABIC ">
        <w:ins w:id="941" w:author="MPH" w:date="2011-11-09T23:01:00Z">
          <w:r w:rsidR="0091125B">
            <w:rPr>
              <w:noProof/>
            </w:rPr>
            <w:t>11</w:t>
          </w:r>
        </w:ins>
        <w:del w:id="942" w:author="MPH" w:date="2011-11-09T23:01:00Z">
          <w:r w:rsidR="00916BC5" w:rsidDel="0091125B">
            <w:rPr>
              <w:noProof/>
            </w:rPr>
            <w:delText>10</w:delText>
          </w:r>
        </w:del>
      </w:fldSimple>
      <w:r>
        <w:t>: verschiedene Konfigurationsdateien</w:t>
      </w:r>
    </w:p>
    <w:p w:rsidR="007A43E0" w:rsidRPr="007A43E0" w:rsidRDefault="007A43E0" w:rsidP="00B251A4"/>
    <w:p w:rsidR="005625A1" w:rsidRDefault="007A43E0" w:rsidP="00B251A4">
      <w:pPr>
        <w:pStyle w:val="berschrift3"/>
        <w:numPr>
          <w:ilvl w:val="2"/>
          <w:numId w:val="3"/>
        </w:numPr>
      </w:pPr>
      <w:bookmarkStart w:id="943" w:name="_Toc308644282"/>
      <w:r>
        <w:t>Programmkonfiguration</w:t>
      </w:r>
      <w:bookmarkEnd w:id="943"/>
    </w:p>
    <w:p w:rsidR="00B251A4" w:rsidRPr="00B251A4" w:rsidRDefault="00B251A4" w:rsidP="00B251A4"/>
    <w:p w:rsidR="007A43E0" w:rsidRPr="007A43E0" w:rsidRDefault="007A43E0" w:rsidP="00B251A4">
      <w:r w:rsidRPr="007A43E0">
        <w:t>Die Programm</w:t>
      </w:r>
      <w:r>
        <w:t>konfiguration wird in einer XML</w:t>
      </w:r>
      <w:r>
        <w:rPr>
          <w:rStyle w:val="Funotenzeichen"/>
        </w:rPr>
        <w:footnoteReference w:id="8"/>
      </w:r>
      <w:r w:rsidRPr="007A43E0">
        <w:t>-Datei gespeichert. Sie umfasst folgende Punkte:</w:t>
      </w:r>
    </w:p>
    <w:p w:rsidR="007A43E0" w:rsidRDefault="007A43E0" w:rsidP="00B251A4">
      <w:pPr>
        <w:numPr>
          <w:ilvl w:val="0"/>
          <w:numId w:val="24"/>
        </w:numPr>
      </w:pPr>
      <w:r w:rsidRPr="007A43E0">
        <w:t>ausgewählte Sprache [en / de / ...]</w:t>
      </w:r>
    </w:p>
    <w:p w:rsidR="007A43E0" w:rsidRPr="007A43E0" w:rsidRDefault="007A43E0" w:rsidP="00B251A4">
      <w:pPr>
        <w:numPr>
          <w:ilvl w:val="0"/>
          <w:numId w:val="24"/>
        </w:numPr>
      </w:pPr>
      <w:r w:rsidRPr="007A43E0">
        <w:t>automatisches Speichern [an / aus]</w:t>
      </w:r>
    </w:p>
    <w:p w:rsidR="007A43E0" w:rsidRPr="007A43E0" w:rsidRDefault="007A43E0" w:rsidP="00B251A4">
      <w:pPr>
        <w:numPr>
          <w:ilvl w:val="0"/>
          <w:numId w:val="24"/>
        </w:numPr>
      </w:pPr>
      <w:r w:rsidRPr="007A43E0">
        <w:t>ausgewähltes Userlevel [Beginner / Expert]</w:t>
      </w:r>
    </w:p>
    <w:p w:rsidR="007A43E0" w:rsidRPr="007A43E0" w:rsidRDefault="007A43E0" w:rsidP="00B251A4">
      <w:pPr>
        <w:numPr>
          <w:ilvl w:val="0"/>
          <w:numId w:val="24"/>
        </w:numPr>
      </w:pPr>
      <w:r w:rsidRPr="007A43E0">
        <w:t>Fensternamen [Multicastor / eigene Eingabe]</w:t>
      </w:r>
    </w:p>
    <w:p w:rsidR="007A43E0" w:rsidRPr="007A43E0" w:rsidRDefault="007A43E0" w:rsidP="00B251A4">
      <w:pPr>
        <w:numPr>
          <w:ilvl w:val="0"/>
          <w:numId w:val="24"/>
        </w:numPr>
      </w:pPr>
      <w:r w:rsidRPr="007A43E0">
        <w:t>standartmäßig aktiver Tab [L2 Sender / L2 Rece</w:t>
      </w:r>
      <w:r>
        <w:t>i</w:t>
      </w:r>
      <w:r w:rsidRPr="007A43E0">
        <w:t>ver / L3 Sender / L3 Rece</w:t>
      </w:r>
      <w:r>
        <w:t>i</w:t>
      </w:r>
      <w:r w:rsidRPr="007A43E0">
        <w:t>ver]</w:t>
      </w:r>
    </w:p>
    <w:p w:rsidR="007A43E0" w:rsidRPr="007A43E0" w:rsidRDefault="007A43E0" w:rsidP="00B251A4">
      <w:pPr>
        <w:numPr>
          <w:ilvl w:val="0"/>
          <w:numId w:val="24"/>
        </w:numPr>
      </w:pPr>
      <w:r w:rsidRPr="007A43E0">
        <w:t>Standartwerte für das Hinzu</w:t>
      </w:r>
      <w:r>
        <w:t>fügen eines neuen Senders / Rec</w:t>
      </w:r>
      <w:r w:rsidRPr="007A43E0">
        <w:t>e</w:t>
      </w:r>
      <w:r>
        <w:t>i</w:t>
      </w:r>
      <w:r w:rsidRPr="007A43E0">
        <w:t>vers</w:t>
      </w:r>
    </w:p>
    <w:p w:rsidR="007A43E0" w:rsidRPr="007A43E0" w:rsidRDefault="007A43E0" w:rsidP="00B251A4">
      <w:pPr>
        <w:numPr>
          <w:ilvl w:val="1"/>
          <w:numId w:val="24"/>
        </w:numPr>
      </w:pPr>
      <w:r w:rsidRPr="007A43E0">
        <w:t>L2 Sender Standartwerte</w:t>
      </w:r>
    </w:p>
    <w:p w:rsidR="007A43E0" w:rsidRPr="007A43E0" w:rsidRDefault="007A43E0" w:rsidP="00B251A4">
      <w:pPr>
        <w:numPr>
          <w:ilvl w:val="1"/>
          <w:numId w:val="24"/>
        </w:numPr>
      </w:pPr>
      <w:r>
        <w:t>L2 Rec</w:t>
      </w:r>
      <w:r w:rsidRPr="007A43E0">
        <w:t>e</w:t>
      </w:r>
      <w:r>
        <w:t>i</w:t>
      </w:r>
      <w:r w:rsidRPr="007A43E0">
        <w:t>ver Standartwerte</w:t>
      </w:r>
    </w:p>
    <w:p w:rsidR="007A43E0" w:rsidRPr="007A43E0" w:rsidRDefault="007A43E0" w:rsidP="00B251A4">
      <w:pPr>
        <w:numPr>
          <w:ilvl w:val="1"/>
          <w:numId w:val="24"/>
        </w:numPr>
      </w:pPr>
      <w:r w:rsidRPr="007A43E0">
        <w:t>L3 Sender Standartwerte</w:t>
      </w:r>
    </w:p>
    <w:p w:rsidR="007A43E0" w:rsidRPr="007A43E0" w:rsidRDefault="007A43E0" w:rsidP="00B251A4">
      <w:pPr>
        <w:numPr>
          <w:ilvl w:val="1"/>
          <w:numId w:val="24"/>
        </w:numPr>
      </w:pPr>
      <w:r>
        <w:t>L3 Rec</w:t>
      </w:r>
      <w:r w:rsidRPr="007A43E0">
        <w:t>e</w:t>
      </w:r>
      <w:r>
        <w:t>i</w:t>
      </w:r>
      <w:r w:rsidRPr="007A43E0">
        <w:t>ver Standartwerte</w:t>
      </w:r>
    </w:p>
    <w:p w:rsidR="007A43E0" w:rsidRPr="007A43E0" w:rsidRDefault="007A43E0" w:rsidP="00B251A4">
      <w:pPr>
        <w:numPr>
          <w:ilvl w:val="0"/>
          <w:numId w:val="24"/>
        </w:numPr>
      </w:pPr>
      <w:r w:rsidRPr="007A43E0">
        <w:t>Reihenfolge der Spalten</w:t>
      </w:r>
    </w:p>
    <w:p w:rsidR="005625A1" w:rsidRDefault="005625A1" w:rsidP="00B251A4"/>
    <w:p w:rsidR="007A43E0" w:rsidRDefault="007A43E0" w:rsidP="00B251A4">
      <w:pPr>
        <w:pStyle w:val="berschrift3"/>
        <w:numPr>
          <w:ilvl w:val="2"/>
          <w:numId w:val="3"/>
        </w:numPr>
      </w:pPr>
      <w:bookmarkStart w:id="944" w:name="_Toc308644283"/>
      <w:r>
        <w:lastRenderedPageBreak/>
        <w:t>Userkonfiguration</w:t>
      </w:r>
      <w:bookmarkEnd w:id="944"/>
    </w:p>
    <w:p w:rsidR="00B251A4" w:rsidRPr="00B251A4" w:rsidRDefault="00B251A4" w:rsidP="00B251A4"/>
    <w:p w:rsidR="007A43E0" w:rsidRPr="007A43E0" w:rsidRDefault="007A43E0" w:rsidP="00B251A4">
      <w:r w:rsidRPr="007A43E0">
        <w:t>Auch Userkonfigurationen werden in XML-Dateien gespeichert.</w:t>
      </w:r>
      <w:del w:id="945" w:author="Jonas" w:date="2011-11-06T23:45:00Z">
        <w:r w:rsidRPr="007A43E0" w:rsidDel="00DE33E5">
          <w:delText xml:space="preserve"> </w:delText>
        </w:r>
        <w:r w:rsidRPr="007A43E0" w:rsidDel="00DE33E5">
          <w:br/>
        </w:r>
      </w:del>
      <w:ins w:id="946" w:author="Jonas" w:date="2011-11-06T23:45:00Z">
        <w:r w:rsidR="00DE33E5">
          <w:t xml:space="preserve"> </w:t>
        </w:r>
      </w:ins>
      <w:r w:rsidRPr="007A43E0">
        <w:t>Diese umfassen folgende Punkte:</w:t>
      </w:r>
    </w:p>
    <w:p w:rsidR="007A43E0" w:rsidRPr="007A43E0" w:rsidRDefault="007A43E0" w:rsidP="00B251A4">
      <w:pPr>
        <w:numPr>
          <w:ilvl w:val="0"/>
          <w:numId w:val="25"/>
        </w:numPr>
      </w:pPr>
      <w:r w:rsidRPr="007A43E0">
        <w:t>L2 Sender</w:t>
      </w:r>
    </w:p>
    <w:p w:rsidR="007A43E0" w:rsidRPr="007A43E0" w:rsidRDefault="007A43E0" w:rsidP="00B251A4">
      <w:pPr>
        <w:numPr>
          <w:ilvl w:val="1"/>
          <w:numId w:val="25"/>
        </w:numPr>
      </w:pPr>
      <w:r w:rsidRPr="007A43E0">
        <w:t>Multicast-MAC-Adresse</w:t>
      </w:r>
    </w:p>
    <w:p w:rsidR="007A43E0" w:rsidRDefault="00A70637" w:rsidP="00B251A4">
      <w:pPr>
        <w:numPr>
          <w:ilvl w:val="1"/>
          <w:numId w:val="25"/>
        </w:numPr>
      </w:pPr>
      <w:r>
        <w:t>Netzwerkinterface</w:t>
      </w:r>
    </w:p>
    <w:p w:rsidR="00A70637" w:rsidRDefault="00A70637" w:rsidP="00B251A4">
      <w:pPr>
        <w:numPr>
          <w:ilvl w:val="1"/>
          <w:numId w:val="25"/>
        </w:numPr>
      </w:pPr>
      <w:r>
        <w:t>Paketlänge</w:t>
      </w:r>
    </w:p>
    <w:p w:rsidR="00A70637" w:rsidRPr="007A43E0" w:rsidRDefault="00A70637" w:rsidP="00B251A4">
      <w:pPr>
        <w:numPr>
          <w:ilvl w:val="1"/>
          <w:numId w:val="25"/>
        </w:numPr>
      </w:pPr>
      <w:r>
        <w:t>gewünschte Datenrate</w:t>
      </w:r>
    </w:p>
    <w:p w:rsidR="007A43E0" w:rsidRPr="007A43E0" w:rsidRDefault="007A43E0" w:rsidP="00B251A4">
      <w:pPr>
        <w:numPr>
          <w:ilvl w:val="0"/>
          <w:numId w:val="25"/>
        </w:numPr>
      </w:pPr>
      <w:r>
        <w:t>L2 Rec</w:t>
      </w:r>
      <w:r w:rsidRPr="007A43E0">
        <w:t>e</w:t>
      </w:r>
      <w:r>
        <w:t>i</w:t>
      </w:r>
      <w:r w:rsidRPr="007A43E0">
        <w:t>ver</w:t>
      </w:r>
    </w:p>
    <w:p w:rsidR="007A43E0" w:rsidRDefault="007A43E0" w:rsidP="00B251A4">
      <w:pPr>
        <w:numPr>
          <w:ilvl w:val="1"/>
          <w:numId w:val="25"/>
        </w:numPr>
      </w:pPr>
      <w:r w:rsidRPr="007A43E0">
        <w:t>Multicast-MAC-Adresse</w:t>
      </w:r>
    </w:p>
    <w:p w:rsidR="006201E4" w:rsidRPr="007A43E0" w:rsidRDefault="006201E4" w:rsidP="00B251A4">
      <w:pPr>
        <w:numPr>
          <w:ilvl w:val="1"/>
          <w:numId w:val="25"/>
        </w:numPr>
      </w:pPr>
      <w:r>
        <w:t>Netzwerkinterface</w:t>
      </w:r>
    </w:p>
    <w:p w:rsidR="007A43E0" w:rsidRPr="007A43E0" w:rsidRDefault="007A43E0" w:rsidP="00B251A4">
      <w:pPr>
        <w:numPr>
          <w:ilvl w:val="0"/>
          <w:numId w:val="25"/>
        </w:numPr>
      </w:pPr>
      <w:r w:rsidRPr="007A43E0">
        <w:t>L3 Sender</w:t>
      </w:r>
    </w:p>
    <w:p w:rsidR="007A43E0" w:rsidRPr="007A43E0" w:rsidRDefault="009A49EF" w:rsidP="00B251A4">
      <w:pPr>
        <w:numPr>
          <w:ilvl w:val="1"/>
          <w:numId w:val="25"/>
        </w:numPr>
      </w:pPr>
      <w:r>
        <w:t>Multic</w:t>
      </w:r>
      <w:r w:rsidR="007A43E0" w:rsidRPr="007A43E0">
        <w:t>ast</w:t>
      </w:r>
      <w:r>
        <w:t>-IP</w:t>
      </w:r>
      <w:r w:rsidR="007A43E0" w:rsidRPr="007A43E0">
        <w:t>-Adresse</w:t>
      </w:r>
    </w:p>
    <w:p w:rsidR="007A43E0" w:rsidRPr="007A43E0" w:rsidRDefault="007A43E0" w:rsidP="00B251A4">
      <w:pPr>
        <w:numPr>
          <w:ilvl w:val="1"/>
          <w:numId w:val="25"/>
        </w:numPr>
      </w:pPr>
      <w:r w:rsidRPr="007A43E0">
        <w:t>Netzwerkinterface</w:t>
      </w:r>
    </w:p>
    <w:p w:rsidR="007A43E0" w:rsidRPr="007A43E0" w:rsidRDefault="007A43E0" w:rsidP="00B251A4">
      <w:pPr>
        <w:numPr>
          <w:ilvl w:val="1"/>
          <w:numId w:val="25"/>
        </w:numPr>
      </w:pPr>
      <w:r w:rsidRPr="007A43E0">
        <w:t>Port</w:t>
      </w:r>
    </w:p>
    <w:p w:rsidR="007A43E0" w:rsidRPr="007A43E0" w:rsidRDefault="007A43E0" w:rsidP="00B251A4">
      <w:pPr>
        <w:numPr>
          <w:ilvl w:val="1"/>
          <w:numId w:val="25"/>
        </w:numPr>
      </w:pPr>
      <w:r w:rsidRPr="007A43E0">
        <w:t>Paketlänge</w:t>
      </w:r>
    </w:p>
    <w:p w:rsidR="007A43E0" w:rsidRPr="007A43E0" w:rsidRDefault="007A43E0" w:rsidP="00B251A4">
      <w:pPr>
        <w:numPr>
          <w:ilvl w:val="1"/>
          <w:numId w:val="25"/>
        </w:numPr>
      </w:pPr>
      <w:r w:rsidRPr="007A43E0">
        <w:t>TTL</w:t>
      </w:r>
      <w:r w:rsidR="009A49EF">
        <w:rPr>
          <w:rStyle w:val="Funotenzeichen"/>
        </w:rPr>
        <w:footnoteReference w:id="9"/>
      </w:r>
    </w:p>
    <w:p w:rsidR="007A43E0" w:rsidRPr="007A43E0" w:rsidRDefault="007A43E0" w:rsidP="00B251A4">
      <w:pPr>
        <w:numPr>
          <w:ilvl w:val="1"/>
          <w:numId w:val="25"/>
        </w:numPr>
      </w:pPr>
      <w:r w:rsidRPr="007A43E0">
        <w:t>gewünschte Datenrate</w:t>
      </w:r>
    </w:p>
    <w:p w:rsidR="007A43E0" w:rsidRPr="007A43E0" w:rsidRDefault="007A43E0" w:rsidP="00B251A4">
      <w:pPr>
        <w:numPr>
          <w:ilvl w:val="0"/>
          <w:numId w:val="25"/>
        </w:numPr>
      </w:pPr>
      <w:r w:rsidRPr="007A43E0">
        <w:t>L3 Rece</w:t>
      </w:r>
      <w:r w:rsidR="009A49EF">
        <w:t>i</w:t>
      </w:r>
      <w:r w:rsidRPr="007A43E0">
        <w:t>ver</w:t>
      </w:r>
    </w:p>
    <w:p w:rsidR="007A43E0" w:rsidRPr="007A43E0" w:rsidRDefault="007A43E0" w:rsidP="00B251A4">
      <w:pPr>
        <w:numPr>
          <w:ilvl w:val="1"/>
          <w:numId w:val="25"/>
        </w:numPr>
      </w:pPr>
      <w:r w:rsidRPr="007A43E0">
        <w:t>Multicast</w:t>
      </w:r>
      <w:r w:rsidR="009A49EF">
        <w:t>-IP</w:t>
      </w:r>
      <w:r w:rsidRPr="007A43E0">
        <w:t>-Adresse</w:t>
      </w:r>
    </w:p>
    <w:p w:rsidR="007A43E0" w:rsidRPr="007A43E0" w:rsidRDefault="007A43E0" w:rsidP="00B251A4">
      <w:pPr>
        <w:numPr>
          <w:ilvl w:val="1"/>
          <w:numId w:val="25"/>
        </w:numPr>
      </w:pPr>
      <w:r w:rsidRPr="007A43E0">
        <w:t>Port</w:t>
      </w:r>
    </w:p>
    <w:p w:rsidR="007A43E0" w:rsidRPr="007A43E0" w:rsidRDefault="007A43E0" w:rsidP="00B251A4">
      <w:pPr>
        <w:numPr>
          <w:ilvl w:val="0"/>
          <w:numId w:val="25"/>
        </w:numPr>
      </w:pPr>
      <w:r w:rsidRPr="007A43E0">
        <w:t>PC-Kennung und Speicherzeitpunkt</w:t>
      </w:r>
    </w:p>
    <w:p w:rsidR="007A43E0" w:rsidRDefault="007A43E0" w:rsidP="00B251A4"/>
    <w:p w:rsidR="00D073B6" w:rsidRDefault="007A43E0" w:rsidP="00B251A4">
      <w:r w:rsidRPr="007A43E0">
        <w:t>Es soll ein inkrementelles</w:t>
      </w:r>
      <w:ins w:id="947" w:author="Jonas" w:date="2011-11-06T23:46:00Z">
        <w:r w:rsidR="00DE33E5">
          <w:t xml:space="preserve"> und partielles</w:t>
        </w:r>
      </w:ins>
      <w:r w:rsidRPr="007A43E0">
        <w:t xml:space="preserve"> Laden sowie </w:t>
      </w:r>
      <w:ins w:id="948" w:author="Jonas" w:date="2011-11-06T23:46:00Z">
        <w:r w:rsidR="00DE33E5">
          <w:t xml:space="preserve">ein partielles </w:t>
        </w:r>
      </w:ins>
      <w:r w:rsidRPr="007A43E0">
        <w:t>Speichern ermöglicht werden.</w:t>
      </w:r>
    </w:p>
    <w:p w:rsidR="00D073B6" w:rsidRDefault="007A43E0" w:rsidP="00B251A4">
      <w:r w:rsidRPr="007A43E0">
        <w:lastRenderedPageBreak/>
        <w:t xml:space="preserve">Beim Laden bedeutet dies, dass der Nutzer entweder eine ganze Konfigurationsdatei laden, oder aber auch nur Teile der Datei auswählen kann. </w:t>
      </w:r>
      <w:r w:rsidR="00D073B6">
        <w:t>Des Weiteren</w:t>
      </w:r>
      <w:r w:rsidRPr="007A43E0">
        <w:t xml:space="preserve"> kann er inkrementell aus mehreren Dateien hintereinander laden, ohne das</w:t>
      </w:r>
      <w:r w:rsidR="00D073B6">
        <w:t>s</w:t>
      </w:r>
      <w:r w:rsidRPr="007A43E0">
        <w:t xml:space="preserve"> vorher geladene Konfigurationen verloren gehen.</w:t>
      </w:r>
    </w:p>
    <w:p w:rsidR="007A43E0" w:rsidRDefault="007A43E0" w:rsidP="00B251A4">
      <w:r w:rsidRPr="007A43E0">
        <w:t xml:space="preserve">Ebenso kann </w:t>
      </w:r>
      <w:r w:rsidR="00D073B6">
        <w:t>der Nutzer</w:t>
      </w:r>
      <w:r w:rsidRPr="007A43E0">
        <w:t xml:space="preserve"> beim Speichern die komplette Konfiguration</w:t>
      </w:r>
      <w:ins w:id="949" w:author="MPH" w:date="2011-11-07T22:39:00Z">
        <w:r w:rsidR="00084B8D">
          <w:t xml:space="preserve"> oder auch nur Teile</w:t>
        </w:r>
      </w:ins>
      <w:del w:id="950" w:author="MPH" w:date="2011-11-07T22:39:00Z">
        <w:r w:rsidRPr="007A43E0" w:rsidDel="00084B8D">
          <w:delText xml:space="preserve"> </w:delText>
        </w:r>
      </w:del>
      <w:r w:rsidRPr="007A43E0">
        <w:t>speichern</w:t>
      </w:r>
      <w:del w:id="951" w:author="MPH" w:date="2011-11-07T22:39:00Z">
        <w:r w:rsidRPr="007A43E0" w:rsidDel="00084B8D">
          <w:delText>, oder aber auch nur Teile</w:delText>
        </w:r>
      </w:del>
      <w:r w:rsidRPr="007A43E0">
        <w:t>.</w:t>
      </w:r>
      <w:del w:id="952" w:author="MPH" w:date="2011-11-07T22:38:00Z">
        <w:r w:rsidRPr="007A43E0" w:rsidDel="00084B8D">
          <w:delText xml:space="preserve"> Des Weiteren hat der Nutzer die Möglichkeit bestimmte Konfigurationen in eine schon bestehende Konfigurationsdatei hinein</w:delText>
        </w:r>
        <w:r w:rsidR="0001269D" w:rsidDel="00084B8D">
          <w:delText>z</w:delText>
        </w:r>
        <w:r w:rsidRPr="007A43E0" w:rsidDel="00084B8D">
          <w:delText>uspeichern.</w:delText>
        </w:r>
      </w:del>
    </w:p>
    <w:p w:rsidR="006D43CE" w:rsidRDefault="006D43CE" w:rsidP="00B251A4"/>
    <w:p w:rsidR="006D43CE" w:rsidRDefault="006D43CE" w:rsidP="00B251A4">
      <w:pPr>
        <w:pStyle w:val="berschrift3"/>
        <w:numPr>
          <w:ilvl w:val="2"/>
          <w:numId w:val="3"/>
        </w:numPr>
      </w:pPr>
      <w:bookmarkStart w:id="953" w:name="_Toc308644284"/>
      <w:r>
        <w:t>Sprachkonfigurationsdateien</w:t>
      </w:r>
      <w:bookmarkEnd w:id="953"/>
    </w:p>
    <w:p w:rsidR="00B251A4" w:rsidRPr="00B251A4" w:rsidRDefault="00B251A4" w:rsidP="00B251A4"/>
    <w:p w:rsidR="006D43CE" w:rsidRDefault="006D43CE" w:rsidP="00B251A4">
      <w:r>
        <w:t>Es wird für jede Sprache jeweils eine Sprachdatei geben. Es werden eine englische und eine deutsche Sprachdatei zu Verfügung gestellt. Der Nutzer hat die Möglichkeit, weitere Sprachdateien zu erstellen und im MultiCastor zu laden.</w:t>
      </w:r>
    </w:p>
    <w:p w:rsidR="006D43CE" w:rsidRDefault="006D43CE" w:rsidP="00B251A4">
      <w:r>
        <w:t>Wenn eine neue Sprache eingestellt wird, wird eine Warnung ausgegeben, wenn gerade ein Multicast-Strom aktiv ist, denn um die Sprache zu ändern, muss der Multicastor neugestartet werden.</w:t>
      </w:r>
    </w:p>
    <w:p w:rsidR="006D43CE" w:rsidRDefault="006D43CE" w:rsidP="00B251A4"/>
    <w:p w:rsidR="006D43CE" w:rsidRDefault="006D43CE" w:rsidP="00B251A4">
      <w:r>
        <w:t>Wie eine Sprachdatei zu erstellen ist, ist dem</w:t>
      </w:r>
      <w:r w:rsidR="00E751AB">
        <w:t xml:space="preserve"> </w:t>
      </w:r>
      <w:del w:id="954" w:author="Jonas" w:date="2011-11-06T23:47:00Z">
        <w:r w:rsidR="00E751AB" w:rsidDel="00DE33E5">
          <w:delText>-</w:delText>
        </w:r>
        <w:r w:rsidDel="00DE33E5">
          <w:delText xml:space="preserve"> im Multicastor integrierten</w:delText>
        </w:r>
        <w:r w:rsidR="00E751AB" w:rsidDel="00DE33E5">
          <w:delText xml:space="preserve"> -</w:delText>
        </w:r>
      </w:del>
      <w:ins w:id="955" w:author="Jonas" w:date="2011-11-06T23:47:00Z">
        <w:r w:rsidR="00DE33E5">
          <w:t>mitgelieferten</w:t>
        </w:r>
      </w:ins>
      <w:r>
        <w:t xml:space="preserve"> Manual zu entnehmen.</w:t>
      </w:r>
    </w:p>
    <w:p w:rsidR="00B31547" w:rsidRDefault="00B31547" w:rsidP="00B251A4"/>
    <w:p w:rsidR="00B31547" w:rsidRDefault="00B31547" w:rsidP="00B251A4">
      <w:pPr>
        <w:pStyle w:val="berschrift3"/>
        <w:numPr>
          <w:ilvl w:val="2"/>
          <w:numId w:val="3"/>
        </w:numPr>
      </w:pPr>
      <w:bookmarkStart w:id="956" w:name="_Toc308644285"/>
      <w:r>
        <w:t>Manual-PDF</w:t>
      </w:r>
      <w:bookmarkEnd w:id="956"/>
    </w:p>
    <w:p w:rsidR="00B251A4" w:rsidRPr="00B251A4" w:rsidRDefault="00B251A4" w:rsidP="00B251A4"/>
    <w:p w:rsidR="00B31547" w:rsidRDefault="00B31547" w:rsidP="00B251A4">
      <w:r>
        <w:t>Die Beschreibung, sowie die Konfiguration des MultiCastors ist dem Manual-PDF zu entnehmen, welches direkt aus dem MultiCastor (unter Info-&gt;Help) geöffnet werden kann.</w:t>
      </w:r>
    </w:p>
    <w:p w:rsidR="00B31547" w:rsidRPr="00B31547" w:rsidRDefault="00B31547" w:rsidP="00B251A4">
      <w:r>
        <w:t>Hinsichtlich der Multilingualität wird das Manual von uns in englischer und deutscher Ausführung zur Verfügung gestellt. Der MultiCastor öffnet anhand der eingestellten Sprache das entsprechende PDF. Wenn eine Sprache eingestellt ist, zu der es kein Manual gibt, wird das englische Manual angezeigt.</w:t>
      </w:r>
    </w:p>
    <w:p w:rsidR="005625A1" w:rsidRDefault="005625A1" w:rsidP="00B251A4"/>
    <w:p w:rsidR="005625A1" w:rsidRDefault="00291858" w:rsidP="00E01B92">
      <w:pPr>
        <w:pStyle w:val="berschrift1"/>
        <w:numPr>
          <w:ilvl w:val="0"/>
          <w:numId w:val="3"/>
        </w:numPr>
      </w:pPr>
      <w:bookmarkStart w:id="957" w:name="_Toc308644286"/>
      <w:r>
        <w:t>Integration eines neuen Protokolls – MMRP</w:t>
      </w:r>
      <w:bookmarkEnd w:id="957"/>
    </w:p>
    <w:p w:rsidR="00E01B92" w:rsidRPr="00E01B92" w:rsidRDefault="00E01B92" w:rsidP="00E01B92"/>
    <w:p w:rsidR="00291858" w:rsidRDefault="00291858" w:rsidP="00E01B92">
      <w:r w:rsidRPr="00291858">
        <w:lastRenderedPageBreak/>
        <w:t xml:space="preserve">In </w:t>
      </w:r>
      <w:r>
        <w:t>diesem Abschnitt wird das MMR-</w:t>
      </w:r>
      <w:r w:rsidRPr="00291858">
        <w:t>Protokoll darg</w:t>
      </w:r>
      <w:r>
        <w:t>e</w:t>
      </w:r>
      <w:r w:rsidRPr="00291858">
        <w:t>stellt. E</w:t>
      </w:r>
      <w:r>
        <w:t>s wird erklärt, welche Aufgaben</w:t>
      </w:r>
      <w:r w:rsidRPr="00291858">
        <w:t xml:space="preserve"> das Protokoll zu erledigen hat, wie die Kommunikation abläuft, wie die einzelnen Switche</w:t>
      </w:r>
      <w:r>
        <w:t>s</w:t>
      </w:r>
      <w:r w:rsidRPr="00291858">
        <w:t xml:space="preserve"> aufgebaut werden müssen, um MMRP zu unterstützen und </w:t>
      </w:r>
      <w:r>
        <w:t>wie</w:t>
      </w:r>
      <w:r w:rsidRPr="00291858">
        <w:t xml:space="preserve"> der Aufbau der Zu</w:t>
      </w:r>
      <w:r>
        <w:t>standsautomaten und des MMRP-Pa</w:t>
      </w:r>
      <w:r w:rsidRPr="00291858">
        <w:t xml:space="preserve">ketes </w:t>
      </w:r>
      <w:r>
        <w:t>aussieht</w:t>
      </w:r>
      <w:r w:rsidRPr="00291858">
        <w:t>.</w:t>
      </w:r>
    </w:p>
    <w:p w:rsidR="00291858" w:rsidRDefault="00291858" w:rsidP="00E01B92"/>
    <w:p w:rsidR="00291858" w:rsidRDefault="00291858" w:rsidP="00291858">
      <w:pPr>
        <w:pStyle w:val="berschrift2"/>
        <w:numPr>
          <w:ilvl w:val="1"/>
          <w:numId w:val="3"/>
        </w:numPr>
      </w:pPr>
      <w:r>
        <w:t xml:space="preserve"> </w:t>
      </w:r>
      <w:bookmarkStart w:id="958" w:name="_Toc308644287"/>
      <w:r>
        <w:t>Einführung in das Multiple MAC Registration Protokolls</w:t>
      </w:r>
      <w:bookmarkEnd w:id="958"/>
    </w:p>
    <w:p w:rsidR="00E01B92" w:rsidRPr="00E01B92" w:rsidRDefault="00E01B92" w:rsidP="00E01B92"/>
    <w:p w:rsidR="005625A1" w:rsidRDefault="00291858" w:rsidP="00BC1773">
      <w:r>
        <w:t>Mit Hilfe des MMR-</w:t>
      </w:r>
      <w:r w:rsidRPr="00291858">
        <w:t>Protokolls sollen die Switche im Netzwerk selbstständig Multicast betreibe</w:t>
      </w:r>
      <w:r>
        <w:t>n. Da Switche nur auf der Layer-</w:t>
      </w:r>
      <w:r w:rsidRPr="00291858">
        <w:t>2</w:t>
      </w:r>
      <w:r>
        <w:t>-</w:t>
      </w:r>
      <w:r w:rsidRPr="00291858">
        <w:t>Ebene kommunizieren können, muss das Protokoll auch dort anknüpfen. Die folgenden Absätze werden darstellen, welche Aufgabe MMRP bewältigen muss, um Multicast zu betreiben.</w:t>
      </w:r>
    </w:p>
    <w:p w:rsidR="00291858" w:rsidRDefault="00291858" w:rsidP="00BC1773"/>
    <w:p w:rsidR="00291858" w:rsidRDefault="00291858" w:rsidP="00291858">
      <w:pPr>
        <w:pStyle w:val="berschrift3"/>
        <w:numPr>
          <w:ilvl w:val="2"/>
          <w:numId w:val="3"/>
        </w:numPr>
      </w:pPr>
      <w:bookmarkStart w:id="959" w:name="_Toc308644288"/>
      <w:r>
        <w:t>Registrierung von Multicast-Pfaden</w:t>
      </w:r>
      <w:bookmarkEnd w:id="959"/>
    </w:p>
    <w:p w:rsidR="00E01B92" w:rsidRPr="00E01B92" w:rsidRDefault="00E01B92" w:rsidP="00E01B92"/>
    <w:p w:rsidR="00291858" w:rsidRDefault="00291858" w:rsidP="00E01B92">
      <w:pPr>
        <w:pStyle w:val="KeinLeerraum"/>
        <w:jc w:val="center"/>
      </w:pPr>
      <w:r>
        <w:rPr>
          <w:noProof/>
        </w:rPr>
        <w:drawing>
          <wp:inline distT="0" distB="0" distL="0" distR="0">
            <wp:extent cx="5362575" cy="3143250"/>
            <wp:effectExtent l="19050" t="0" r="9525" b="0"/>
            <wp:docPr id="32" name="internal-source-marker_0.7599444382651555" descr="https://lh5.googleusercontent.com/g21qMrL9ndiU-0QLj-Zv_ah0QOh4lCOPLkA6H5KoO4qg4rEc02a6S2kqBisfWRlLvZuadb3WPXxU8N6So8GPq-nr2DLlaMBgGDSWNZ5X5wRAOxVu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g21qMrL9ndiU-0QLj-Zv_ah0QOh4lCOPLkA6H5KoO4qg4rEc02a6S2kqBisfWRlLvZuadb3WPXxU8N6So8GPq-nr2DLlaMBgGDSWNZ5X5wRAOxVuPLY"/>
                    <pic:cNvPicPr>
                      <a:picLocks noChangeAspect="1" noChangeArrowheads="1"/>
                    </pic:cNvPicPr>
                  </pic:nvPicPr>
                  <pic:blipFill>
                    <a:blip r:embed="rId21" cstate="print"/>
                    <a:srcRect/>
                    <a:stretch>
                      <a:fillRect/>
                    </a:stretch>
                  </pic:blipFill>
                  <pic:spPr bwMode="auto">
                    <a:xfrm>
                      <a:off x="0" y="0"/>
                      <a:ext cx="5362575" cy="3143250"/>
                    </a:xfrm>
                    <a:prstGeom prst="rect">
                      <a:avLst/>
                    </a:prstGeom>
                    <a:noFill/>
                    <a:ln w="9525">
                      <a:noFill/>
                      <a:miter lim="800000"/>
                      <a:headEnd/>
                      <a:tailEnd/>
                    </a:ln>
                  </pic:spPr>
                </pic:pic>
              </a:graphicData>
            </a:graphic>
          </wp:inline>
        </w:drawing>
      </w:r>
    </w:p>
    <w:p w:rsidR="00291858" w:rsidRPr="00291858" w:rsidRDefault="00291858" w:rsidP="00291858">
      <w:pPr>
        <w:pStyle w:val="Beschriftung"/>
        <w:jc w:val="center"/>
      </w:pPr>
      <w:r>
        <w:t xml:space="preserve">Abbildung </w:t>
      </w:r>
      <w:fldSimple w:instr=" SEQ Abbildung \* ARABIC ">
        <w:ins w:id="960" w:author="MPH" w:date="2011-11-09T23:01:00Z">
          <w:r w:rsidR="0091125B">
            <w:rPr>
              <w:noProof/>
            </w:rPr>
            <w:t>12</w:t>
          </w:r>
        </w:ins>
        <w:del w:id="961" w:author="MPH" w:date="2011-11-09T23:01:00Z">
          <w:r w:rsidR="00916BC5" w:rsidDel="0091125B">
            <w:rPr>
              <w:noProof/>
            </w:rPr>
            <w:delText>11</w:delText>
          </w:r>
        </w:del>
      </w:fldSimple>
      <w:r>
        <w:t>: Registrierung von MC-Pfaden</w:t>
      </w:r>
    </w:p>
    <w:p w:rsidR="00291858" w:rsidRDefault="00291858" w:rsidP="00BC1773">
      <w:r w:rsidRPr="00291858">
        <w:t>Jeder einzelne Switch muss in der Lage sein</w:t>
      </w:r>
      <w:r>
        <w:t>, den Empfänger mit dem</w:t>
      </w:r>
      <w:r w:rsidRPr="00291858">
        <w:t xml:space="preserve"> Sender verbinden zu können</w:t>
      </w:r>
      <w:r>
        <w:t>,</w:t>
      </w:r>
      <w:r w:rsidRPr="00291858">
        <w:t xml:space="preserve"> unabhän</w:t>
      </w:r>
      <w:r>
        <w:t>g</w:t>
      </w:r>
      <w:r w:rsidRPr="00291858">
        <w:t>ig</w:t>
      </w:r>
      <w:r>
        <w:t xml:space="preserve"> davon,</w:t>
      </w:r>
      <w:r w:rsidRPr="00291858">
        <w:t xml:space="preserve"> wie viele Zwischenstation</w:t>
      </w:r>
      <w:r>
        <w:t>en vorhanden sind. Erst bei einem</w:t>
      </w:r>
      <w:r w:rsidRPr="00291858">
        <w:t xml:space="preserve"> registrierten Pfad vom Empfänger zum Sender kann ein erfolgreiches Multicasting stattfinden.</w:t>
      </w:r>
    </w:p>
    <w:p w:rsidR="00291858" w:rsidRDefault="00291858" w:rsidP="00BC1773"/>
    <w:p w:rsidR="00291858" w:rsidRDefault="00291858" w:rsidP="00291858">
      <w:pPr>
        <w:pStyle w:val="berschrift3"/>
        <w:numPr>
          <w:ilvl w:val="2"/>
          <w:numId w:val="3"/>
        </w:numPr>
      </w:pPr>
      <w:bookmarkStart w:id="962" w:name="_Toc308644289"/>
      <w:r>
        <w:lastRenderedPageBreak/>
        <w:t>Reservierung von Multicast-Pfaden</w:t>
      </w:r>
      <w:bookmarkEnd w:id="962"/>
    </w:p>
    <w:p w:rsidR="00E01B92" w:rsidRPr="00E01B92" w:rsidRDefault="00E01B92" w:rsidP="00E01B92"/>
    <w:p w:rsidR="00291858" w:rsidRDefault="00291858" w:rsidP="00E01B92">
      <w:pPr>
        <w:pStyle w:val="KeinLeerraum"/>
        <w:jc w:val="center"/>
      </w:pPr>
      <w:r>
        <w:rPr>
          <w:noProof/>
        </w:rPr>
        <w:drawing>
          <wp:inline distT="0" distB="0" distL="0" distR="0">
            <wp:extent cx="5362575" cy="2762250"/>
            <wp:effectExtent l="19050" t="0" r="9525" b="0"/>
            <wp:docPr id="33" name="internal-source-marker_0.7599444382651555" descr="https://lh6.googleusercontent.com/9dPGFMBE6d3D_YNoRGOUfu6POejxUswPZkT8aoMg3xxYsg0gBw9nJb2q27taHrhUovcz2e6Xi6-Yu_8V4RjaghJGcRn3DomCfDOfSs_ZXyfx3zC0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9dPGFMBE6d3D_YNoRGOUfu6POejxUswPZkT8aoMg3xxYsg0gBw9nJb2q27taHrhUovcz2e6Xi6-Yu_8V4RjaghJGcRn3DomCfDOfSs_ZXyfx3zC06-U"/>
                    <pic:cNvPicPr>
                      <a:picLocks noChangeAspect="1" noChangeArrowheads="1"/>
                    </pic:cNvPicPr>
                  </pic:nvPicPr>
                  <pic:blipFill>
                    <a:blip r:embed="rId22" cstate="print"/>
                    <a:srcRect/>
                    <a:stretch>
                      <a:fillRect/>
                    </a:stretch>
                  </pic:blipFill>
                  <pic:spPr bwMode="auto">
                    <a:xfrm>
                      <a:off x="0" y="0"/>
                      <a:ext cx="5362575" cy="2762250"/>
                    </a:xfrm>
                    <a:prstGeom prst="rect">
                      <a:avLst/>
                    </a:prstGeom>
                    <a:noFill/>
                    <a:ln w="9525">
                      <a:noFill/>
                      <a:miter lim="800000"/>
                      <a:headEnd/>
                      <a:tailEnd/>
                    </a:ln>
                  </pic:spPr>
                </pic:pic>
              </a:graphicData>
            </a:graphic>
          </wp:inline>
        </w:drawing>
      </w:r>
    </w:p>
    <w:p w:rsidR="00291858" w:rsidRDefault="00291858" w:rsidP="00291858">
      <w:pPr>
        <w:pStyle w:val="Beschriftung"/>
        <w:jc w:val="center"/>
      </w:pPr>
      <w:r>
        <w:t xml:space="preserve">Abbildung </w:t>
      </w:r>
      <w:fldSimple w:instr=" SEQ Abbildung \* ARABIC ">
        <w:ins w:id="963" w:author="MPH" w:date="2011-11-09T23:01:00Z">
          <w:r w:rsidR="0091125B">
            <w:rPr>
              <w:noProof/>
            </w:rPr>
            <w:t>13</w:t>
          </w:r>
        </w:ins>
        <w:del w:id="964" w:author="MPH" w:date="2011-11-09T23:01:00Z">
          <w:r w:rsidR="00916BC5" w:rsidDel="0091125B">
            <w:rPr>
              <w:noProof/>
            </w:rPr>
            <w:delText>12</w:delText>
          </w:r>
        </w:del>
      </w:fldSimple>
      <w:r>
        <w:t>: Reservierung von MC-Pfaden</w:t>
      </w:r>
    </w:p>
    <w:p w:rsidR="00291858" w:rsidRDefault="00291858" w:rsidP="00291858">
      <w:r w:rsidRPr="00291858">
        <w:t>Eine erfolgreiche Registrierung alleine</w:t>
      </w:r>
      <w:r w:rsidR="00150BAA">
        <w:t>,</w:t>
      </w:r>
      <w:r w:rsidRPr="00291858">
        <w:t xml:space="preserve"> ermöglicht </w:t>
      </w:r>
      <w:r>
        <w:t>noch</w:t>
      </w:r>
      <w:r w:rsidRPr="00291858">
        <w:t xml:space="preserve"> keine</w:t>
      </w:r>
      <w:r>
        <w:t>n</w:t>
      </w:r>
      <w:r w:rsidRPr="00291858">
        <w:t xml:space="preserve"> Multicast. Der Empfänger muss seine angeforderten Daten erhalten können. Dieser Vorgang wird als Rese</w:t>
      </w:r>
      <w:r>
        <w:t>r</w:t>
      </w:r>
      <w:r w:rsidRPr="00291858">
        <w:t>vierung der Multicast-Pf</w:t>
      </w:r>
      <w:r>
        <w:t>a</w:t>
      </w:r>
      <w:r w:rsidRPr="00291858">
        <w:t xml:space="preserve">de </w:t>
      </w:r>
      <w:r>
        <w:t>bezeichnet</w:t>
      </w:r>
      <w:r w:rsidRPr="00291858">
        <w:t>. Die Switche</w:t>
      </w:r>
      <w:r>
        <w:t>s</w:t>
      </w:r>
      <w:r w:rsidRPr="00291858">
        <w:t xml:space="preserve"> haben </w:t>
      </w:r>
      <w:del w:id="965" w:author="Jonas" w:date="2011-11-06T23:51:00Z">
        <w:r w:rsidRPr="00291858" w:rsidDel="00DE33E5">
          <w:delText xml:space="preserve">sich </w:delText>
        </w:r>
      </w:del>
      <w:r w:rsidRPr="00291858">
        <w:t xml:space="preserve">die Ports </w:t>
      </w:r>
      <w:del w:id="966" w:author="Jonas" w:date="2011-11-06T23:51:00Z">
        <w:r w:rsidRPr="00291858" w:rsidDel="00DE33E5">
          <w:delText>gemerkt</w:delText>
        </w:r>
      </w:del>
      <w:ins w:id="967" w:author="Jonas" w:date="2011-11-06T23:51:00Z">
        <w:r w:rsidR="00DE33E5" w:rsidRPr="00291858">
          <w:t>ge</w:t>
        </w:r>
        <w:r w:rsidR="00DE33E5">
          <w:t>speichert</w:t>
        </w:r>
      </w:ins>
      <w:r w:rsidRPr="00291858">
        <w:t xml:space="preserve">, durch </w:t>
      </w:r>
      <w:r>
        <w:t>die</w:t>
      </w:r>
      <w:r w:rsidRPr="00291858">
        <w:t xml:space="preserve"> </w:t>
      </w:r>
      <w:r w:rsidR="00150BAA">
        <w:t>die</w:t>
      </w:r>
      <w:r w:rsidRPr="00291858">
        <w:t xml:space="preserve"> Empfänger verbunden </w:t>
      </w:r>
      <w:r w:rsidR="00150BAA">
        <w:t>sind</w:t>
      </w:r>
      <w:r>
        <w:t>. Beim Senden der Multicast-Pa</w:t>
      </w:r>
      <w:r w:rsidRPr="00291858">
        <w:t>kete werden die rese</w:t>
      </w:r>
      <w:r w:rsidR="00150BAA">
        <w:t>r</w:t>
      </w:r>
      <w:r w:rsidRPr="00291858">
        <w:t>v</w:t>
      </w:r>
      <w:r w:rsidR="00150BAA">
        <w:t>ierten Pfade genutzt, um die Pa</w:t>
      </w:r>
      <w:r w:rsidRPr="00291858">
        <w:t xml:space="preserve">kete </w:t>
      </w:r>
      <w:r w:rsidR="00150BAA">
        <w:t>zu den Empfängern zu übertragen.</w:t>
      </w:r>
    </w:p>
    <w:p w:rsidR="00150BAA" w:rsidRDefault="00150BAA" w:rsidP="00291858"/>
    <w:p w:rsidR="00150BAA" w:rsidRDefault="00150BAA" w:rsidP="00150BAA">
      <w:pPr>
        <w:pStyle w:val="berschrift3"/>
        <w:numPr>
          <w:ilvl w:val="2"/>
          <w:numId w:val="3"/>
        </w:numPr>
      </w:pPr>
      <w:bookmarkStart w:id="968" w:name="_Toc308644290"/>
      <w:r>
        <w:t>Deregistrierung von Multicast-Pfaden</w:t>
      </w:r>
      <w:bookmarkEnd w:id="968"/>
    </w:p>
    <w:p w:rsidR="00E01B92" w:rsidRPr="00E01B92" w:rsidRDefault="00E01B92" w:rsidP="00E01B92"/>
    <w:p w:rsidR="00150BAA" w:rsidRDefault="00150BAA" w:rsidP="00150BAA">
      <w:r>
        <w:t>Die Switches müssen ebenfalls in der Lage sein, die registrierten Pfade wieder freizugeben. Dies kann zwei verschiedene Gründe haben:</w:t>
      </w:r>
    </w:p>
    <w:p w:rsidR="00150BAA" w:rsidRDefault="00150BAA" w:rsidP="00150BAA">
      <w:pPr>
        <w:pStyle w:val="Listenabsatz"/>
        <w:numPr>
          <w:ilvl w:val="0"/>
          <w:numId w:val="26"/>
        </w:numPr>
      </w:pPr>
      <w:r>
        <w:t>Der Empfänger möchte die Daten nicht mehr empfangen.</w:t>
      </w:r>
    </w:p>
    <w:p w:rsidR="00150BAA" w:rsidRDefault="00150BAA" w:rsidP="00150BAA">
      <w:pPr>
        <w:pStyle w:val="Listenabsatz"/>
        <w:numPr>
          <w:ilvl w:val="0"/>
          <w:numId w:val="26"/>
        </w:numPr>
      </w:pPr>
      <w:r>
        <w:t>Der Sender löst seine Multicast Gruppe auf.</w:t>
      </w:r>
    </w:p>
    <w:p w:rsidR="00150BAA" w:rsidRDefault="00150BAA" w:rsidP="00150BAA"/>
    <w:p w:rsidR="00150BAA" w:rsidRPr="00150BAA" w:rsidRDefault="00150BAA" w:rsidP="00150BAA">
      <w:r>
        <w:t xml:space="preserve">Das Freigeben von Multicast-Pfade bezeichnet man auch als </w:t>
      </w:r>
      <w:r w:rsidRPr="00150BAA">
        <w:rPr>
          <w:i/>
        </w:rPr>
        <w:t>Source-Pruning</w:t>
      </w:r>
      <w:r>
        <w:t>.</w:t>
      </w:r>
    </w:p>
    <w:p w:rsidR="00291858" w:rsidRDefault="00291858" w:rsidP="00291858"/>
    <w:p w:rsidR="00150BAA" w:rsidRDefault="00150BAA" w:rsidP="00150BAA">
      <w:pPr>
        <w:pStyle w:val="berschrift2"/>
        <w:numPr>
          <w:ilvl w:val="1"/>
          <w:numId w:val="3"/>
        </w:numPr>
      </w:pPr>
      <w:r>
        <w:t xml:space="preserve"> </w:t>
      </w:r>
      <w:bookmarkStart w:id="969" w:name="_Toc308644291"/>
      <w:r>
        <w:t>Die Funktion des MMR-Protokolls</w:t>
      </w:r>
      <w:bookmarkEnd w:id="969"/>
    </w:p>
    <w:p w:rsidR="00E01B92" w:rsidRPr="00E01B92" w:rsidRDefault="00E01B92" w:rsidP="00E01B92"/>
    <w:p w:rsidR="00291858" w:rsidRDefault="003473E2" w:rsidP="00291858">
      <w:r w:rsidRPr="003473E2">
        <w:lastRenderedPageBreak/>
        <w:t>Hier wird beschrieben, wie MMRP funktioniert. Es wird betrachtet, wie ein Switch aufgebaut sein muss, um MMRP zu unterstützen, wie die Zustandsautomaten untereinander kommunizieren und wie die Kommunikation a</w:t>
      </w:r>
      <w:r>
        <w:t>bläuft, wenn man einen Pfad regi</w:t>
      </w:r>
      <w:r w:rsidRPr="003473E2">
        <w:t>st</w:t>
      </w:r>
      <w:r>
        <w:t>r</w:t>
      </w:r>
      <w:r w:rsidRPr="003473E2">
        <w:t>ieren, rese</w:t>
      </w:r>
      <w:r>
        <w:t>r</w:t>
      </w:r>
      <w:r w:rsidRPr="003473E2">
        <w:t>vieren oder freigeben will.</w:t>
      </w:r>
    </w:p>
    <w:p w:rsidR="00291858" w:rsidRPr="003473E2" w:rsidDel="00E52B48" w:rsidRDefault="003473E2" w:rsidP="00291858">
      <w:pPr>
        <w:rPr>
          <w:del w:id="970" w:author="MPH" w:date="2011-11-07T22:46:00Z"/>
          <w:b/>
          <w:color w:val="00B050"/>
        </w:rPr>
      </w:pPr>
      <w:del w:id="971" w:author="MPH" w:date="2011-11-07T22:46:00Z">
        <w:r w:rsidRPr="003473E2" w:rsidDel="00E52B48">
          <w:rPr>
            <w:b/>
            <w:color w:val="00B050"/>
          </w:rPr>
          <w:delText>// TODO:</w:delText>
        </w:r>
        <w:r w:rsidDel="00E52B48">
          <w:rPr>
            <w:b/>
            <w:color w:val="00B050"/>
          </w:rPr>
          <w:delText xml:space="preserve"> GRAFIK(Drei Switche stehen in Kommunikation. An Switch 1 &amp; 2 ein Host)</w:delText>
        </w:r>
      </w:del>
    </w:p>
    <w:p w:rsidR="00E52B48" w:rsidRDefault="00F074E7" w:rsidP="00E52B48">
      <w:pPr>
        <w:pStyle w:val="KeinLeerraum"/>
        <w:jc w:val="center"/>
        <w:rPr>
          <w:ins w:id="972" w:author="MPH" w:date="2011-11-07T22:47:00Z"/>
        </w:rPr>
      </w:pPr>
      <w:ins w:id="973" w:author="MPH" w:date="2011-11-07T22:46:00Z">
        <w:r>
          <w:rPr>
            <w:noProof/>
          </w:rPr>
          <w:drawing>
            <wp:inline distT="0" distB="0" distL="0" distR="0">
              <wp:extent cx="5753100" cy="2667000"/>
              <wp:effectExtent l="19050" t="0" r="0" b="0"/>
              <wp:docPr id="10" name="Bild 1" descr="C:\Users\Matthis\Desktop\mmrp-kommunik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mmrp-kommunikation.png"/>
                      <pic:cNvPicPr>
                        <a:picLocks noChangeAspect="1" noChangeArrowheads="1"/>
                      </pic:cNvPicPr>
                    </pic:nvPicPr>
                    <pic:blipFill>
                      <a:blip r:embed="rId23" cstate="print"/>
                      <a:srcRect/>
                      <a:stretch>
                        <a:fillRect/>
                      </a:stretch>
                    </pic:blipFill>
                    <pic:spPr bwMode="auto">
                      <a:xfrm>
                        <a:off x="0" y="0"/>
                        <a:ext cx="5753100" cy="2667000"/>
                      </a:xfrm>
                      <a:prstGeom prst="rect">
                        <a:avLst/>
                      </a:prstGeom>
                      <a:noFill/>
                      <a:ln w="9525">
                        <a:noFill/>
                        <a:miter lim="800000"/>
                        <a:headEnd/>
                        <a:tailEnd/>
                      </a:ln>
                    </pic:spPr>
                  </pic:pic>
                </a:graphicData>
              </a:graphic>
            </wp:inline>
          </w:drawing>
        </w:r>
      </w:ins>
    </w:p>
    <w:p w:rsidR="00291858" w:rsidRDefault="00E52B48" w:rsidP="00E52B48">
      <w:pPr>
        <w:pStyle w:val="Beschriftung"/>
        <w:jc w:val="center"/>
        <w:rPr>
          <w:ins w:id="974" w:author="MPH" w:date="2011-11-07T22:46:00Z"/>
        </w:rPr>
      </w:pPr>
      <w:ins w:id="975" w:author="MPH" w:date="2011-11-07T22:47:00Z">
        <w:r>
          <w:t xml:space="preserve">Abbildung </w:t>
        </w:r>
        <w:r w:rsidR="00091D7B">
          <w:fldChar w:fldCharType="begin"/>
        </w:r>
        <w:r>
          <w:instrText xml:space="preserve"> SEQ Abbildung \* ARABIC </w:instrText>
        </w:r>
      </w:ins>
      <w:r w:rsidR="00091D7B">
        <w:fldChar w:fldCharType="separate"/>
      </w:r>
      <w:ins w:id="976" w:author="MPH" w:date="2011-11-09T23:01:00Z">
        <w:r w:rsidR="0091125B">
          <w:rPr>
            <w:noProof/>
          </w:rPr>
          <w:t>14</w:t>
        </w:r>
      </w:ins>
      <w:ins w:id="977" w:author="MPH" w:date="2011-11-07T22:47:00Z">
        <w:r w:rsidR="00091D7B">
          <w:fldChar w:fldCharType="end"/>
        </w:r>
        <w:r>
          <w:t>: MMRP-Kommunikation zwischen mehreren Switches</w:t>
        </w:r>
      </w:ins>
    </w:p>
    <w:p w:rsidR="00E52B48" w:rsidRDefault="00E52B48" w:rsidP="00291858"/>
    <w:p w:rsidR="00B32E26" w:rsidRDefault="00B32E26" w:rsidP="00B32E26">
      <w:pPr>
        <w:pStyle w:val="berschrift3"/>
        <w:numPr>
          <w:ilvl w:val="2"/>
          <w:numId w:val="3"/>
        </w:numPr>
      </w:pPr>
      <w:bookmarkStart w:id="978" w:name="_Toc308644292"/>
      <w:r>
        <w:t>Nachrichtentypen beim MMR-Protokoll</w:t>
      </w:r>
      <w:bookmarkEnd w:id="978"/>
    </w:p>
    <w:p w:rsidR="00E01B92" w:rsidRPr="00E01B92" w:rsidRDefault="00E01B92" w:rsidP="00E01B92"/>
    <w:p w:rsidR="00B32E26" w:rsidRPr="00B32E26" w:rsidRDefault="00B32E26" w:rsidP="00B32E26">
      <w:r w:rsidRPr="00B32E26">
        <w:t xml:space="preserve">Es gibt </w:t>
      </w:r>
      <w:r>
        <w:t>6</w:t>
      </w:r>
      <w:r w:rsidRPr="00B32E26">
        <w:t xml:space="preserve"> Nachrichtentypen, die im MMRP definiert sind. Jeder Nachrichtentyp erfüllt seine eigene Funktion.</w:t>
      </w:r>
    </w:p>
    <w:p w:rsidR="00B32E26" w:rsidRPr="00B32E26" w:rsidRDefault="00B32E26" w:rsidP="00B32E26">
      <w:pPr>
        <w:numPr>
          <w:ilvl w:val="0"/>
          <w:numId w:val="27"/>
        </w:numPr>
      </w:pPr>
      <w:r w:rsidRPr="00B32E26">
        <w:t>JoinIn (</w:t>
      </w:r>
      <w:r w:rsidRPr="00B32E26">
        <w:rPr>
          <w:i/>
          <w:iCs/>
        </w:rPr>
        <w:t xml:space="preserve">Applicant </w:t>
      </w:r>
      <w:r>
        <w:t>deklariert und regi</w:t>
      </w:r>
      <w:r w:rsidRPr="00B32E26">
        <w:t>striert)</w:t>
      </w:r>
    </w:p>
    <w:p w:rsidR="00B32E26" w:rsidRPr="00B32E26" w:rsidRDefault="00B32E26" w:rsidP="00B32E26">
      <w:pPr>
        <w:numPr>
          <w:ilvl w:val="0"/>
          <w:numId w:val="27"/>
        </w:numPr>
      </w:pPr>
      <w:r w:rsidRPr="00B32E26">
        <w:t>In (</w:t>
      </w:r>
      <w:r w:rsidRPr="00B32E26">
        <w:rPr>
          <w:i/>
          <w:iCs/>
        </w:rPr>
        <w:t xml:space="preserve">Applicant </w:t>
      </w:r>
      <w:r w:rsidRPr="00B32E26">
        <w:rPr>
          <w:b/>
          <w:bCs/>
          <w:i/>
          <w:iCs/>
        </w:rPr>
        <w:t xml:space="preserve">nicht </w:t>
      </w:r>
      <w:r w:rsidRPr="00B32E26">
        <w:t>deklariert und reg</w:t>
      </w:r>
      <w:r>
        <w:t>i</w:t>
      </w:r>
      <w:r w:rsidRPr="00B32E26">
        <w:t>striert)</w:t>
      </w:r>
    </w:p>
    <w:p w:rsidR="00B32E26" w:rsidRPr="00B32E26" w:rsidRDefault="00B32E26" w:rsidP="00B32E26">
      <w:pPr>
        <w:numPr>
          <w:ilvl w:val="0"/>
          <w:numId w:val="27"/>
        </w:numPr>
      </w:pPr>
      <w:r w:rsidRPr="00B32E26">
        <w:t>JoinEmpty (</w:t>
      </w:r>
      <w:r w:rsidRPr="00B32E26">
        <w:rPr>
          <w:i/>
          <w:iCs/>
        </w:rPr>
        <w:t xml:space="preserve">Applicant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r w:rsidRPr="00B32E26">
        <w:t>Empty (</w:t>
      </w:r>
      <w:r w:rsidRPr="00B32E26">
        <w:rPr>
          <w:i/>
          <w:iCs/>
        </w:rPr>
        <w:t xml:space="preserve">Applicant </w:t>
      </w:r>
      <w:r w:rsidRPr="00B32E26">
        <w:rPr>
          <w:b/>
          <w:bCs/>
        </w:rPr>
        <w:t>nicht</w:t>
      </w:r>
      <w:r w:rsidRPr="00B32E26">
        <w:rPr>
          <w:i/>
          <w:iCs/>
        </w:rPr>
        <w:t xml:space="preserve"> </w:t>
      </w:r>
      <w:r w:rsidRPr="00B32E26">
        <w:t xml:space="preserve">deklariert und </w:t>
      </w:r>
      <w:r w:rsidRPr="00B32E26">
        <w:rPr>
          <w:b/>
          <w:bCs/>
        </w:rPr>
        <w:t>nicht</w:t>
      </w:r>
      <w:r w:rsidRPr="00B32E26">
        <w:t xml:space="preserve"> reg</w:t>
      </w:r>
      <w:r>
        <w:t>i</w:t>
      </w:r>
      <w:r w:rsidRPr="00B32E26">
        <w:t>striert)</w:t>
      </w:r>
    </w:p>
    <w:p w:rsidR="00B32E26" w:rsidRPr="00B32E26" w:rsidRDefault="00B32E26" w:rsidP="00B32E26">
      <w:pPr>
        <w:numPr>
          <w:ilvl w:val="0"/>
          <w:numId w:val="27"/>
        </w:numPr>
      </w:pPr>
      <w:r w:rsidRPr="00B32E26">
        <w:t>Leave (</w:t>
      </w:r>
      <w:r w:rsidRPr="00B32E26">
        <w:rPr>
          <w:i/>
          <w:iCs/>
        </w:rPr>
        <w:t xml:space="preserve">Applicant </w:t>
      </w:r>
      <w:r>
        <w:t>deregi</w:t>
      </w:r>
      <w:r w:rsidRPr="00B32E26">
        <w:t>strieren)</w:t>
      </w:r>
    </w:p>
    <w:p w:rsidR="00B32E26" w:rsidRPr="00B32E26" w:rsidRDefault="00B32E26" w:rsidP="00B32E26">
      <w:pPr>
        <w:numPr>
          <w:ilvl w:val="0"/>
          <w:numId w:val="27"/>
        </w:numPr>
      </w:pPr>
      <w:r w:rsidRPr="00B32E26">
        <w:t xml:space="preserve">LeaveAll (Alle </w:t>
      </w:r>
      <w:r w:rsidRPr="00B32E26">
        <w:rPr>
          <w:i/>
          <w:iCs/>
        </w:rPr>
        <w:t xml:space="preserve">Applicants </w:t>
      </w:r>
      <w:r>
        <w:t>deregi</w:t>
      </w:r>
      <w:r w:rsidRPr="00B32E26">
        <w:t>strieren)</w:t>
      </w:r>
    </w:p>
    <w:p w:rsidR="00B32E26" w:rsidRPr="00B32E26" w:rsidRDefault="00B32E26" w:rsidP="00B32E26"/>
    <w:p w:rsidR="00291858" w:rsidRDefault="00DA1724" w:rsidP="00DA1724">
      <w:pPr>
        <w:pStyle w:val="berschrift3"/>
        <w:numPr>
          <w:ilvl w:val="2"/>
          <w:numId w:val="3"/>
        </w:numPr>
      </w:pPr>
      <w:bookmarkStart w:id="979" w:name="_Toc308644293"/>
      <w:r>
        <w:t>Beschreibung der Zustandsautomaten</w:t>
      </w:r>
      <w:bookmarkEnd w:id="979"/>
    </w:p>
    <w:p w:rsidR="00E01B92" w:rsidRPr="00E01B92" w:rsidRDefault="00E01B92" w:rsidP="00E01B92"/>
    <w:p w:rsidR="00DA1724" w:rsidRDefault="00DA1724" w:rsidP="00DA1724">
      <w:r w:rsidRPr="00DA1724">
        <w:rPr>
          <w:b/>
          <w:bCs/>
          <w:i/>
          <w:iCs/>
        </w:rPr>
        <w:lastRenderedPageBreak/>
        <w:t>Registrar state machine</w:t>
      </w:r>
      <w:r w:rsidRPr="00DA1724">
        <w:t xml:space="preserve">: Die </w:t>
      </w:r>
      <w:r w:rsidRPr="00DA1724">
        <w:rPr>
          <w:i/>
          <w:iCs/>
        </w:rPr>
        <w:t xml:space="preserve">Registrar state machine </w:t>
      </w:r>
      <w:r>
        <w:t>verwaltet die regi</w:t>
      </w:r>
      <w:r w:rsidRPr="00DA1724">
        <w:t xml:space="preserve">strierten MAC-Adressen. Pro </w:t>
      </w:r>
      <w:r w:rsidR="00EF0ED1">
        <w:t>Multicast-</w:t>
      </w:r>
      <w:r w:rsidRPr="00DA1724">
        <w:t xml:space="preserve">Strom, der gesendet wird, benötigt man eine </w:t>
      </w:r>
      <w:r w:rsidRPr="00DA1724">
        <w:rPr>
          <w:i/>
          <w:iCs/>
        </w:rPr>
        <w:t xml:space="preserve">Registrar state machine. </w:t>
      </w:r>
      <w:r w:rsidRPr="00DA1724">
        <w:t>Ein Switch, der eine</w:t>
      </w:r>
      <w:r w:rsidR="00EF0ED1">
        <w:t>n</w:t>
      </w:r>
      <w:r w:rsidRPr="00DA1724">
        <w:t xml:space="preserve"> Multicast Strom nur empfängt</w:t>
      </w:r>
      <w:r w:rsidR="00EF0ED1">
        <w:t>,</w:t>
      </w:r>
      <w:r w:rsidRPr="00DA1724">
        <w:t xml:space="preserve"> benötigt keine </w:t>
      </w:r>
      <w:r w:rsidRPr="00DA1724">
        <w:rPr>
          <w:i/>
          <w:iCs/>
        </w:rPr>
        <w:t>Registrar state machin</w:t>
      </w:r>
      <w:r w:rsidR="00EF0ED1">
        <w:rPr>
          <w:i/>
          <w:iCs/>
        </w:rPr>
        <w:t xml:space="preserve"> </w:t>
      </w:r>
      <w:r>
        <w:t>zu initialisieren.</w:t>
      </w:r>
    </w:p>
    <w:p w:rsidR="00DA1724" w:rsidRDefault="00DA1724" w:rsidP="00DA1724">
      <w:pPr>
        <w:rPr>
          <w:b/>
          <w:bCs/>
          <w:i/>
          <w:iCs/>
        </w:rPr>
      </w:pPr>
    </w:p>
    <w:p w:rsidR="00EF0ED1" w:rsidRDefault="00DA1724" w:rsidP="00DA1724">
      <w:pPr>
        <w:rPr>
          <w:i/>
          <w:iCs/>
        </w:rPr>
      </w:pPr>
      <w:r w:rsidRPr="00DA1724">
        <w:rPr>
          <w:b/>
          <w:bCs/>
          <w:i/>
          <w:iCs/>
        </w:rPr>
        <w:t xml:space="preserve">Applicant state machine: </w:t>
      </w:r>
      <w:r w:rsidRPr="00DA1724">
        <w:t xml:space="preserve">Die </w:t>
      </w:r>
      <w:r w:rsidRPr="00DA1724">
        <w:rPr>
          <w:i/>
          <w:iCs/>
        </w:rPr>
        <w:t xml:space="preserve">Applicant state machine </w:t>
      </w:r>
      <w:r w:rsidRPr="00DA1724">
        <w:t xml:space="preserve">wird genutzt, um die Kommunikation im Netzwerk herzustellen. Die </w:t>
      </w:r>
      <w:r w:rsidRPr="00DA1724">
        <w:rPr>
          <w:i/>
          <w:iCs/>
        </w:rPr>
        <w:t xml:space="preserve">Applicant state machine </w:t>
      </w:r>
      <w:r w:rsidRPr="00DA1724">
        <w:t xml:space="preserve">versendet Nachrichten ins Netzwerk und stellt die Kommunikation zwischen </w:t>
      </w:r>
      <w:r w:rsidRPr="00DA1724">
        <w:rPr>
          <w:i/>
          <w:iCs/>
        </w:rPr>
        <w:t xml:space="preserve">Applicant state machine </w:t>
      </w:r>
      <w:r w:rsidRPr="00DA1724">
        <w:t xml:space="preserve">und/oder </w:t>
      </w:r>
      <w:r w:rsidRPr="00DA1724">
        <w:rPr>
          <w:i/>
          <w:iCs/>
        </w:rPr>
        <w:t>Registrar state machine</w:t>
      </w:r>
      <w:r w:rsidRPr="00DA1724">
        <w:t xml:space="preserve"> her. Pro </w:t>
      </w:r>
      <w:r w:rsidR="00EF0ED1">
        <w:t>Multicast-Strom, der gesendet bzw. empfa</w:t>
      </w:r>
      <w:r w:rsidRPr="00DA1724">
        <w:t>ng</w:t>
      </w:r>
      <w:r w:rsidR="00EF0ED1">
        <w:t>en</w:t>
      </w:r>
      <w:r w:rsidRPr="00DA1724">
        <w:t xml:space="preserve"> wird, benötigt man eine </w:t>
      </w:r>
      <w:r w:rsidRPr="00DA1724">
        <w:rPr>
          <w:i/>
          <w:iCs/>
        </w:rPr>
        <w:t>Applicant state machine.</w:t>
      </w:r>
    </w:p>
    <w:p w:rsidR="00EF0ED1" w:rsidRDefault="00EF0ED1" w:rsidP="00DA1724">
      <w:pPr>
        <w:rPr>
          <w:b/>
          <w:bCs/>
          <w:i/>
          <w:iCs/>
        </w:rPr>
      </w:pPr>
    </w:p>
    <w:p w:rsidR="004A1551" w:rsidRDefault="00DA1724" w:rsidP="00DA1724">
      <w:r w:rsidRPr="00DA1724">
        <w:rPr>
          <w:b/>
          <w:bCs/>
          <w:i/>
          <w:iCs/>
        </w:rPr>
        <w:t xml:space="preserve">Application-Only: </w:t>
      </w:r>
      <w:r w:rsidRPr="00DA1724">
        <w:t xml:space="preserve">Als </w:t>
      </w:r>
      <w:r w:rsidRPr="00DA1724">
        <w:rPr>
          <w:i/>
          <w:iCs/>
        </w:rPr>
        <w:t>Application-Only</w:t>
      </w:r>
      <w:r w:rsidRPr="00DA1724">
        <w:t xml:space="preserve"> bezeichnet man eine </w:t>
      </w:r>
      <w:r w:rsidRPr="00DA1724">
        <w:rPr>
          <w:i/>
          <w:iCs/>
        </w:rPr>
        <w:t xml:space="preserve">Applicant state machine, </w:t>
      </w:r>
      <w:r w:rsidRPr="00DA1724">
        <w:t>d</w:t>
      </w:r>
      <w:r w:rsidR="004A1551">
        <w:t xml:space="preserve">ie nur Multicastströme empfängt, sie jedoch </w:t>
      </w:r>
      <w:r w:rsidRPr="00DA1724">
        <w:t>nicht sendet.</w:t>
      </w:r>
    </w:p>
    <w:p w:rsidR="004A1551" w:rsidRDefault="004A1551" w:rsidP="00DA1724"/>
    <w:p w:rsidR="004A1551" w:rsidRDefault="00DA1724" w:rsidP="00DA1724">
      <w:pPr>
        <w:rPr>
          <w:i/>
          <w:iCs/>
        </w:rPr>
      </w:pPr>
      <w:r w:rsidRPr="00DA1724">
        <w:rPr>
          <w:b/>
          <w:bCs/>
          <w:i/>
          <w:iCs/>
        </w:rPr>
        <w:t xml:space="preserve">LeaveAll state machine: </w:t>
      </w:r>
      <w:r w:rsidRPr="00DA1724">
        <w:t xml:space="preserve">Die </w:t>
      </w:r>
      <w:r w:rsidRPr="00DA1724">
        <w:rPr>
          <w:i/>
          <w:iCs/>
        </w:rPr>
        <w:t xml:space="preserve">LeaveAll state machine </w:t>
      </w:r>
      <w:r w:rsidRPr="00DA1724">
        <w:t>versendet in bestimmten Zeitpunkten LeaveAll Nachrichten, um unbenutz</w:t>
      </w:r>
      <w:r w:rsidR="004A1551">
        <w:t>te Multicastströ</w:t>
      </w:r>
      <w:r w:rsidRPr="00DA1724">
        <w:t xml:space="preserve">me zu entfernen. Jeder Switch benötigt nur eine </w:t>
      </w:r>
      <w:r w:rsidRPr="00DA1724">
        <w:rPr>
          <w:i/>
          <w:iCs/>
        </w:rPr>
        <w:t>LeaveAll state machine.</w:t>
      </w:r>
    </w:p>
    <w:p w:rsidR="004A1551" w:rsidRDefault="004A1551" w:rsidP="00DA1724">
      <w:pPr>
        <w:rPr>
          <w:i/>
          <w:iCs/>
        </w:rPr>
      </w:pPr>
    </w:p>
    <w:p w:rsidR="00DA1724" w:rsidRPr="00DA1724" w:rsidRDefault="00DA1724" w:rsidP="00DA1724">
      <w:r w:rsidRPr="00DA1724">
        <w:rPr>
          <w:b/>
          <w:bCs/>
          <w:i/>
          <w:iCs/>
        </w:rPr>
        <w:t xml:space="preserve">PeriodicTransmission state machine: </w:t>
      </w:r>
      <w:r w:rsidRPr="00DA1724">
        <w:t xml:space="preserve">Eine </w:t>
      </w:r>
      <w:r w:rsidRPr="00DA1724">
        <w:rPr>
          <w:i/>
          <w:iCs/>
        </w:rPr>
        <w:t xml:space="preserve">PeriodicTransmission state machine </w:t>
      </w:r>
      <w:r w:rsidRPr="00DA1724">
        <w:t xml:space="preserve">sendet an die dazu gehörigen </w:t>
      </w:r>
      <w:r w:rsidRPr="00DA1724">
        <w:rPr>
          <w:i/>
          <w:iCs/>
        </w:rPr>
        <w:t xml:space="preserve">Applicant state machine </w:t>
      </w:r>
      <w:r w:rsidRPr="00DA1724">
        <w:t xml:space="preserve">Nachrichten, </w:t>
      </w:r>
      <w:r w:rsidR="004A1551">
        <w:t>dass</w:t>
      </w:r>
      <w:r w:rsidRPr="00DA1724">
        <w:t xml:space="preserve"> die </w:t>
      </w:r>
      <w:r w:rsidRPr="00DA1724">
        <w:rPr>
          <w:i/>
          <w:iCs/>
        </w:rPr>
        <w:t xml:space="preserve">Applicant state machine </w:t>
      </w:r>
      <w:r w:rsidRPr="00DA1724">
        <w:t>aktive JoinIN Nachrichten verschicken soll. Dies s</w:t>
      </w:r>
      <w:r w:rsidR="003333D7">
        <w:t>oll einerseits zur Überprüfung</w:t>
      </w:r>
      <w:r w:rsidRPr="00DA1724">
        <w:t xml:space="preserve"> dienen, ob der Multicaststrom vorhanden ist und </w:t>
      </w:r>
      <w:r w:rsidR="003333D7">
        <w:t>andererseits ist</w:t>
      </w:r>
      <w:r w:rsidRPr="00DA1724">
        <w:t xml:space="preserve"> bei Netzwerkänderungen garantie</w:t>
      </w:r>
      <w:r w:rsidR="003333D7">
        <w:t>rt, das</w:t>
      </w:r>
      <w:r w:rsidR="00110B28">
        <w:t>s</w:t>
      </w:r>
      <w:r w:rsidR="003333D7">
        <w:t xml:space="preserve"> die Verbindung schnell</w:t>
      </w:r>
      <w:r w:rsidRPr="00DA1724">
        <w:t xml:space="preserve"> hergestellt wird.</w:t>
      </w:r>
    </w:p>
    <w:p w:rsidR="00291858" w:rsidRDefault="00291858" w:rsidP="00291858"/>
    <w:p w:rsidR="00667F34" w:rsidRDefault="00667F34" w:rsidP="00667F34">
      <w:pPr>
        <w:pStyle w:val="berschrift3"/>
        <w:numPr>
          <w:ilvl w:val="2"/>
          <w:numId w:val="3"/>
        </w:numPr>
      </w:pPr>
      <w:bookmarkStart w:id="980" w:name="_Toc308644294"/>
      <w:r>
        <w:t>Kommunikation – Verbindung vom Empfänger zu Sender herstellen</w:t>
      </w:r>
      <w:bookmarkEnd w:id="980"/>
    </w:p>
    <w:p w:rsidR="00E01B92" w:rsidRPr="00E01B92" w:rsidRDefault="00E01B92" w:rsidP="00E01B92"/>
    <w:p w:rsidR="00667F34" w:rsidRPr="00667F34" w:rsidRDefault="00667F34" w:rsidP="00667F34">
      <w:pPr>
        <w:numPr>
          <w:ilvl w:val="0"/>
          <w:numId w:val="28"/>
        </w:numPr>
      </w:pPr>
      <w:r w:rsidRPr="00667F34">
        <w:rPr>
          <w:i/>
          <w:iCs/>
        </w:rPr>
        <w:t>Application-Only</w:t>
      </w:r>
      <w:r>
        <w:t xml:space="preserve"> </w:t>
      </w:r>
      <w:r w:rsidRPr="00667F34">
        <w:t xml:space="preserve">vom Switch 1 schickt eine JoinIn Nachricht an die </w:t>
      </w:r>
      <w:r w:rsidRPr="00667F34">
        <w:rPr>
          <w:i/>
          <w:iCs/>
        </w:rPr>
        <w:t xml:space="preserve">Applicant state machine </w:t>
      </w:r>
      <w:r w:rsidRPr="00667F34">
        <w:t>am Port 2 in Switch 1.</w:t>
      </w:r>
    </w:p>
    <w:p w:rsidR="00667F34" w:rsidRPr="00667F34" w:rsidRDefault="00667F34" w:rsidP="00667F34">
      <w:pPr>
        <w:numPr>
          <w:ilvl w:val="0"/>
          <w:numId w:val="28"/>
        </w:numPr>
      </w:pPr>
      <w:r w:rsidRPr="00667F34">
        <w:t xml:space="preserve">Die </w:t>
      </w:r>
      <w:r w:rsidRPr="00667F34">
        <w:rPr>
          <w:i/>
          <w:iCs/>
        </w:rPr>
        <w:t xml:space="preserve">Registrar state machine </w:t>
      </w:r>
      <w:r>
        <w:t>am Port 2 regi</w:t>
      </w:r>
      <w:r w:rsidRPr="00667F34">
        <w:t xml:space="preserve">striert die MAC-Adresse vom Host und teilt der </w:t>
      </w:r>
      <w:r w:rsidRPr="00667F34">
        <w:rPr>
          <w:i/>
          <w:iCs/>
        </w:rPr>
        <w:t>Applicante state machine</w:t>
      </w:r>
      <w:r>
        <w:t xml:space="preserve"> mit, da</w:t>
      </w:r>
      <w:r w:rsidR="00EB2EB9">
        <w:t>s</w:t>
      </w:r>
      <w:r>
        <w:t>s eine MAC-Adresse regi</w:t>
      </w:r>
      <w:r w:rsidRPr="00667F34">
        <w:t>striert wurde.</w:t>
      </w:r>
    </w:p>
    <w:p w:rsidR="00667F34" w:rsidRPr="00667F34" w:rsidRDefault="00667F34" w:rsidP="00667F34">
      <w:pPr>
        <w:numPr>
          <w:ilvl w:val="0"/>
          <w:numId w:val="28"/>
        </w:numPr>
      </w:pPr>
      <w:r w:rsidRPr="00667F34">
        <w:t xml:space="preserve">Die </w:t>
      </w:r>
      <w:r w:rsidRPr="00667F34">
        <w:rPr>
          <w:i/>
          <w:iCs/>
        </w:rPr>
        <w:t>Applicant state machine</w:t>
      </w:r>
      <w:r w:rsidRPr="00667F34">
        <w:t xml:space="preserve"> sendet </w:t>
      </w:r>
      <w:r w:rsidR="00EB2EB9">
        <w:t>daraufhin eine JoinIn Nachricht</w:t>
      </w:r>
      <w:r w:rsidRPr="00667F34">
        <w:t xml:space="preserve"> an den </w:t>
      </w:r>
      <w:r w:rsidRPr="00667F34">
        <w:rPr>
          <w:i/>
          <w:iCs/>
        </w:rPr>
        <w:t>Application-Only</w:t>
      </w:r>
      <w:r w:rsidRPr="00667F34">
        <w:t xml:space="preserve"> zurück.</w:t>
      </w:r>
    </w:p>
    <w:p w:rsidR="00667F34" w:rsidRPr="00667F34" w:rsidRDefault="00667F34" w:rsidP="00667F34">
      <w:pPr>
        <w:numPr>
          <w:ilvl w:val="0"/>
          <w:numId w:val="28"/>
        </w:numPr>
      </w:pPr>
      <w:r w:rsidRPr="00667F34">
        <w:lastRenderedPageBreak/>
        <w:t xml:space="preserve">Der </w:t>
      </w:r>
      <w:r w:rsidRPr="00667F34">
        <w:rPr>
          <w:i/>
          <w:iCs/>
        </w:rPr>
        <w:t xml:space="preserve">Application-Only </w:t>
      </w:r>
      <w:r w:rsidRPr="00667F34">
        <w:t>sendet als Bestätigung eine JoinIn Nachricht zurück.</w:t>
      </w:r>
    </w:p>
    <w:p w:rsidR="00667F34" w:rsidRPr="00667F34" w:rsidRDefault="00667F34" w:rsidP="00667F34">
      <w:pPr>
        <w:numPr>
          <w:ilvl w:val="0"/>
          <w:numId w:val="28"/>
        </w:numPr>
      </w:pPr>
      <w:r w:rsidRPr="00667F34">
        <w:t xml:space="preserve">Die </w:t>
      </w:r>
      <w:r w:rsidRPr="00667F34">
        <w:rPr>
          <w:i/>
          <w:iCs/>
        </w:rPr>
        <w:t>Applicant state machine</w:t>
      </w:r>
      <w:r w:rsidR="00EB2EB9">
        <w:t xml:space="preserve"> führt die</w:t>
      </w:r>
      <w:r w:rsidRPr="00667F34">
        <w:t>selbe Art von Bestätigung nochmals aus. Die erste Verbindung wurde erfolgreich hergestellt.</w:t>
      </w:r>
    </w:p>
    <w:p w:rsidR="00667F34" w:rsidRPr="00667F34" w:rsidRDefault="00667F34" w:rsidP="00667F34">
      <w:pPr>
        <w:numPr>
          <w:ilvl w:val="0"/>
          <w:numId w:val="28"/>
        </w:numPr>
      </w:pPr>
      <w:r w:rsidRPr="00667F34">
        <w:t xml:space="preserve">Um Switch 1 mit Switch 2 zu verbinden, müssen die zwei </w:t>
      </w:r>
      <w:r w:rsidRPr="00667F34">
        <w:rPr>
          <w:i/>
          <w:iCs/>
        </w:rPr>
        <w:t>Applicant state machine</w:t>
      </w:r>
      <w:r w:rsidR="00EB2EB9">
        <w:rPr>
          <w:i/>
          <w:iCs/>
        </w:rPr>
        <w:t>s</w:t>
      </w:r>
      <w:r w:rsidRPr="00667F34">
        <w:rPr>
          <w:i/>
          <w:iCs/>
        </w:rPr>
        <w:t xml:space="preserve"> </w:t>
      </w:r>
      <w:r w:rsidRPr="00667F34">
        <w:t xml:space="preserve">ebenfalls eine Verbindung herstellen. Die Verbindungsherstellung funktioniert </w:t>
      </w:r>
      <w:r w:rsidR="00EB2EB9" w:rsidRPr="00667F34">
        <w:t>genauso</w:t>
      </w:r>
      <w:r w:rsidR="00EB2EB9">
        <w:t xml:space="preserve"> wie in Schritt 1 bis </w:t>
      </w:r>
      <w:r w:rsidRPr="00667F34">
        <w:t>5</w:t>
      </w:r>
      <w:r w:rsidR="00EB2EB9">
        <w:t xml:space="preserve"> beschrieben</w:t>
      </w:r>
      <w:r w:rsidRPr="00667F34">
        <w:t>.</w:t>
      </w:r>
    </w:p>
    <w:p w:rsidR="00667F34" w:rsidRPr="00667F34" w:rsidRDefault="00667F34" w:rsidP="00667F34">
      <w:pPr>
        <w:numPr>
          <w:ilvl w:val="0"/>
          <w:numId w:val="28"/>
        </w:numPr>
      </w:pPr>
      <w:r w:rsidRPr="00667F34">
        <w:t xml:space="preserve">Dieser Vorgang zieht sich durch bis die </w:t>
      </w:r>
      <w:r w:rsidRPr="00667F34">
        <w:rPr>
          <w:i/>
          <w:iCs/>
        </w:rPr>
        <w:t xml:space="preserve">Applicant state machine </w:t>
      </w:r>
      <w:r w:rsidRPr="00667F34">
        <w:t>vom Sender verbunden ist. Damit ist die Verbindung vom Empfänger zum Sender hergestellt.</w:t>
      </w:r>
    </w:p>
    <w:p w:rsidR="00667F34" w:rsidRPr="00667F34" w:rsidRDefault="00667F34" w:rsidP="00667F34"/>
    <w:p w:rsidR="00291858" w:rsidRDefault="00B45650" w:rsidP="00291858">
      <w:pPr>
        <w:pStyle w:val="berschrift3"/>
        <w:numPr>
          <w:ilvl w:val="2"/>
          <w:numId w:val="3"/>
        </w:numPr>
      </w:pPr>
      <w:bookmarkStart w:id="981" w:name="_Toc308644295"/>
      <w:r>
        <w:t>Kommunikation – Verbindung vom Empfänger zum Sender trennen</w:t>
      </w:r>
      <w:bookmarkEnd w:id="981"/>
    </w:p>
    <w:p w:rsidR="00E01B92" w:rsidRPr="00E01B92" w:rsidRDefault="00E01B92" w:rsidP="00E01B92"/>
    <w:p w:rsidR="00AC520B" w:rsidRPr="00AC520B" w:rsidRDefault="00AC520B" w:rsidP="00AC520B">
      <w:pPr>
        <w:numPr>
          <w:ilvl w:val="0"/>
          <w:numId w:val="29"/>
        </w:numPr>
        <w:rPr>
          <w:i/>
          <w:iCs/>
        </w:rPr>
      </w:pPr>
      <w:r w:rsidRPr="00AC520B">
        <w:rPr>
          <w:i/>
          <w:iCs/>
        </w:rPr>
        <w:t>Application-Only</w:t>
      </w:r>
      <w:r>
        <w:t xml:space="preserve"> </w:t>
      </w:r>
      <w:r w:rsidRPr="00AC520B">
        <w:t xml:space="preserve">vom Switch 1 schickt eine Leave Nachricht an die </w:t>
      </w:r>
      <w:r w:rsidRPr="00AC520B">
        <w:rPr>
          <w:i/>
          <w:iCs/>
        </w:rPr>
        <w:t xml:space="preserve">Applicant state machine </w:t>
      </w:r>
      <w:r w:rsidRPr="00AC520B">
        <w:t>am Port 2 in Switch 1.</w:t>
      </w:r>
    </w:p>
    <w:p w:rsidR="00AC520B" w:rsidRPr="00AC520B" w:rsidRDefault="00AC520B" w:rsidP="00AC520B">
      <w:pPr>
        <w:numPr>
          <w:ilvl w:val="0"/>
          <w:numId w:val="29"/>
        </w:numPr>
        <w:rPr>
          <w:i/>
          <w:iCs/>
        </w:rPr>
      </w:pPr>
      <w:r w:rsidRPr="00AC520B">
        <w:t xml:space="preserve">Da keine JoinIn Nachricht vom </w:t>
      </w:r>
      <w:r w:rsidRPr="00AC520B">
        <w:rPr>
          <w:i/>
          <w:iCs/>
        </w:rPr>
        <w:t>Application-Only</w:t>
      </w:r>
      <w:r w:rsidRPr="00AC520B">
        <w:t xml:space="preserve"> mehr kommt, dereg</w:t>
      </w:r>
      <w:r>
        <w:t>i</w:t>
      </w:r>
      <w:r w:rsidRPr="00AC520B">
        <w:t xml:space="preserve">striert die </w:t>
      </w:r>
      <w:r w:rsidRPr="00AC520B">
        <w:rPr>
          <w:i/>
          <w:iCs/>
        </w:rPr>
        <w:t xml:space="preserve">Registrar state machine die MAC-Adresse. </w:t>
      </w:r>
      <w:r w:rsidRPr="00AC520B">
        <w:t xml:space="preserve">Daraufhin schickt die </w:t>
      </w:r>
      <w:r>
        <w:rPr>
          <w:i/>
          <w:iCs/>
        </w:rPr>
        <w:t>Applicant</w:t>
      </w:r>
      <w:r w:rsidRPr="00AC520B">
        <w:rPr>
          <w:i/>
          <w:iCs/>
        </w:rPr>
        <w:t xml:space="preserve"> state machine </w:t>
      </w:r>
      <w:r w:rsidRPr="00AC520B">
        <w:t>ebenfalls eine Leave-Nachricht an Switch 2.</w:t>
      </w:r>
    </w:p>
    <w:p w:rsidR="00AC520B" w:rsidRPr="00AC520B" w:rsidRDefault="00AC520B" w:rsidP="00AC520B">
      <w:pPr>
        <w:numPr>
          <w:ilvl w:val="0"/>
          <w:numId w:val="29"/>
        </w:numPr>
        <w:rPr>
          <w:i/>
          <w:iCs/>
        </w:rPr>
      </w:pPr>
      <w:r w:rsidRPr="00AC520B">
        <w:t>Dieser Vorgang wiederholt sich</w:t>
      </w:r>
      <w:r>
        <w:t>,</w:t>
      </w:r>
      <w:r w:rsidRPr="00AC520B">
        <w:t xml:space="preserve"> bis sie beim Sender ankommt. Die Verbindung wurde erfolgreich aufgelöst.</w:t>
      </w:r>
    </w:p>
    <w:p w:rsidR="00291858" w:rsidRDefault="00291858" w:rsidP="00291858"/>
    <w:p w:rsidR="00291858" w:rsidRDefault="00FC1C1D" w:rsidP="00FC1C1D">
      <w:pPr>
        <w:pStyle w:val="berschrift2"/>
        <w:numPr>
          <w:ilvl w:val="1"/>
          <w:numId w:val="3"/>
        </w:numPr>
      </w:pPr>
      <w:r>
        <w:t xml:space="preserve"> </w:t>
      </w:r>
      <w:bookmarkStart w:id="982" w:name="_Toc308644296"/>
      <w:r>
        <w:t>Systemdesign und Programmstruktur</w:t>
      </w:r>
      <w:bookmarkEnd w:id="982"/>
    </w:p>
    <w:p w:rsidR="00E01B92" w:rsidRPr="00E01B92" w:rsidRDefault="00E01B92" w:rsidP="00E01B92"/>
    <w:p w:rsidR="00FC1C1D" w:rsidRPr="00FC1C1D" w:rsidRDefault="009A6D73" w:rsidP="00FC1C1D">
      <w:r w:rsidRPr="009A6D73">
        <w:t xml:space="preserve">In diesem Abschnitt werden die einzelnen Zustandsautomaten dargestellt. </w:t>
      </w:r>
      <w:r>
        <w:t>Es wird erläutert, w</w:t>
      </w:r>
      <w:r w:rsidRPr="009A6D73">
        <w:t xml:space="preserve">ie sie aufgebaut sind und wie sie auf bestimmte Events </w:t>
      </w:r>
      <w:r>
        <w:t>reagieren</w:t>
      </w:r>
      <w:r w:rsidRPr="009A6D73">
        <w:t xml:space="preserve">. </w:t>
      </w:r>
      <w:r>
        <w:t>Des Weiteren</w:t>
      </w:r>
      <w:r w:rsidRPr="009A6D73">
        <w:t xml:space="preserve"> wird </w:t>
      </w:r>
      <w:r>
        <w:t>der Aufbau des MMRP-</w:t>
      </w:r>
      <w:r w:rsidRPr="009A6D73">
        <w:t xml:space="preserve">Pakets dargestellt. Hier wird </w:t>
      </w:r>
      <w:ins w:id="983" w:author="Jonas" w:date="2011-11-06T23:56:00Z">
        <w:r w:rsidR="0011062E">
          <w:t>ver</w:t>
        </w:r>
      </w:ins>
      <w:r w:rsidRPr="009A6D73">
        <w:t>deutlich</w:t>
      </w:r>
      <w:ins w:id="984" w:author="Jonas" w:date="2011-11-06T23:57:00Z">
        <w:r w:rsidR="0011062E">
          <w:t>t</w:t>
        </w:r>
      </w:ins>
      <w:r>
        <w:t>,</w:t>
      </w:r>
      <w:r w:rsidRPr="009A6D73">
        <w:t xml:space="preserve"> wie sich der Aufba</w:t>
      </w:r>
      <w:r>
        <w:t>u einer JoinIn Nachricht von beispielsweise</w:t>
      </w:r>
      <w:r w:rsidRPr="009A6D73">
        <w:t xml:space="preserve"> einer JoinEmpty Nachricht unterscheidet.</w:t>
      </w:r>
    </w:p>
    <w:p w:rsidR="00291858" w:rsidRDefault="00291858" w:rsidP="00291858"/>
    <w:p w:rsidR="00291858" w:rsidRDefault="00FA1DE9" w:rsidP="00FA1DE9">
      <w:pPr>
        <w:pStyle w:val="berschrift3"/>
        <w:numPr>
          <w:ilvl w:val="2"/>
          <w:numId w:val="3"/>
        </w:numPr>
      </w:pPr>
      <w:bookmarkStart w:id="985" w:name="_Toc308644297"/>
      <w:r>
        <w:t>Zustandsautomat – Registrar state machine</w:t>
      </w:r>
      <w:bookmarkEnd w:id="985"/>
    </w:p>
    <w:p w:rsidR="00E01B92" w:rsidRPr="00E01B92" w:rsidRDefault="00E01B92" w:rsidP="00E01B92"/>
    <w:p w:rsidR="00FA1DE9" w:rsidRDefault="00B22631" w:rsidP="00FA1DE9">
      <w:pPr>
        <w:rPr>
          <w:ins w:id="986" w:author="MPH" w:date="2011-11-07T23:05:00Z"/>
          <w:b/>
          <w:color w:val="C00000"/>
        </w:rPr>
      </w:pPr>
      <w:r w:rsidRPr="00E01B92">
        <w:rPr>
          <w:b/>
          <w:color w:val="C00000"/>
        </w:rPr>
        <w:t>Zustandsautomat:</w:t>
      </w:r>
    </w:p>
    <w:p w:rsidR="00D24083" w:rsidRDefault="00F074E7" w:rsidP="00D24083">
      <w:pPr>
        <w:pStyle w:val="KeinLeerraum"/>
        <w:jc w:val="center"/>
        <w:rPr>
          <w:ins w:id="987" w:author="MPH" w:date="2011-11-07T23:05:00Z"/>
        </w:rPr>
      </w:pPr>
      <w:ins w:id="988" w:author="MPH" w:date="2011-11-07T23:05:00Z">
        <w:r>
          <w:rPr>
            <w:noProof/>
          </w:rPr>
          <w:lastRenderedPageBreak/>
          <w:drawing>
            <wp:inline distT="0" distB="0" distL="0" distR="0">
              <wp:extent cx="5753100" cy="3295650"/>
              <wp:effectExtent l="19050" t="0" r="0" b="0"/>
              <wp:docPr id="11" name="Bild 2" descr="C:\Users\Matthis\Desktop\Registrar state machine grafi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is\Desktop\Registrar state machine grafik v2.png"/>
                      <pic:cNvPicPr>
                        <a:picLocks noChangeAspect="1" noChangeArrowheads="1"/>
                      </pic:cNvPicPr>
                    </pic:nvPicPr>
                    <pic:blipFill>
                      <a:blip r:embed="rId24" cstate="print"/>
                      <a:srcRect/>
                      <a:stretch>
                        <a:fillRect/>
                      </a:stretch>
                    </pic:blipFill>
                    <pic:spPr bwMode="auto">
                      <a:xfrm>
                        <a:off x="0" y="0"/>
                        <a:ext cx="5753100" cy="3295650"/>
                      </a:xfrm>
                      <a:prstGeom prst="rect">
                        <a:avLst/>
                      </a:prstGeom>
                      <a:noFill/>
                      <a:ln w="9525">
                        <a:noFill/>
                        <a:miter lim="800000"/>
                        <a:headEnd/>
                        <a:tailEnd/>
                      </a:ln>
                    </pic:spPr>
                  </pic:pic>
                </a:graphicData>
              </a:graphic>
            </wp:inline>
          </w:drawing>
        </w:r>
      </w:ins>
    </w:p>
    <w:p w:rsidR="00D24083" w:rsidRDefault="00D24083" w:rsidP="00D24083">
      <w:pPr>
        <w:pStyle w:val="Beschriftung"/>
        <w:jc w:val="center"/>
        <w:rPr>
          <w:ins w:id="989" w:author="MPH" w:date="2011-11-07T23:05:00Z"/>
        </w:rPr>
      </w:pPr>
      <w:ins w:id="990" w:author="MPH" w:date="2011-11-07T23:05:00Z">
        <w:r>
          <w:t xml:space="preserve">Abbildung </w:t>
        </w:r>
        <w:r w:rsidR="00091D7B">
          <w:fldChar w:fldCharType="begin"/>
        </w:r>
        <w:r>
          <w:instrText xml:space="preserve"> SEQ Abbildung \* ARABIC </w:instrText>
        </w:r>
      </w:ins>
      <w:r w:rsidR="00091D7B">
        <w:fldChar w:fldCharType="separate"/>
      </w:r>
      <w:ins w:id="991" w:author="MPH" w:date="2011-11-09T23:01:00Z">
        <w:r w:rsidR="0091125B">
          <w:rPr>
            <w:noProof/>
          </w:rPr>
          <w:t>15</w:t>
        </w:r>
      </w:ins>
      <w:ins w:id="992" w:author="MPH" w:date="2011-11-07T23:05:00Z">
        <w:r w:rsidR="00091D7B">
          <w:fldChar w:fldCharType="end"/>
        </w:r>
        <w:r>
          <w:t>: Zustandsautomat Registar state machine</w:t>
        </w:r>
      </w:ins>
    </w:p>
    <w:p w:rsidR="00D24083" w:rsidRDefault="00D24083" w:rsidP="00D24083">
      <w:pPr>
        <w:rPr>
          <w:ins w:id="993" w:author="MPH" w:date="2011-11-07T23:05:00Z"/>
        </w:rPr>
      </w:pPr>
    </w:p>
    <w:p w:rsidR="00D24083" w:rsidRPr="00D24083" w:rsidRDefault="00D24083" w:rsidP="00D24083">
      <w:pPr>
        <w:rPr>
          <w:b/>
          <w:color w:val="C00000"/>
        </w:rPr>
      </w:pPr>
      <w:ins w:id="994" w:author="MPH" w:date="2011-11-07T23:06:00Z">
        <w:r>
          <w:rPr>
            <w:b/>
            <w:color w:val="C00000"/>
          </w:rPr>
          <w:t>Zustandsübergangstabelle:</w:t>
        </w:r>
      </w:ins>
    </w:p>
    <w:p w:rsidR="00B22631" w:rsidRDefault="00B22631" w:rsidP="00E01B92">
      <w:pPr>
        <w:pStyle w:val="KeinLeerraum"/>
      </w:pPr>
      <w:r>
        <w:rPr>
          <w:noProof/>
        </w:rPr>
        <w:lastRenderedPageBreak/>
        <w:drawing>
          <wp:inline distT="0" distB="0" distL="0" distR="0">
            <wp:extent cx="5760720" cy="4701697"/>
            <wp:effectExtent l="19050" t="0" r="0" b="0"/>
            <wp:docPr id="34" name="internal-source-marker_0.7599444382651555" descr="https://lh6.googleusercontent.com/D-n2wD96b8g-P8V1dG3yP2LnXEPV6fxcVmIyMmNmuXH6iqFgiAoVoxz33EkKkxAPN0lVj7so1WbOo3ZyrplbAucEedY7BZi8WV8HbSolTfRt2jITK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6.googleusercontent.com/D-n2wD96b8g-P8V1dG3yP2LnXEPV6fxcVmIyMmNmuXH6iqFgiAoVoxz33EkKkxAPN0lVj7so1WbOo3ZyrplbAucEedY7BZi8WV8HbSolTfRt2jITKLg"/>
                    <pic:cNvPicPr>
                      <a:picLocks noChangeAspect="1" noChangeArrowheads="1"/>
                    </pic:cNvPicPr>
                  </pic:nvPicPr>
                  <pic:blipFill>
                    <a:blip r:embed="rId25" cstate="print"/>
                    <a:srcRect/>
                    <a:stretch>
                      <a:fillRect/>
                    </a:stretch>
                  </pic:blipFill>
                  <pic:spPr bwMode="auto">
                    <a:xfrm>
                      <a:off x="0" y="0"/>
                      <a:ext cx="5760720" cy="4701697"/>
                    </a:xfrm>
                    <a:prstGeom prst="rect">
                      <a:avLst/>
                    </a:prstGeom>
                    <a:noFill/>
                    <a:ln w="9525">
                      <a:noFill/>
                      <a:miter lim="800000"/>
                      <a:headEnd/>
                      <a:tailEnd/>
                    </a:ln>
                  </pic:spPr>
                </pic:pic>
              </a:graphicData>
            </a:graphic>
          </wp:inline>
        </w:drawing>
      </w:r>
    </w:p>
    <w:p w:rsidR="00B22631" w:rsidRPr="00B22631" w:rsidRDefault="00B22631" w:rsidP="00E01B92">
      <w:pPr>
        <w:pStyle w:val="Beschriftung"/>
        <w:jc w:val="center"/>
      </w:pPr>
      <w:r>
        <w:t xml:space="preserve">Abbildung </w:t>
      </w:r>
      <w:fldSimple w:instr=" SEQ Abbildung \* ARABIC ">
        <w:ins w:id="995" w:author="MPH" w:date="2011-11-09T23:01:00Z">
          <w:r w:rsidR="0091125B">
            <w:rPr>
              <w:noProof/>
            </w:rPr>
            <w:t>16</w:t>
          </w:r>
        </w:ins>
        <w:del w:id="996" w:author="MPH" w:date="2011-11-07T22:47:00Z">
          <w:r w:rsidR="006844C3" w:rsidDel="00E52B48">
            <w:rPr>
              <w:noProof/>
            </w:rPr>
            <w:delText>13</w:delText>
          </w:r>
        </w:del>
      </w:fldSimple>
      <w:r>
        <w:t>: Registrar state machine</w:t>
      </w:r>
      <w:r>
        <w:rPr>
          <w:rStyle w:val="Funotenzeichen"/>
        </w:rPr>
        <w:footnoteReference w:id="10"/>
      </w:r>
    </w:p>
    <w:p w:rsidR="00291858" w:rsidRPr="00E01B92" w:rsidRDefault="00B22631" w:rsidP="00291858">
      <w:pPr>
        <w:rPr>
          <w:b/>
          <w:color w:val="C00000"/>
        </w:rPr>
      </w:pPr>
      <w:r w:rsidRPr="00E01B92">
        <w:rPr>
          <w:b/>
          <w:color w:val="C00000"/>
        </w:rPr>
        <w:t>Zustände:</w:t>
      </w:r>
    </w:p>
    <w:tbl>
      <w:tblPr>
        <w:tblStyle w:val="HelleSchattierung-Akzent2"/>
        <w:tblW w:w="0" w:type="auto"/>
        <w:tblLook w:val="04A0"/>
      </w:tblPr>
      <w:tblGrid>
        <w:gridCol w:w="1242"/>
        <w:gridCol w:w="7970"/>
      </w:tblGrid>
      <w:tr w:rsidR="00B22631" w:rsidTr="00E01B92">
        <w:trPr>
          <w:cnfStyle w:val="100000000000"/>
        </w:trPr>
        <w:tc>
          <w:tcPr>
            <w:cnfStyle w:val="001000000000"/>
            <w:tcW w:w="1242" w:type="dxa"/>
          </w:tcPr>
          <w:p w:rsidR="00B22631" w:rsidRDefault="00B22631" w:rsidP="00E01B92">
            <w:pPr>
              <w:spacing w:line="276" w:lineRule="auto"/>
            </w:pPr>
            <w:r>
              <w:t>Zustand</w:t>
            </w:r>
          </w:p>
        </w:tc>
        <w:tc>
          <w:tcPr>
            <w:tcW w:w="7970" w:type="dxa"/>
          </w:tcPr>
          <w:p w:rsidR="00B22631" w:rsidRDefault="00B22631" w:rsidP="00E01B92">
            <w:pPr>
              <w:spacing w:line="276" w:lineRule="auto"/>
              <w:cnfStyle w:val="100000000000"/>
            </w:pPr>
            <w:r>
              <w:t>Bedeutung</w:t>
            </w:r>
          </w:p>
        </w:tc>
      </w:tr>
      <w:tr w:rsidR="00B22631" w:rsidTr="00E01B92">
        <w:trPr>
          <w:cnfStyle w:val="000000100000"/>
        </w:trPr>
        <w:tc>
          <w:tcPr>
            <w:cnfStyle w:val="001000000000"/>
            <w:tcW w:w="1242" w:type="dxa"/>
          </w:tcPr>
          <w:p w:rsidR="00B22631" w:rsidRDefault="00B22631" w:rsidP="00E01B92">
            <w:pPr>
              <w:spacing w:line="276" w:lineRule="auto"/>
            </w:pPr>
            <w:r>
              <w:t>IN</w:t>
            </w:r>
          </w:p>
        </w:tc>
        <w:tc>
          <w:tcPr>
            <w:tcW w:w="7970" w:type="dxa"/>
          </w:tcPr>
          <w:p w:rsidR="00B22631" w:rsidRDefault="00B22631" w:rsidP="00E01B92">
            <w:pPr>
              <w:spacing w:line="276" w:lineRule="auto"/>
              <w:cnfStyle w:val="000000100000"/>
            </w:pPr>
            <w:r>
              <w:t>MAC-Adresse wurde gespeichert</w:t>
            </w:r>
          </w:p>
        </w:tc>
      </w:tr>
      <w:tr w:rsidR="00B22631" w:rsidTr="00E01B92">
        <w:tc>
          <w:tcPr>
            <w:cnfStyle w:val="001000000000"/>
            <w:tcW w:w="1242" w:type="dxa"/>
          </w:tcPr>
          <w:p w:rsidR="00B22631" w:rsidRDefault="00B22631" w:rsidP="00E01B92">
            <w:pPr>
              <w:spacing w:line="276" w:lineRule="auto"/>
            </w:pPr>
            <w:r>
              <w:t>LV</w:t>
            </w:r>
          </w:p>
        </w:tc>
        <w:tc>
          <w:tcPr>
            <w:tcW w:w="7970" w:type="dxa"/>
          </w:tcPr>
          <w:p w:rsidR="00B22631" w:rsidRDefault="00B22631" w:rsidP="00E01B92">
            <w:pPr>
              <w:spacing w:line="276" w:lineRule="auto"/>
              <w:cnfStyle w:val="000000000000"/>
            </w:pPr>
            <w:r>
              <w:t>Registrar hat eine Leave Nachricht erhalten. Wenn keine JoinIn Nachricht kommt, wechselt der Automat in den MT Zustand</w:t>
            </w:r>
          </w:p>
        </w:tc>
      </w:tr>
      <w:tr w:rsidR="00B22631" w:rsidTr="00E01B92">
        <w:trPr>
          <w:cnfStyle w:val="000000100000"/>
        </w:trPr>
        <w:tc>
          <w:tcPr>
            <w:cnfStyle w:val="001000000000"/>
            <w:tcW w:w="1242" w:type="dxa"/>
          </w:tcPr>
          <w:p w:rsidR="00B22631" w:rsidRDefault="00B22631" w:rsidP="00E01B92">
            <w:pPr>
              <w:spacing w:line="276" w:lineRule="auto"/>
            </w:pPr>
            <w:r>
              <w:t>MT</w:t>
            </w:r>
          </w:p>
        </w:tc>
        <w:tc>
          <w:tcPr>
            <w:tcW w:w="7970" w:type="dxa"/>
          </w:tcPr>
          <w:p w:rsidR="00B22631" w:rsidRDefault="00B22631" w:rsidP="00E01B92">
            <w:pPr>
              <w:spacing w:line="276" w:lineRule="auto"/>
              <w:cnfStyle w:val="000000100000"/>
            </w:pPr>
            <w:r>
              <w:t>Registrar ist leer</w:t>
            </w:r>
          </w:p>
        </w:tc>
      </w:tr>
    </w:tbl>
    <w:p w:rsidR="00B22631" w:rsidRPr="00B22631" w:rsidRDefault="00B22631" w:rsidP="00291858"/>
    <w:p w:rsidR="00291858" w:rsidDel="00D24083" w:rsidRDefault="00EE2D7E" w:rsidP="00291858">
      <w:pPr>
        <w:rPr>
          <w:del w:id="997" w:author="MPH" w:date="2011-11-07T23:07:00Z"/>
          <w:b/>
          <w:color w:val="00B050"/>
        </w:rPr>
      </w:pPr>
      <w:del w:id="998" w:author="MPH" w:date="2011-11-07T23:07:00Z">
        <w:r w:rsidRPr="00EE2D7E" w:rsidDel="00D24083">
          <w:rPr>
            <w:b/>
            <w:color w:val="00B050"/>
          </w:rPr>
          <w:delText>// TODO</w:delText>
        </w:r>
        <w:r w:rsidDel="00D24083">
          <w:rPr>
            <w:b/>
            <w:color w:val="00B050"/>
          </w:rPr>
          <w:delText>: Ab hier sind alle Bedeutungen C&amp;P von der Bachelorarbeit, evtl. Neuformulierung</w:delText>
        </w:r>
      </w:del>
    </w:p>
    <w:p w:rsidR="00EE2D7E" w:rsidRPr="00E01B92" w:rsidRDefault="00EE2D7E" w:rsidP="00EE2D7E">
      <w:pPr>
        <w:rPr>
          <w:b/>
          <w:color w:val="C00000"/>
        </w:rPr>
      </w:pPr>
      <w:r w:rsidRPr="00E01B92">
        <w:rPr>
          <w:b/>
          <w:color w:val="C00000"/>
        </w:rPr>
        <w:t>Events:</w:t>
      </w:r>
    </w:p>
    <w:tbl>
      <w:tblPr>
        <w:tblStyle w:val="HelleSchattierung-Akzent2"/>
        <w:tblW w:w="0" w:type="auto"/>
        <w:tblLook w:val="04A0"/>
      </w:tblPr>
      <w:tblGrid>
        <w:gridCol w:w="1384"/>
        <w:gridCol w:w="7828"/>
      </w:tblGrid>
      <w:tr w:rsidR="00EE2D7E" w:rsidTr="00EE2D7E">
        <w:trPr>
          <w:cnfStyle w:val="100000000000"/>
        </w:trPr>
        <w:tc>
          <w:tcPr>
            <w:cnfStyle w:val="001000000000"/>
            <w:tcW w:w="1384" w:type="dxa"/>
          </w:tcPr>
          <w:p w:rsidR="00EE2D7E" w:rsidRDefault="00EE2D7E" w:rsidP="00E01B92">
            <w:pPr>
              <w:spacing w:line="276" w:lineRule="auto"/>
            </w:pPr>
            <w:r>
              <w:t>Event</w:t>
            </w:r>
          </w:p>
        </w:tc>
        <w:tc>
          <w:tcPr>
            <w:tcW w:w="7828" w:type="dxa"/>
          </w:tcPr>
          <w:p w:rsidR="00EE2D7E" w:rsidRDefault="00EE2D7E" w:rsidP="00E01B92">
            <w:pPr>
              <w:spacing w:line="276" w:lineRule="auto"/>
              <w:cnfStyle w:val="100000000000"/>
            </w:pPr>
            <w:r>
              <w:t>Bedeutung</w:t>
            </w:r>
          </w:p>
        </w:tc>
      </w:tr>
      <w:tr w:rsidR="00EE2D7E" w:rsidTr="00EE2D7E">
        <w:trPr>
          <w:cnfStyle w:val="000000100000"/>
        </w:trPr>
        <w:tc>
          <w:tcPr>
            <w:cnfStyle w:val="001000000000"/>
            <w:tcW w:w="1384" w:type="dxa"/>
          </w:tcPr>
          <w:p w:rsidR="00EE2D7E" w:rsidRDefault="00EE2D7E" w:rsidP="00E01B92">
            <w:pPr>
              <w:spacing w:line="276" w:lineRule="auto"/>
            </w:pPr>
            <w:r>
              <w:t>Begin!</w:t>
            </w:r>
          </w:p>
        </w:tc>
        <w:tc>
          <w:tcPr>
            <w:tcW w:w="7828" w:type="dxa"/>
          </w:tcPr>
          <w:p w:rsidR="00EE2D7E" w:rsidRDefault="00EE2D7E" w:rsidP="00E01B92">
            <w:pPr>
              <w:spacing w:line="276" w:lineRule="auto"/>
              <w:cnfStyle w:val="000000100000"/>
            </w:pPr>
            <w:r>
              <w:t>Event zum Starten und initialisieren des Zustandsautomaten.</w:t>
            </w:r>
          </w:p>
        </w:tc>
      </w:tr>
      <w:tr w:rsidR="00EE2D7E" w:rsidTr="00EE2D7E">
        <w:tc>
          <w:tcPr>
            <w:cnfStyle w:val="001000000000"/>
            <w:tcW w:w="1384" w:type="dxa"/>
          </w:tcPr>
          <w:p w:rsidR="00EE2D7E" w:rsidRDefault="00EE2D7E" w:rsidP="00E01B92">
            <w:pPr>
              <w:spacing w:line="276" w:lineRule="auto"/>
            </w:pPr>
            <w:r>
              <w:t>rNew!</w:t>
            </w:r>
          </w:p>
        </w:tc>
        <w:tc>
          <w:tcPr>
            <w:tcW w:w="7828" w:type="dxa"/>
          </w:tcPr>
          <w:p w:rsidR="00EE2D7E" w:rsidRDefault="00EE2D7E" w:rsidP="00E01B92">
            <w:pPr>
              <w:spacing w:line="276" w:lineRule="auto"/>
              <w:cnfStyle w:val="000000000000"/>
            </w:pPr>
            <w:r>
              <w:t xml:space="preserve">Event zum schnellen Registrieren von Attributen. (Findet keine Verwendung in </w:t>
            </w:r>
            <w:r>
              <w:lastRenderedPageBreak/>
              <w:t>MMRP.)</w:t>
            </w:r>
          </w:p>
        </w:tc>
      </w:tr>
      <w:tr w:rsidR="00EE2D7E" w:rsidTr="00EE2D7E">
        <w:trPr>
          <w:cnfStyle w:val="000000100000"/>
        </w:trPr>
        <w:tc>
          <w:tcPr>
            <w:cnfStyle w:val="001000000000"/>
            <w:tcW w:w="1384" w:type="dxa"/>
          </w:tcPr>
          <w:p w:rsidR="00EE2D7E" w:rsidRDefault="00EE2D7E" w:rsidP="00E01B92">
            <w:pPr>
              <w:spacing w:line="276" w:lineRule="auto"/>
            </w:pPr>
            <w:r>
              <w:lastRenderedPageBreak/>
              <w:t>rJoinIn!</w:t>
            </w:r>
          </w:p>
        </w:tc>
        <w:tc>
          <w:tcPr>
            <w:tcW w:w="7828" w:type="dxa"/>
          </w:tcPr>
          <w:p w:rsidR="00EE2D7E" w:rsidRDefault="00EE2D7E" w:rsidP="00E01B92">
            <w:pPr>
              <w:spacing w:line="276" w:lineRule="auto"/>
              <w:cnfStyle w:val="000000100000"/>
            </w:pPr>
            <w:r>
              <w:t>Empfang einer JoinIn-Nachricht über das Netzwerk</w:t>
            </w:r>
          </w:p>
        </w:tc>
      </w:tr>
      <w:tr w:rsidR="00EE2D7E" w:rsidTr="00EE2D7E">
        <w:tc>
          <w:tcPr>
            <w:cnfStyle w:val="001000000000"/>
            <w:tcW w:w="1384" w:type="dxa"/>
          </w:tcPr>
          <w:p w:rsidR="00EE2D7E" w:rsidRDefault="00EE2D7E" w:rsidP="00E01B92">
            <w:pPr>
              <w:spacing w:line="276" w:lineRule="auto"/>
            </w:pPr>
            <w:r>
              <w:t>rJoinMt!</w:t>
            </w:r>
          </w:p>
        </w:tc>
        <w:tc>
          <w:tcPr>
            <w:tcW w:w="7828" w:type="dxa"/>
          </w:tcPr>
          <w:p w:rsidR="00EE2D7E" w:rsidRDefault="00EE2D7E" w:rsidP="00E01B92">
            <w:pPr>
              <w:spacing w:line="276" w:lineRule="auto"/>
              <w:cnfStyle w:val="000000000000"/>
            </w:pPr>
            <w:r>
              <w:t>Emfpang einer JoinMT-Nachricht über das Netzwerk. (Wird von der Applicant state machine generiert. Der Unterschied zur JoinIn-Nachricht wird dort erklärt)</w:t>
            </w:r>
          </w:p>
        </w:tc>
      </w:tr>
      <w:tr w:rsidR="00EE2D7E" w:rsidTr="00EE2D7E">
        <w:trPr>
          <w:cnfStyle w:val="000000100000"/>
        </w:trPr>
        <w:tc>
          <w:tcPr>
            <w:cnfStyle w:val="001000000000"/>
            <w:tcW w:w="1384" w:type="dxa"/>
          </w:tcPr>
          <w:p w:rsidR="00EE2D7E" w:rsidRDefault="00EE2D7E" w:rsidP="00E01B92">
            <w:pPr>
              <w:spacing w:line="276" w:lineRule="auto"/>
            </w:pPr>
            <w:r>
              <w:t>rLv!</w:t>
            </w:r>
          </w:p>
        </w:tc>
        <w:tc>
          <w:tcPr>
            <w:tcW w:w="7828" w:type="dxa"/>
          </w:tcPr>
          <w:p w:rsidR="00EE2D7E" w:rsidRDefault="00EE2D7E" w:rsidP="00E01B92">
            <w:pPr>
              <w:spacing w:line="276" w:lineRule="auto"/>
              <w:cnfStyle w:val="000000100000"/>
            </w:pPr>
            <w:r>
              <w:t>Empfang einer Leave-Nachricht über das Netwerk. Dient zur Deregistrierung</w:t>
            </w:r>
          </w:p>
        </w:tc>
      </w:tr>
      <w:tr w:rsidR="00EE2D7E" w:rsidTr="00EE2D7E">
        <w:tc>
          <w:tcPr>
            <w:cnfStyle w:val="001000000000"/>
            <w:tcW w:w="1384" w:type="dxa"/>
          </w:tcPr>
          <w:p w:rsidR="00EE2D7E" w:rsidRDefault="00EE2D7E" w:rsidP="00E01B92">
            <w:pPr>
              <w:spacing w:line="276" w:lineRule="auto"/>
            </w:pPr>
            <w:r>
              <w:t>rLA!</w:t>
            </w:r>
          </w:p>
        </w:tc>
        <w:tc>
          <w:tcPr>
            <w:tcW w:w="7828" w:type="dxa"/>
          </w:tcPr>
          <w:p w:rsidR="00EE2D7E" w:rsidRDefault="00EE2D7E" w:rsidP="00E01B92">
            <w:pPr>
              <w:spacing w:line="276" w:lineRule="auto"/>
              <w:cnfStyle w:val="000000000000"/>
            </w:pPr>
            <w:r>
              <w:t>Empfang einer LeaveAll-Nachricht über das Netzwerk. Zur Deregistrierung durch den garbage collector.</w:t>
            </w:r>
          </w:p>
        </w:tc>
      </w:tr>
      <w:tr w:rsidR="00EE2D7E" w:rsidTr="00EE2D7E">
        <w:trPr>
          <w:cnfStyle w:val="000000100000"/>
        </w:trPr>
        <w:tc>
          <w:tcPr>
            <w:cnfStyle w:val="001000000000"/>
            <w:tcW w:w="1384" w:type="dxa"/>
          </w:tcPr>
          <w:p w:rsidR="00EE2D7E" w:rsidRDefault="00EE2D7E" w:rsidP="00E01B92">
            <w:pPr>
              <w:spacing w:line="276" w:lineRule="auto"/>
            </w:pPr>
            <w:r>
              <w:t>txLA!</w:t>
            </w:r>
          </w:p>
        </w:tc>
        <w:tc>
          <w:tcPr>
            <w:tcW w:w="7828" w:type="dxa"/>
          </w:tcPr>
          <w:p w:rsidR="00EE2D7E" w:rsidRDefault="00EE2D7E" w:rsidP="00E01B92">
            <w:pPr>
              <w:spacing w:line="276" w:lineRule="auto"/>
              <w:cnfStyle w:val="000000100000"/>
            </w:pPr>
            <w:r>
              <w:t>Event für die Übertragungsmöglichkeit und einer LeaveAll-Nachricht tritt ein. Hier keine größere Änderung als bei einem normalen rLA!-Event</w:t>
            </w:r>
          </w:p>
        </w:tc>
      </w:tr>
      <w:tr w:rsidR="00EE2D7E" w:rsidTr="00EE2D7E">
        <w:tc>
          <w:tcPr>
            <w:cnfStyle w:val="001000000000"/>
            <w:tcW w:w="1384" w:type="dxa"/>
          </w:tcPr>
          <w:p w:rsidR="00EE2D7E" w:rsidRDefault="00EE2D7E" w:rsidP="00E01B92">
            <w:pPr>
              <w:spacing w:line="276" w:lineRule="auto"/>
            </w:pPr>
            <w:r>
              <w:t>Re-declare!</w:t>
            </w:r>
          </w:p>
        </w:tc>
        <w:tc>
          <w:tcPr>
            <w:tcW w:w="7828" w:type="dxa"/>
          </w:tcPr>
          <w:p w:rsidR="00EE2D7E" w:rsidRDefault="00EE2D7E" w:rsidP="00E01B92">
            <w:pPr>
              <w:spacing w:line="276" w:lineRule="auto"/>
              <w:cnfStyle w:val="000000000000"/>
            </w:pPr>
            <w:r>
              <w:t>Event, das einen Port-Rollen-Wechsel anzeigt. (Von Designated-Port zu Root-Port oder Alternate-Port</w:t>
            </w:r>
          </w:p>
        </w:tc>
      </w:tr>
      <w:tr w:rsidR="00EE2D7E" w:rsidTr="00EE2D7E">
        <w:trPr>
          <w:cnfStyle w:val="000000100000"/>
        </w:trPr>
        <w:tc>
          <w:tcPr>
            <w:cnfStyle w:val="001000000000"/>
            <w:tcW w:w="1384" w:type="dxa"/>
          </w:tcPr>
          <w:p w:rsidR="00EE2D7E" w:rsidRDefault="00EE2D7E" w:rsidP="00E01B92">
            <w:pPr>
              <w:spacing w:line="276" w:lineRule="auto"/>
            </w:pPr>
            <w:r>
              <w:t>Flush!</w:t>
            </w:r>
          </w:p>
        </w:tc>
        <w:tc>
          <w:tcPr>
            <w:tcW w:w="7828" w:type="dxa"/>
          </w:tcPr>
          <w:p w:rsidR="00EE2D7E" w:rsidRDefault="00EE2D7E" w:rsidP="00E01B92">
            <w:pPr>
              <w:spacing w:line="276" w:lineRule="auto"/>
              <w:cnfStyle w:val="000000100000"/>
            </w:pPr>
            <w:r>
              <w:t>Event, das einen Port-Rollen-Wechsel anzeigt. (Von Root-Port oder Alternate-Port zu Designated-Port.)</w:t>
            </w:r>
          </w:p>
        </w:tc>
      </w:tr>
      <w:tr w:rsidR="00EE2D7E" w:rsidTr="00EE2D7E">
        <w:tc>
          <w:tcPr>
            <w:cnfStyle w:val="001000000000"/>
            <w:tcW w:w="1384" w:type="dxa"/>
          </w:tcPr>
          <w:p w:rsidR="00EE2D7E" w:rsidRDefault="00EE2D7E" w:rsidP="00E01B92">
            <w:pPr>
              <w:spacing w:line="276" w:lineRule="auto"/>
            </w:pPr>
            <w:r>
              <w:t>leavetimer!</w:t>
            </w:r>
          </w:p>
        </w:tc>
        <w:tc>
          <w:tcPr>
            <w:tcW w:w="7828" w:type="dxa"/>
          </w:tcPr>
          <w:p w:rsidR="00EE2D7E" w:rsidRDefault="00EE2D7E" w:rsidP="00E01B92">
            <w:pPr>
              <w:spacing w:line="276" w:lineRule="auto"/>
              <w:cnfStyle w:val="000000000000"/>
            </w:pPr>
            <w:r>
              <w:t>Der leavetimer ist abgelaufen und generiert dieses Event, um anzuzeigen, dass der Time-Out zum Reregistrieren vorbei ist.</w:t>
            </w:r>
          </w:p>
        </w:tc>
      </w:tr>
    </w:tbl>
    <w:p w:rsidR="00EE2D7E" w:rsidRDefault="00EE2D7E" w:rsidP="00EE2D7E"/>
    <w:p w:rsidR="00D51E00" w:rsidRPr="00E01B92" w:rsidRDefault="00D51E00" w:rsidP="00D51E00">
      <w:pPr>
        <w:rPr>
          <w:b/>
          <w:color w:val="C00000"/>
        </w:rPr>
      </w:pPr>
      <w:del w:id="999" w:author="MPH" w:date="2011-11-07T23:08:00Z">
        <w:r w:rsidRPr="00E01B92" w:rsidDel="00D24083">
          <w:rPr>
            <w:b/>
            <w:color w:val="C00000"/>
          </w:rPr>
          <w:delText>Events</w:delText>
        </w:r>
      </w:del>
      <w:ins w:id="1000" w:author="MPH" w:date="2011-11-07T23:08:00Z">
        <w:r w:rsidR="00D24083">
          <w:rPr>
            <w:b/>
            <w:color w:val="C00000"/>
          </w:rPr>
          <w:t>Actions</w:t>
        </w:r>
      </w:ins>
      <w:r w:rsidRPr="00E01B92">
        <w:rPr>
          <w:b/>
          <w:color w:val="C00000"/>
        </w:rPr>
        <w:t>:</w:t>
      </w:r>
    </w:p>
    <w:tbl>
      <w:tblPr>
        <w:tblStyle w:val="HelleSchattierung-Akzent2"/>
        <w:tblW w:w="0" w:type="auto"/>
        <w:tblLook w:val="04A0"/>
      </w:tblPr>
      <w:tblGrid>
        <w:gridCol w:w="1384"/>
        <w:gridCol w:w="7828"/>
      </w:tblGrid>
      <w:tr w:rsidR="00D51E00" w:rsidTr="00420B4F">
        <w:trPr>
          <w:cnfStyle w:val="100000000000"/>
        </w:trPr>
        <w:tc>
          <w:tcPr>
            <w:cnfStyle w:val="001000000000"/>
            <w:tcW w:w="1384" w:type="dxa"/>
          </w:tcPr>
          <w:p w:rsidR="00D51E00" w:rsidRDefault="00D51E00" w:rsidP="00420B4F">
            <w:pPr>
              <w:spacing w:line="276" w:lineRule="auto"/>
            </w:pPr>
            <w:r>
              <w:t>Action</w:t>
            </w:r>
          </w:p>
        </w:tc>
        <w:tc>
          <w:tcPr>
            <w:tcW w:w="7828" w:type="dxa"/>
          </w:tcPr>
          <w:p w:rsidR="00D51E00" w:rsidRDefault="00D51E00" w:rsidP="00420B4F">
            <w:pPr>
              <w:spacing w:line="276" w:lineRule="auto"/>
              <w:cnfStyle w:val="100000000000"/>
            </w:pPr>
            <w:r>
              <w:t>Bedeutung</w:t>
            </w:r>
          </w:p>
        </w:tc>
      </w:tr>
      <w:tr w:rsidR="00D51E00" w:rsidTr="00420B4F">
        <w:trPr>
          <w:cnfStyle w:val="000000100000"/>
        </w:trPr>
        <w:tc>
          <w:tcPr>
            <w:cnfStyle w:val="001000000000"/>
            <w:tcW w:w="1384" w:type="dxa"/>
          </w:tcPr>
          <w:p w:rsidR="00D51E00" w:rsidRDefault="00D51E00" w:rsidP="00D51E00">
            <w:pPr>
              <w:spacing w:line="276" w:lineRule="auto"/>
            </w:pPr>
            <w:r>
              <w:t>New</w:t>
            </w:r>
          </w:p>
        </w:tc>
        <w:tc>
          <w:tcPr>
            <w:tcW w:w="7828" w:type="dxa"/>
          </w:tcPr>
          <w:p w:rsidR="00D51E00" w:rsidRPr="00D51E00" w:rsidRDefault="00D51E00" w:rsidP="00420B4F">
            <w:pPr>
              <w:spacing w:line="276" w:lineRule="auto"/>
              <w:cnfStyle w:val="000000100000"/>
              <w:rPr>
                <w:b/>
                <w:bCs/>
              </w:rPr>
            </w:pPr>
            <w:r w:rsidRPr="00D51E00">
              <w:t>Im MMRP wird die Action nie ausgeführt.</w:t>
            </w:r>
          </w:p>
        </w:tc>
      </w:tr>
      <w:tr w:rsidR="00D51E00" w:rsidTr="00420B4F">
        <w:tc>
          <w:tcPr>
            <w:cnfStyle w:val="001000000000"/>
            <w:tcW w:w="1384" w:type="dxa"/>
          </w:tcPr>
          <w:p w:rsidR="00D51E00" w:rsidRDefault="00D51E00" w:rsidP="00420B4F">
            <w:pPr>
              <w:spacing w:line="276" w:lineRule="auto"/>
            </w:pPr>
            <w:r>
              <w:t>Join</w:t>
            </w:r>
          </w:p>
        </w:tc>
        <w:tc>
          <w:tcPr>
            <w:tcW w:w="7828" w:type="dxa"/>
          </w:tcPr>
          <w:p w:rsidR="00D51E00" w:rsidRPr="00D51E00" w:rsidRDefault="00D51E00" w:rsidP="00420B4F">
            <w:pPr>
              <w:spacing w:line="276" w:lineRule="auto"/>
              <w:cnfStyle w:val="000000000000"/>
              <w:rPr>
                <w:b/>
                <w:bCs/>
              </w:rPr>
            </w:pPr>
            <w:r w:rsidRPr="00D51E00">
              <w:t>Sendet eine Join Nachricht an die anknüpfende Applicant state machine.</w:t>
            </w:r>
          </w:p>
        </w:tc>
      </w:tr>
      <w:tr w:rsidR="00D51E00" w:rsidTr="00420B4F">
        <w:trPr>
          <w:cnfStyle w:val="000000100000"/>
        </w:trPr>
        <w:tc>
          <w:tcPr>
            <w:cnfStyle w:val="001000000000"/>
            <w:tcW w:w="1384" w:type="dxa"/>
          </w:tcPr>
          <w:p w:rsidR="00D51E00" w:rsidRDefault="00D51E00" w:rsidP="00420B4F">
            <w:pPr>
              <w:spacing w:line="276" w:lineRule="auto"/>
            </w:pPr>
            <w:r>
              <w:t>Lv</w:t>
            </w:r>
          </w:p>
        </w:tc>
        <w:tc>
          <w:tcPr>
            <w:tcW w:w="7828" w:type="dxa"/>
          </w:tcPr>
          <w:p w:rsidR="00D51E00" w:rsidRPr="00D51E00" w:rsidRDefault="00D51E00" w:rsidP="00420B4F">
            <w:pPr>
              <w:spacing w:line="276" w:lineRule="auto"/>
              <w:cnfStyle w:val="000000100000"/>
              <w:rPr>
                <w:b/>
                <w:bCs/>
              </w:rPr>
            </w:pPr>
            <w:r w:rsidRPr="00D51E00">
              <w:t>Sendet eine Leave Nachricht an die anknüpfende Applicant state machine</w:t>
            </w:r>
          </w:p>
        </w:tc>
      </w:tr>
      <w:tr w:rsidR="00D51E00" w:rsidTr="00420B4F">
        <w:tc>
          <w:tcPr>
            <w:cnfStyle w:val="001000000000"/>
            <w:tcW w:w="1384" w:type="dxa"/>
          </w:tcPr>
          <w:p w:rsidR="00D51E00" w:rsidRDefault="00D51E00" w:rsidP="00420B4F">
            <w:pPr>
              <w:spacing w:line="276" w:lineRule="auto"/>
            </w:pPr>
            <w:r>
              <w:t>Start leavetimer</w:t>
            </w:r>
          </w:p>
        </w:tc>
        <w:tc>
          <w:tcPr>
            <w:tcW w:w="7828" w:type="dxa"/>
          </w:tcPr>
          <w:p w:rsidR="00D51E00" w:rsidRPr="00D51E00" w:rsidRDefault="00D51E00" w:rsidP="00D51E00">
            <w:pPr>
              <w:spacing w:line="276" w:lineRule="auto"/>
              <w:cnfStyle w:val="000000000000"/>
              <w:rPr>
                <w:b/>
                <w:bCs/>
              </w:rPr>
            </w:pPr>
            <w:r w:rsidRPr="00D51E00">
              <w:t>Startet den Timer, der definiert</w:t>
            </w:r>
            <w:r>
              <w:t>,</w:t>
            </w:r>
            <w:r w:rsidRPr="00D51E00">
              <w:t xml:space="preserve"> wie lange ein Empfänger Zeit hat sich zu reg</w:t>
            </w:r>
            <w:r>
              <w:t>i</w:t>
            </w:r>
            <w:r w:rsidRPr="00D51E00">
              <w:t>strieren</w:t>
            </w:r>
            <w:r>
              <w:t>,</w:t>
            </w:r>
            <w:r w:rsidRPr="00D51E00">
              <w:t xml:space="preserve"> nachdem die Verbindung getrennt wurde.</w:t>
            </w:r>
          </w:p>
        </w:tc>
      </w:tr>
      <w:tr w:rsidR="00D51E00" w:rsidTr="00420B4F">
        <w:trPr>
          <w:cnfStyle w:val="000000100000"/>
        </w:trPr>
        <w:tc>
          <w:tcPr>
            <w:cnfStyle w:val="001000000000"/>
            <w:tcW w:w="1384" w:type="dxa"/>
          </w:tcPr>
          <w:p w:rsidR="00D51E00" w:rsidRDefault="00D51E00" w:rsidP="00420B4F">
            <w:pPr>
              <w:spacing w:line="276" w:lineRule="auto"/>
            </w:pPr>
            <w:r>
              <w:t>Stop leavetimer</w:t>
            </w:r>
          </w:p>
        </w:tc>
        <w:tc>
          <w:tcPr>
            <w:tcW w:w="7828" w:type="dxa"/>
          </w:tcPr>
          <w:p w:rsidR="00D51E00" w:rsidRPr="00D51E00" w:rsidRDefault="00D51E00" w:rsidP="00420B4F">
            <w:pPr>
              <w:spacing w:line="276" w:lineRule="auto"/>
              <w:cnfStyle w:val="000000100000"/>
              <w:rPr>
                <w:b/>
                <w:bCs/>
              </w:rPr>
            </w:pPr>
            <w:r w:rsidRPr="00D51E00">
              <w:t>Der Timer ist abgelaufen und die regestrierte MAC-Adresse wird deregestriert.</w:t>
            </w:r>
          </w:p>
        </w:tc>
      </w:tr>
    </w:tbl>
    <w:p w:rsidR="00D51E00" w:rsidRPr="00EE2D7E" w:rsidRDefault="00D51E00" w:rsidP="00EE2D7E"/>
    <w:p w:rsidR="00291858" w:rsidRDefault="00FA02D4" w:rsidP="00FA02D4">
      <w:pPr>
        <w:pStyle w:val="berschrift3"/>
        <w:numPr>
          <w:ilvl w:val="2"/>
          <w:numId w:val="3"/>
        </w:numPr>
      </w:pPr>
      <w:bookmarkStart w:id="1001" w:name="_Toc308644298"/>
      <w:r>
        <w:t>Zustandsautomat – Applicant state machine</w:t>
      </w:r>
      <w:bookmarkEnd w:id="1001"/>
    </w:p>
    <w:p w:rsidR="00E01B92" w:rsidRPr="00E01B92" w:rsidRDefault="00E01B92" w:rsidP="00E01B92">
      <w:pPr>
        <w:rPr>
          <w:color w:val="C00000"/>
        </w:rPr>
      </w:pPr>
    </w:p>
    <w:p w:rsidR="00FA02D4" w:rsidRDefault="00FA02D4" w:rsidP="00FA02D4">
      <w:pPr>
        <w:rPr>
          <w:ins w:id="1002" w:author="MPH" w:date="2011-11-07T23:08:00Z"/>
          <w:b/>
          <w:color w:val="C00000"/>
        </w:rPr>
      </w:pPr>
      <w:r w:rsidRPr="00E01B92">
        <w:rPr>
          <w:b/>
          <w:color w:val="C00000"/>
        </w:rPr>
        <w:t>Z</w:t>
      </w:r>
      <w:commentRangeStart w:id="1003"/>
      <w:r w:rsidRPr="00E01B92">
        <w:rPr>
          <w:b/>
          <w:color w:val="C00000"/>
        </w:rPr>
        <w:t>ustandsautomat:</w:t>
      </w:r>
      <w:commentRangeEnd w:id="1003"/>
      <w:r w:rsidR="00916BC5">
        <w:rPr>
          <w:rStyle w:val="Kommentarzeichen"/>
        </w:rPr>
        <w:commentReference w:id="1003"/>
      </w:r>
    </w:p>
    <w:p w:rsidR="00916BC5" w:rsidRDefault="00916BC5" w:rsidP="00FA02D4">
      <w:pPr>
        <w:rPr>
          <w:ins w:id="1004" w:author="MPH" w:date="2011-11-07T23:08:00Z"/>
          <w:b/>
          <w:color w:val="C00000"/>
        </w:rPr>
      </w:pPr>
    </w:p>
    <w:p w:rsidR="00916BC5" w:rsidRDefault="00916BC5" w:rsidP="00FA02D4">
      <w:pPr>
        <w:rPr>
          <w:ins w:id="1005" w:author="MPH" w:date="2011-11-07T23:08:00Z"/>
          <w:b/>
          <w:color w:val="C00000"/>
        </w:rPr>
      </w:pPr>
    </w:p>
    <w:p w:rsidR="00916BC5" w:rsidRPr="00E01B92" w:rsidRDefault="00916BC5" w:rsidP="00FA02D4">
      <w:pPr>
        <w:rPr>
          <w:b/>
          <w:color w:val="C00000"/>
        </w:rPr>
      </w:pPr>
      <w:ins w:id="1006" w:author="MPH" w:date="2011-11-07T23:08:00Z">
        <w:r w:rsidRPr="00916BC5">
          <w:rPr>
            <w:b/>
            <w:color w:val="C00000"/>
          </w:rPr>
          <w:t>Zustandsübergangstabelle:</w:t>
        </w:r>
      </w:ins>
    </w:p>
    <w:p w:rsidR="00FA02D4" w:rsidRDefault="00FA02D4" w:rsidP="00E01B92">
      <w:pPr>
        <w:pStyle w:val="KeinLeerraum"/>
        <w:jc w:val="center"/>
      </w:pPr>
      <w:r>
        <w:rPr>
          <w:noProof/>
        </w:rPr>
        <w:lastRenderedPageBreak/>
        <w:drawing>
          <wp:inline distT="0" distB="0" distL="0" distR="0">
            <wp:extent cx="5760720" cy="4875104"/>
            <wp:effectExtent l="19050" t="0" r="0" b="0"/>
            <wp:docPr id="35" name="internal-source-marker_0.7599444382651555" descr="https://lh5.googleusercontent.com/z_wMmuXG6BT2oYt6uxIe0Xg-hQfbcUUhhgVzyLoQiL8xwkYI-CuenzWOYS16BGVFEVSDXuywx_N6fn8_TeJhBww1EEb0Vqe79IhbjOqb2SwBF-HPp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5.googleusercontent.com/z_wMmuXG6BT2oYt6uxIe0Xg-hQfbcUUhhgVzyLoQiL8xwkYI-CuenzWOYS16BGVFEVSDXuywx_N6fn8_TeJhBww1EEb0Vqe79IhbjOqb2SwBF-HPpoA"/>
                    <pic:cNvPicPr>
                      <a:picLocks noChangeAspect="1" noChangeArrowheads="1"/>
                    </pic:cNvPicPr>
                  </pic:nvPicPr>
                  <pic:blipFill>
                    <a:blip r:embed="rId26" cstate="print"/>
                    <a:srcRect/>
                    <a:stretch>
                      <a:fillRect/>
                    </a:stretch>
                  </pic:blipFill>
                  <pic:spPr bwMode="auto">
                    <a:xfrm>
                      <a:off x="0" y="0"/>
                      <a:ext cx="5760720" cy="4875104"/>
                    </a:xfrm>
                    <a:prstGeom prst="rect">
                      <a:avLst/>
                    </a:prstGeom>
                    <a:noFill/>
                    <a:ln w="9525">
                      <a:noFill/>
                      <a:miter lim="800000"/>
                      <a:headEnd/>
                      <a:tailEnd/>
                    </a:ln>
                  </pic:spPr>
                </pic:pic>
              </a:graphicData>
            </a:graphic>
          </wp:inline>
        </w:drawing>
      </w:r>
    </w:p>
    <w:p w:rsidR="00FA02D4" w:rsidRPr="00FA02D4" w:rsidRDefault="00FA02D4" w:rsidP="00E01B92">
      <w:pPr>
        <w:pStyle w:val="Beschriftung"/>
        <w:jc w:val="center"/>
      </w:pPr>
      <w:r>
        <w:t xml:space="preserve">Abbildung </w:t>
      </w:r>
      <w:fldSimple w:instr=" SEQ Abbildung \* ARABIC ">
        <w:ins w:id="1007" w:author="MPH" w:date="2011-11-09T23:01:00Z">
          <w:r w:rsidR="0091125B">
            <w:rPr>
              <w:noProof/>
            </w:rPr>
            <w:t>17</w:t>
          </w:r>
        </w:ins>
        <w:del w:id="1008" w:author="MPH" w:date="2011-11-07T22:47:00Z">
          <w:r w:rsidR="006844C3" w:rsidDel="00E52B48">
            <w:rPr>
              <w:noProof/>
            </w:rPr>
            <w:delText>14</w:delText>
          </w:r>
        </w:del>
      </w:fldSimple>
      <w:r>
        <w:t xml:space="preserve">: </w:t>
      </w:r>
      <w:ins w:id="1009" w:author="MPH" w:date="2011-11-07T23:09:00Z">
        <w:r w:rsidR="00916BC5">
          <w:t>A</w:t>
        </w:r>
      </w:ins>
      <w:del w:id="1010" w:author="MPH" w:date="2011-11-07T23:09:00Z">
        <w:r w:rsidDel="00916BC5">
          <w:delText>a</w:delText>
        </w:r>
      </w:del>
      <w:r>
        <w:t>pplicant state machine</w:t>
      </w:r>
      <w:r>
        <w:rPr>
          <w:rStyle w:val="Funotenzeichen"/>
        </w:rPr>
        <w:footnoteReference w:id="11"/>
      </w:r>
    </w:p>
    <w:p w:rsidR="00291858" w:rsidRPr="00E01B92" w:rsidRDefault="00FC0105" w:rsidP="00291858">
      <w:pPr>
        <w:rPr>
          <w:b/>
          <w:color w:val="C00000"/>
        </w:rPr>
      </w:pPr>
      <w:r w:rsidRPr="00E01B92">
        <w:rPr>
          <w:b/>
          <w:color w:val="C00000"/>
        </w:rPr>
        <w:t>Anmerkung:</w:t>
      </w:r>
    </w:p>
    <w:p w:rsidR="00FC0105" w:rsidRPr="00FC0105" w:rsidRDefault="00FC0105" w:rsidP="00FC0105">
      <w:pPr>
        <w:pStyle w:val="Listenabsatz"/>
        <w:numPr>
          <w:ilvl w:val="0"/>
          <w:numId w:val="30"/>
        </w:numPr>
        <w:rPr>
          <w:b/>
        </w:rPr>
      </w:pPr>
      <w:r>
        <w:t>Weiße Zustände stellen einen Application-Only Automaten dar.</w:t>
      </w:r>
    </w:p>
    <w:p w:rsidR="00FC0105" w:rsidRPr="00E01B92" w:rsidRDefault="00FC0105" w:rsidP="00FC0105">
      <w:pPr>
        <w:pStyle w:val="Listenabsatz"/>
        <w:numPr>
          <w:ilvl w:val="0"/>
          <w:numId w:val="30"/>
        </w:numPr>
        <w:rPr>
          <w:b/>
        </w:rPr>
      </w:pPr>
      <w:r>
        <w:t>Hellgelbe Zustände fallen weg, wenn es sich um ein Point-to-Poin-Netzwerk handelt.</w:t>
      </w:r>
    </w:p>
    <w:p w:rsidR="00E01B92" w:rsidRPr="00E01B92" w:rsidRDefault="00E01B92" w:rsidP="00E01B92">
      <w:pPr>
        <w:rPr>
          <w:b/>
        </w:rPr>
      </w:pPr>
    </w:p>
    <w:p w:rsidR="00FC0105" w:rsidRPr="00E01B92" w:rsidRDefault="00FC0105" w:rsidP="00FC0105">
      <w:pPr>
        <w:rPr>
          <w:b/>
          <w:color w:val="C00000"/>
        </w:rPr>
      </w:pPr>
      <w:r w:rsidRPr="00E01B92">
        <w:rPr>
          <w:b/>
          <w:color w:val="C00000"/>
        </w:rPr>
        <w:t>Zustände:</w:t>
      </w:r>
    </w:p>
    <w:tbl>
      <w:tblPr>
        <w:tblStyle w:val="HelleSchattierung-Akzent2"/>
        <w:tblW w:w="0" w:type="auto"/>
        <w:tblLook w:val="04A0"/>
      </w:tblPr>
      <w:tblGrid>
        <w:gridCol w:w="1101"/>
        <w:gridCol w:w="8111"/>
      </w:tblGrid>
      <w:tr w:rsidR="00FC0105" w:rsidTr="00FC0105">
        <w:trPr>
          <w:cnfStyle w:val="100000000000"/>
        </w:trPr>
        <w:tc>
          <w:tcPr>
            <w:cnfStyle w:val="001000000000"/>
            <w:tcW w:w="1101" w:type="dxa"/>
          </w:tcPr>
          <w:p w:rsidR="00FC0105" w:rsidRDefault="00FC0105" w:rsidP="00E01B92">
            <w:pPr>
              <w:spacing w:line="276" w:lineRule="auto"/>
            </w:pPr>
            <w:r>
              <w:t>Zustand</w:t>
            </w:r>
          </w:p>
        </w:tc>
        <w:tc>
          <w:tcPr>
            <w:tcW w:w="8111" w:type="dxa"/>
          </w:tcPr>
          <w:p w:rsidR="00FC0105" w:rsidRDefault="00FC0105" w:rsidP="00E01B92">
            <w:pPr>
              <w:spacing w:line="276" w:lineRule="auto"/>
              <w:cnfStyle w:val="100000000000"/>
            </w:pPr>
            <w:r>
              <w:t>Bedeutung</w:t>
            </w:r>
          </w:p>
        </w:tc>
      </w:tr>
      <w:tr w:rsidR="00FC0105" w:rsidTr="00FC0105">
        <w:trPr>
          <w:cnfStyle w:val="000000100000"/>
        </w:trPr>
        <w:tc>
          <w:tcPr>
            <w:cnfStyle w:val="001000000000"/>
            <w:tcW w:w="1101" w:type="dxa"/>
          </w:tcPr>
          <w:p w:rsidR="00FC0105" w:rsidRDefault="00FC0105" w:rsidP="00E01B92">
            <w:pPr>
              <w:spacing w:line="276" w:lineRule="auto"/>
            </w:pPr>
            <w:r>
              <w:t>VO</w:t>
            </w:r>
          </w:p>
        </w:tc>
        <w:tc>
          <w:tcPr>
            <w:tcW w:w="8111" w:type="dxa"/>
          </w:tcPr>
          <w:p w:rsidR="00FC0105" w:rsidRDefault="00FC0105" w:rsidP="00E01B92">
            <w:pPr>
              <w:spacing w:line="276" w:lineRule="auto"/>
              <w:cnfStyle w:val="000000100000"/>
            </w:pPr>
            <w:r w:rsidRPr="00FC0105">
              <w:rPr>
                <w:i/>
                <w:iCs/>
              </w:rPr>
              <w:t>Very anxious Observer</w:t>
            </w:r>
            <w:r w:rsidRPr="00FC0105">
              <w:t xml:space="preserve"> - Zustand, in dem sich der Automat zu Begi</w:t>
            </w:r>
            <w:r>
              <w:t>n</w:t>
            </w:r>
            <w:r w:rsidRPr="00FC0105">
              <w:t>n b</w:t>
            </w:r>
            <w:r>
              <w:t>e</w:t>
            </w:r>
            <w:r w:rsidRPr="00FC0105">
              <w:t>endet. Dieser</w:t>
            </w:r>
            <w:r>
              <w:t xml:space="preserve"> </w:t>
            </w:r>
            <w:r w:rsidRPr="00FC0105">
              <w:t>wird auch beim Verlassen der Registrierung wieder erreicht.</w:t>
            </w:r>
          </w:p>
        </w:tc>
      </w:tr>
      <w:tr w:rsidR="00FC0105" w:rsidTr="00FC0105">
        <w:tc>
          <w:tcPr>
            <w:cnfStyle w:val="001000000000"/>
            <w:tcW w:w="1101" w:type="dxa"/>
          </w:tcPr>
          <w:p w:rsidR="00FC0105" w:rsidRDefault="00FC0105" w:rsidP="00E01B92">
            <w:pPr>
              <w:spacing w:line="276" w:lineRule="auto"/>
            </w:pPr>
            <w:r>
              <w:t>VP</w:t>
            </w:r>
          </w:p>
        </w:tc>
        <w:tc>
          <w:tcPr>
            <w:tcW w:w="8111" w:type="dxa"/>
          </w:tcPr>
          <w:p w:rsidR="00FC0105" w:rsidRDefault="00FC0105" w:rsidP="00E01B92">
            <w:pPr>
              <w:spacing w:line="276" w:lineRule="auto"/>
              <w:cnfStyle w:val="000000000000"/>
            </w:pPr>
            <w:r w:rsidRPr="00FC0105">
              <w:rPr>
                <w:i/>
              </w:rPr>
              <w:t>Very anxious Passive</w:t>
            </w:r>
            <w:r>
              <w:t xml:space="preserve"> - Der Automat kommt in den Zustand, da er aufgefordert wurde,</w:t>
            </w:r>
          </w:p>
          <w:p w:rsidR="00FC0105" w:rsidRDefault="00FC0105" w:rsidP="00E01B92">
            <w:pPr>
              <w:spacing w:line="276" w:lineRule="auto"/>
              <w:cnfStyle w:val="000000000000"/>
            </w:pPr>
            <w:r>
              <w:t>die Adresse zu deklarieren. (Dies geschieht durch die internen Join! -Nachrichent, die beispielsweise der Registrar aussendet.)</w:t>
            </w:r>
          </w:p>
        </w:tc>
      </w:tr>
      <w:tr w:rsidR="00FC0105" w:rsidTr="00FC0105">
        <w:trPr>
          <w:cnfStyle w:val="000000100000"/>
        </w:trPr>
        <w:tc>
          <w:tcPr>
            <w:cnfStyle w:val="001000000000"/>
            <w:tcW w:w="1101" w:type="dxa"/>
          </w:tcPr>
          <w:p w:rsidR="00FC0105" w:rsidRDefault="00FC0105" w:rsidP="00E01B92">
            <w:pPr>
              <w:spacing w:line="276" w:lineRule="auto"/>
            </w:pPr>
            <w:r>
              <w:t>VN</w:t>
            </w:r>
          </w:p>
        </w:tc>
        <w:tc>
          <w:tcPr>
            <w:tcW w:w="8111" w:type="dxa"/>
          </w:tcPr>
          <w:p w:rsidR="00FC0105" w:rsidRDefault="00FC0105" w:rsidP="00E01B92">
            <w:pPr>
              <w:spacing w:line="276" w:lineRule="auto"/>
              <w:cnfStyle w:val="000000100000"/>
            </w:pPr>
            <w:r w:rsidRPr="00FC0105">
              <w:rPr>
                <w:i/>
              </w:rPr>
              <w:t>Very anxious New</w:t>
            </w:r>
            <w:r w:rsidRPr="00FC0105">
              <w:t xml:space="preserve"> - Nicht weiter beschrieben; MMRP macht keinen Gebrauch des New! </w:t>
            </w:r>
            <w:r w:rsidRPr="00FC0105">
              <w:lastRenderedPageBreak/>
              <w:t>-Kommandos, welcher zu diesem Zustand führt</w:t>
            </w:r>
          </w:p>
        </w:tc>
      </w:tr>
      <w:tr w:rsidR="00FC0105" w:rsidTr="00FC0105">
        <w:tc>
          <w:tcPr>
            <w:cnfStyle w:val="001000000000"/>
            <w:tcW w:w="1101" w:type="dxa"/>
          </w:tcPr>
          <w:p w:rsidR="00FC0105" w:rsidRDefault="00FC0105" w:rsidP="00E01B92">
            <w:pPr>
              <w:spacing w:line="276" w:lineRule="auto"/>
            </w:pPr>
            <w:r>
              <w:lastRenderedPageBreak/>
              <w:t>AN</w:t>
            </w:r>
          </w:p>
        </w:tc>
        <w:tc>
          <w:tcPr>
            <w:tcW w:w="8111" w:type="dxa"/>
          </w:tcPr>
          <w:p w:rsidR="00FC0105" w:rsidRDefault="00FC0105" w:rsidP="00E01B92">
            <w:pPr>
              <w:spacing w:line="276" w:lineRule="auto"/>
              <w:cnfStyle w:val="000000000000"/>
            </w:pPr>
            <w:r w:rsidRPr="00FC0105">
              <w:rPr>
                <w:i/>
                <w:iCs/>
              </w:rPr>
              <w:t xml:space="preserve">Anxious New </w:t>
            </w:r>
            <w:r w:rsidRPr="00FC0105">
              <w:t>- siehe: VN</w:t>
            </w:r>
          </w:p>
        </w:tc>
      </w:tr>
      <w:tr w:rsidR="00FC0105" w:rsidTr="00FC0105">
        <w:trPr>
          <w:cnfStyle w:val="000000100000"/>
        </w:trPr>
        <w:tc>
          <w:tcPr>
            <w:cnfStyle w:val="001000000000"/>
            <w:tcW w:w="1101" w:type="dxa"/>
          </w:tcPr>
          <w:p w:rsidR="00FC0105" w:rsidRDefault="00FC0105" w:rsidP="00E01B92">
            <w:pPr>
              <w:spacing w:line="276" w:lineRule="auto"/>
            </w:pPr>
            <w:r>
              <w:t>AA</w:t>
            </w:r>
          </w:p>
        </w:tc>
        <w:tc>
          <w:tcPr>
            <w:tcW w:w="8111" w:type="dxa"/>
          </w:tcPr>
          <w:p w:rsidR="00FC0105" w:rsidRDefault="00FC0105" w:rsidP="00E01B92">
            <w:pPr>
              <w:tabs>
                <w:tab w:val="left" w:pos="1560"/>
              </w:tabs>
              <w:spacing w:line="276" w:lineRule="auto"/>
              <w:cnfStyle w:val="000000100000"/>
            </w:pPr>
            <w:r w:rsidRPr="00FC0105">
              <w:rPr>
                <w:i/>
                <w:iCs/>
              </w:rPr>
              <w:t>Anxious Active</w:t>
            </w:r>
            <w:r w:rsidRPr="00FC0105">
              <w:t xml:space="preserve"> - Die Applikation be</w:t>
            </w:r>
            <w:r>
              <w:t>e</w:t>
            </w:r>
            <w:r w:rsidRPr="00FC0105">
              <w:t>ndet sich bei der Deklaration der Adresse. Sie hat</w:t>
            </w:r>
            <w:r>
              <w:t xml:space="preserve"> </w:t>
            </w:r>
            <w:r w:rsidRPr="00FC0105">
              <w:t>bereits eine Join-Nachricht versendet und sendet beim näc</w:t>
            </w:r>
            <w:r>
              <w:t>hsten tx!</w:t>
            </w:r>
            <w:r w:rsidRPr="00FC0105">
              <w:t>-Event die zweite</w:t>
            </w:r>
            <w:r>
              <w:t xml:space="preserve"> </w:t>
            </w:r>
            <w:r w:rsidRPr="00FC0105">
              <w:t>Join-Nachricht aus.</w:t>
            </w:r>
          </w:p>
        </w:tc>
      </w:tr>
      <w:tr w:rsidR="00FC0105" w:rsidTr="00FC0105">
        <w:tc>
          <w:tcPr>
            <w:cnfStyle w:val="001000000000"/>
            <w:tcW w:w="1101" w:type="dxa"/>
          </w:tcPr>
          <w:p w:rsidR="00FC0105" w:rsidRDefault="00FC0105" w:rsidP="00E01B92">
            <w:pPr>
              <w:spacing w:line="276" w:lineRule="auto"/>
            </w:pPr>
            <w:r>
              <w:t>QA</w:t>
            </w:r>
          </w:p>
        </w:tc>
        <w:tc>
          <w:tcPr>
            <w:tcW w:w="8111" w:type="dxa"/>
          </w:tcPr>
          <w:p w:rsidR="00FC0105" w:rsidRDefault="00FC0105" w:rsidP="00E01B92">
            <w:pPr>
              <w:spacing w:line="276" w:lineRule="auto"/>
              <w:cnfStyle w:val="000000000000"/>
            </w:pPr>
            <w:r w:rsidRPr="00FC0105">
              <w:rPr>
                <w:i/>
                <w:iCs/>
              </w:rPr>
              <w:t xml:space="preserve">Quiet Active </w:t>
            </w:r>
            <w:r w:rsidRPr="00FC0105">
              <w:t>- Zustand, in dem die Applikation die Anzahl der nötigen Join-Nachrichten</w:t>
            </w:r>
            <w:r>
              <w:t xml:space="preserve"> </w:t>
            </w:r>
            <w:r w:rsidRPr="00FC0105">
              <w:t>abgesetzt hat. Dies ist der Zustand nach erfolgter Deklaration der Adresse.</w:t>
            </w:r>
          </w:p>
        </w:tc>
      </w:tr>
      <w:tr w:rsidR="00FC0105" w:rsidTr="00FC0105">
        <w:trPr>
          <w:cnfStyle w:val="000000100000"/>
        </w:trPr>
        <w:tc>
          <w:tcPr>
            <w:cnfStyle w:val="001000000000"/>
            <w:tcW w:w="1101" w:type="dxa"/>
          </w:tcPr>
          <w:p w:rsidR="00FC0105" w:rsidRDefault="00FC0105" w:rsidP="00E01B92">
            <w:pPr>
              <w:spacing w:line="276" w:lineRule="auto"/>
            </w:pPr>
            <w:r>
              <w:t>LA</w:t>
            </w:r>
          </w:p>
        </w:tc>
        <w:tc>
          <w:tcPr>
            <w:tcW w:w="8111" w:type="dxa"/>
          </w:tcPr>
          <w:p w:rsidR="00FC0105" w:rsidRDefault="00FC0105" w:rsidP="00E01B92">
            <w:pPr>
              <w:spacing w:line="276" w:lineRule="auto"/>
              <w:cnfStyle w:val="000000100000"/>
            </w:pPr>
            <w:r w:rsidRPr="00FC0105">
              <w:rPr>
                <w:i/>
                <w:iCs/>
              </w:rPr>
              <w:t>Leaving Active</w:t>
            </w:r>
            <w:r w:rsidRPr="00FC0105">
              <w:t xml:space="preserve"> - Die Applikation war bereits bei der Deklaration der </w:t>
            </w:r>
            <w:r>
              <w:t>Adresse und hat eine interne Lv</w:t>
            </w:r>
            <w:r w:rsidRPr="00FC0105">
              <w:t xml:space="preserve">-Nachricht empfangen. </w:t>
            </w:r>
            <w:r>
              <w:t>Sie sendet beim auftretenden tx</w:t>
            </w:r>
            <w:r w:rsidR="0098390D">
              <w:t>!-Event eine Lv</w:t>
            </w:r>
            <w:r w:rsidRPr="00FC0105">
              <w:t>-Nachricht über das Netzwerk aus.</w:t>
            </w:r>
          </w:p>
        </w:tc>
      </w:tr>
      <w:tr w:rsidR="00FC0105" w:rsidTr="00FC0105">
        <w:tc>
          <w:tcPr>
            <w:cnfStyle w:val="001000000000"/>
            <w:tcW w:w="1101" w:type="dxa"/>
          </w:tcPr>
          <w:p w:rsidR="00FC0105" w:rsidRDefault="00FC0105" w:rsidP="00E01B92">
            <w:pPr>
              <w:spacing w:line="276" w:lineRule="auto"/>
            </w:pPr>
            <w:r>
              <w:t>AO</w:t>
            </w:r>
          </w:p>
        </w:tc>
        <w:tc>
          <w:tcPr>
            <w:tcW w:w="8111" w:type="dxa"/>
          </w:tcPr>
          <w:p w:rsidR="00FC0105" w:rsidRDefault="005C22E9" w:rsidP="00E01B92">
            <w:pPr>
              <w:spacing w:line="276" w:lineRule="auto"/>
              <w:cnfStyle w:val="000000000000"/>
            </w:pPr>
            <w:r w:rsidRPr="005C22E9">
              <w:rPr>
                <w:i/>
                <w:iCs/>
              </w:rPr>
              <w:t>Anxious Observer</w:t>
            </w:r>
            <w:r w:rsidRPr="005C22E9">
              <w:t xml:space="preserve"> - Die Applikation deklariert selbst keine Adressen, hat aber eine</w:t>
            </w:r>
            <w:r>
              <w:t xml:space="preserve"> </w:t>
            </w:r>
            <w:r w:rsidRPr="005C22E9">
              <w:t>JoinIN-Nachricht (durch das Netzwerk) erhalten.</w:t>
            </w:r>
          </w:p>
        </w:tc>
      </w:tr>
      <w:tr w:rsidR="00FC0105" w:rsidTr="00FC0105">
        <w:trPr>
          <w:cnfStyle w:val="000000100000"/>
        </w:trPr>
        <w:tc>
          <w:tcPr>
            <w:cnfStyle w:val="001000000000"/>
            <w:tcW w:w="1101" w:type="dxa"/>
          </w:tcPr>
          <w:p w:rsidR="00FC0105" w:rsidRDefault="00FC0105" w:rsidP="00E01B92">
            <w:pPr>
              <w:spacing w:line="276" w:lineRule="auto"/>
            </w:pPr>
            <w:r>
              <w:t>QO</w:t>
            </w:r>
          </w:p>
        </w:tc>
        <w:tc>
          <w:tcPr>
            <w:tcW w:w="8111" w:type="dxa"/>
          </w:tcPr>
          <w:p w:rsidR="00FC0105" w:rsidRDefault="005C22E9" w:rsidP="00E01B92">
            <w:pPr>
              <w:spacing w:line="276" w:lineRule="auto"/>
              <w:cnfStyle w:val="000000100000"/>
            </w:pPr>
            <w:r w:rsidRPr="005C22E9">
              <w:rPr>
                <w:i/>
                <w:iCs/>
              </w:rPr>
              <w:t>Quiet Observer</w:t>
            </w:r>
            <w:r w:rsidRPr="005C22E9">
              <w:t xml:space="preserve"> - Die Applikation deklariert selbst keine Adressen, hat aber eine JoinIN -</w:t>
            </w:r>
            <w:r w:rsidRPr="005C22E9">
              <w:br/>
              <w:t>Nachricht (durch das Netzwerk) erhalten.</w:t>
            </w:r>
          </w:p>
        </w:tc>
      </w:tr>
      <w:tr w:rsidR="00FC0105" w:rsidTr="00FC0105">
        <w:tc>
          <w:tcPr>
            <w:cnfStyle w:val="001000000000"/>
            <w:tcW w:w="1101" w:type="dxa"/>
          </w:tcPr>
          <w:p w:rsidR="00FC0105" w:rsidRDefault="00FC0105" w:rsidP="00E01B92">
            <w:pPr>
              <w:spacing w:line="276" w:lineRule="auto"/>
            </w:pPr>
            <w:r>
              <w:t>AP</w:t>
            </w:r>
          </w:p>
        </w:tc>
        <w:tc>
          <w:tcPr>
            <w:tcW w:w="8111" w:type="dxa"/>
          </w:tcPr>
          <w:p w:rsidR="00FC0105" w:rsidRDefault="005C22E9" w:rsidP="00E01B92">
            <w:pPr>
              <w:spacing w:line="276" w:lineRule="auto"/>
              <w:cnfStyle w:val="000000000000"/>
            </w:pPr>
            <w:r w:rsidRPr="005C22E9">
              <w:rPr>
                <w:i/>
                <w:iCs/>
              </w:rPr>
              <w:t>Anxious Passive</w:t>
            </w:r>
            <w:r w:rsidRPr="005C22E9">
              <w:t xml:space="preserve"> - Die Applikation hat eine Join</w:t>
            </w:r>
            <w:r>
              <w:t>IN</w:t>
            </w:r>
            <w:r w:rsidRPr="005C22E9">
              <w:t>-Nachricht empfangen. Anschlie</w:t>
            </w:r>
            <w:r>
              <w:t>ß</w:t>
            </w:r>
            <w:r w:rsidRPr="005C22E9">
              <w:t>end</w:t>
            </w:r>
            <w:r w:rsidRPr="005C22E9">
              <w:br/>
              <w:t>wird sie aufgefordert, diese Adresse</w:t>
            </w:r>
            <w:r>
              <w:t xml:space="preserve"> im Netzwerk zu deklarieren. (VO</w:t>
            </w:r>
            <w:r w:rsidRPr="005C22E9">
              <w:t>-&gt;AO-&gt;AP)</w:t>
            </w:r>
          </w:p>
        </w:tc>
      </w:tr>
      <w:tr w:rsidR="00FC0105" w:rsidTr="00FC0105">
        <w:trPr>
          <w:cnfStyle w:val="000000100000"/>
        </w:trPr>
        <w:tc>
          <w:tcPr>
            <w:cnfStyle w:val="001000000000"/>
            <w:tcW w:w="1101" w:type="dxa"/>
          </w:tcPr>
          <w:p w:rsidR="00FC0105" w:rsidRDefault="00FC0105" w:rsidP="00E01B92">
            <w:pPr>
              <w:spacing w:line="276" w:lineRule="auto"/>
            </w:pPr>
            <w:r>
              <w:t>QP</w:t>
            </w:r>
          </w:p>
        </w:tc>
        <w:tc>
          <w:tcPr>
            <w:tcW w:w="8111" w:type="dxa"/>
          </w:tcPr>
          <w:p w:rsidR="00824E22" w:rsidRDefault="00824E22" w:rsidP="00E01B92">
            <w:pPr>
              <w:spacing w:line="276" w:lineRule="auto"/>
              <w:cnfStyle w:val="000000100000"/>
            </w:pPr>
            <w:r w:rsidRPr="00824E22">
              <w:rPr>
                <w:i/>
                <w:iCs/>
              </w:rPr>
              <w:t>Quiet Passive</w:t>
            </w:r>
            <w:r w:rsidRPr="00824E22">
              <w:t xml:space="preserve"> - </w:t>
            </w:r>
            <w:r>
              <w:t>Die Applikation hat zwei JoinIN</w:t>
            </w:r>
            <w:r w:rsidRPr="00824E22">
              <w:t>-Nachrichten empfangen, um in den QO -</w:t>
            </w:r>
            <w:r w:rsidRPr="00824E22">
              <w:br/>
              <w:t>Zustand zu kommen. Nun wird sie intern aufgefordert, selbst die Adresse zu deklarieren.</w:t>
            </w:r>
            <w:r>
              <w:t xml:space="preserve"> </w:t>
            </w:r>
          </w:p>
          <w:p w:rsidR="00FC0105" w:rsidRDefault="00824E22" w:rsidP="00E01B92">
            <w:pPr>
              <w:spacing w:line="276" w:lineRule="auto"/>
              <w:cnfStyle w:val="000000100000"/>
            </w:pPr>
            <w:r w:rsidRPr="00824E22">
              <w:t>In de</w:t>
            </w:r>
            <w:r>
              <w:t>r Zwischenzeit sind zwei JoinIN</w:t>
            </w:r>
            <w:r w:rsidRPr="00824E22">
              <w:t>-Nachrichten bei ihr eingegangen, deswegen muss sie selbst keine Nachricht versenden und kann im Zustand QP verbleiben.</w:t>
            </w:r>
          </w:p>
        </w:tc>
      </w:tr>
      <w:tr w:rsidR="00FC0105" w:rsidTr="00FC0105">
        <w:tc>
          <w:tcPr>
            <w:cnfStyle w:val="001000000000"/>
            <w:tcW w:w="1101" w:type="dxa"/>
          </w:tcPr>
          <w:p w:rsidR="00FC0105" w:rsidRDefault="00FC0105" w:rsidP="00E01B92">
            <w:pPr>
              <w:spacing w:line="276" w:lineRule="auto"/>
            </w:pPr>
            <w:r>
              <w:t>LO</w:t>
            </w:r>
          </w:p>
        </w:tc>
        <w:tc>
          <w:tcPr>
            <w:tcW w:w="8111" w:type="dxa"/>
          </w:tcPr>
          <w:p w:rsidR="00FC0105" w:rsidRDefault="00824E22" w:rsidP="00E01B92">
            <w:pPr>
              <w:spacing w:line="276" w:lineRule="auto"/>
              <w:cnfStyle w:val="000000000000"/>
            </w:pPr>
            <w:r w:rsidRPr="00824E22">
              <w:rPr>
                <w:i/>
                <w:iCs/>
              </w:rPr>
              <w:t xml:space="preserve">Leaving Observer </w:t>
            </w:r>
            <w:r w:rsidRPr="00824E22">
              <w:t>- Die Applikation deklariert diese Adre</w:t>
            </w:r>
            <w:r w:rsidR="00F95992">
              <w:t>sse nicht. Sie hat aber eine Lv</w:t>
            </w:r>
            <w:r w:rsidRPr="00824E22">
              <w:t>-</w:t>
            </w:r>
            <w:r w:rsidR="00F95992">
              <w:t>, L</w:t>
            </w:r>
            <w:r w:rsidRPr="00824E22">
              <w:t>eaveALL-</w:t>
            </w:r>
            <w:r w:rsidR="00F95992">
              <w:t xml:space="preserve"> </w:t>
            </w:r>
            <w:r w:rsidRPr="00824E22">
              <w:t>oder Re-Declare-Nachricht empfangen. Beim nächsten tx!-Event versendet sie eine Empty -Nachricht.</w:t>
            </w:r>
          </w:p>
        </w:tc>
      </w:tr>
    </w:tbl>
    <w:p w:rsidR="00FC0105" w:rsidRPr="00FC0105" w:rsidRDefault="00FC0105" w:rsidP="00FC0105"/>
    <w:p w:rsidR="00291858" w:rsidRPr="00E01B92" w:rsidRDefault="002A33B2" w:rsidP="00291858">
      <w:pPr>
        <w:rPr>
          <w:color w:val="C00000"/>
        </w:rPr>
      </w:pPr>
      <w:r w:rsidRPr="00E01B92">
        <w:rPr>
          <w:b/>
          <w:color w:val="C00000"/>
        </w:rPr>
        <w:t>Events:</w:t>
      </w:r>
    </w:p>
    <w:tbl>
      <w:tblPr>
        <w:tblStyle w:val="HelleSchattierung-Akzent2"/>
        <w:tblW w:w="0" w:type="auto"/>
        <w:tblLook w:val="04A0"/>
      </w:tblPr>
      <w:tblGrid>
        <w:gridCol w:w="1384"/>
        <w:gridCol w:w="7828"/>
      </w:tblGrid>
      <w:tr w:rsidR="002A33B2" w:rsidTr="00E01B92">
        <w:trPr>
          <w:cnfStyle w:val="100000000000"/>
        </w:trPr>
        <w:tc>
          <w:tcPr>
            <w:cnfStyle w:val="001000000000"/>
            <w:tcW w:w="1384" w:type="dxa"/>
          </w:tcPr>
          <w:p w:rsidR="002A33B2" w:rsidRDefault="002A33B2" w:rsidP="00E01B92">
            <w:pPr>
              <w:spacing w:line="276" w:lineRule="auto"/>
            </w:pPr>
            <w:r>
              <w:t>Event</w:t>
            </w:r>
          </w:p>
        </w:tc>
        <w:tc>
          <w:tcPr>
            <w:tcW w:w="7828" w:type="dxa"/>
          </w:tcPr>
          <w:p w:rsidR="002A33B2" w:rsidRDefault="002A33B2" w:rsidP="00E01B92">
            <w:pPr>
              <w:spacing w:line="276" w:lineRule="auto"/>
              <w:cnfStyle w:val="100000000000"/>
            </w:pPr>
            <w:r>
              <w:t>Bedeutung</w:t>
            </w:r>
          </w:p>
        </w:tc>
      </w:tr>
      <w:tr w:rsidR="002A33B2" w:rsidTr="00E01B92">
        <w:trPr>
          <w:cnfStyle w:val="000000100000"/>
        </w:trPr>
        <w:tc>
          <w:tcPr>
            <w:cnfStyle w:val="001000000000"/>
            <w:tcW w:w="1384" w:type="dxa"/>
          </w:tcPr>
          <w:p w:rsidR="002A33B2" w:rsidRDefault="002A33B2" w:rsidP="00E01B92">
            <w:pPr>
              <w:spacing w:line="276" w:lineRule="auto"/>
            </w:pPr>
            <w:r>
              <w:t>Begin!</w:t>
            </w:r>
          </w:p>
        </w:tc>
        <w:tc>
          <w:tcPr>
            <w:tcW w:w="7828" w:type="dxa"/>
          </w:tcPr>
          <w:p w:rsidR="002A33B2" w:rsidRDefault="002A33B2" w:rsidP="00E01B92">
            <w:pPr>
              <w:spacing w:line="276" w:lineRule="auto"/>
              <w:cnfStyle w:val="000000100000"/>
            </w:pPr>
            <w:r w:rsidRPr="002A33B2">
              <w:t>Event zur Initialisierung des Automaten.</w:t>
            </w:r>
          </w:p>
        </w:tc>
      </w:tr>
      <w:tr w:rsidR="002A33B2" w:rsidTr="00E01B92">
        <w:tc>
          <w:tcPr>
            <w:cnfStyle w:val="001000000000"/>
            <w:tcW w:w="1384" w:type="dxa"/>
          </w:tcPr>
          <w:p w:rsidR="002A33B2" w:rsidRDefault="002A33B2" w:rsidP="00E01B92">
            <w:pPr>
              <w:spacing w:line="276" w:lineRule="auto"/>
            </w:pPr>
            <w:r>
              <w:t>New!</w:t>
            </w:r>
          </w:p>
        </w:tc>
        <w:tc>
          <w:tcPr>
            <w:tcW w:w="7828" w:type="dxa"/>
          </w:tcPr>
          <w:p w:rsidR="002A33B2" w:rsidRDefault="002A33B2" w:rsidP="00E01B92">
            <w:pPr>
              <w:tabs>
                <w:tab w:val="left" w:pos="1140"/>
              </w:tabs>
              <w:spacing w:line="276" w:lineRule="auto"/>
              <w:cnfStyle w:val="000000000000"/>
            </w:pPr>
            <w:r w:rsidRPr="002A33B2">
              <w:t>Event zum schnellen Registrieren von Attributen. (Findet keine Verwendung</w:t>
            </w:r>
            <w:r w:rsidRPr="002A33B2">
              <w:br/>
              <w:t>in MMRP.)</w:t>
            </w:r>
          </w:p>
        </w:tc>
      </w:tr>
      <w:tr w:rsidR="002A33B2" w:rsidTr="00E01B92">
        <w:trPr>
          <w:cnfStyle w:val="000000100000"/>
        </w:trPr>
        <w:tc>
          <w:tcPr>
            <w:cnfStyle w:val="001000000000"/>
            <w:tcW w:w="1384" w:type="dxa"/>
          </w:tcPr>
          <w:p w:rsidR="002A33B2" w:rsidRDefault="002A33B2" w:rsidP="00E01B92">
            <w:pPr>
              <w:spacing w:line="276" w:lineRule="auto"/>
            </w:pPr>
            <w:r>
              <w:t>Join!</w:t>
            </w:r>
          </w:p>
        </w:tc>
        <w:tc>
          <w:tcPr>
            <w:tcW w:w="7828" w:type="dxa"/>
          </w:tcPr>
          <w:p w:rsidR="002A33B2" w:rsidRDefault="002A33B2" w:rsidP="00E01B92">
            <w:pPr>
              <w:spacing w:line="276" w:lineRule="auto"/>
              <w:cnfStyle w:val="000000100000"/>
            </w:pPr>
            <w:r w:rsidRPr="002A33B2">
              <w:t>Internes Event; Aufforderung zur Deklaration der Adresse.</w:t>
            </w:r>
          </w:p>
        </w:tc>
      </w:tr>
      <w:tr w:rsidR="002A33B2" w:rsidTr="00E01B92">
        <w:tc>
          <w:tcPr>
            <w:cnfStyle w:val="001000000000"/>
            <w:tcW w:w="1384" w:type="dxa"/>
          </w:tcPr>
          <w:p w:rsidR="002A33B2" w:rsidRDefault="002A33B2" w:rsidP="00E01B92">
            <w:pPr>
              <w:spacing w:line="276" w:lineRule="auto"/>
            </w:pPr>
            <w:r>
              <w:t>Lv!</w:t>
            </w:r>
          </w:p>
        </w:tc>
        <w:tc>
          <w:tcPr>
            <w:tcW w:w="7828" w:type="dxa"/>
          </w:tcPr>
          <w:p w:rsidR="002A33B2" w:rsidRDefault="002A33B2" w:rsidP="00E01B92">
            <w:pPr>
              <w:spacing w:line="276" w:lineRule="auto"/>
              <w:cnfStyle w:val="000000000000"/>
            </w:pPr>
            <w:r>
              <w:t>Inter</w:t>
            </w:r>
            <w:r w:rsidRPr="002A33B2">
              <w:t>nes Event; Aufforderung die Deklaration zu deregistrieren.</w:t>
            </w:r>
          </w:p>
        </w:tc>
      </w:tr>
      <w:tr w:rsidR="002A33B2" w:rsidTr="00E01B92">
        <w:trPr>
          <w:cnfStyle w:val="000000100000"/>
        </w:trPr>
        <w:tc>
          <w:tcPr>
            <w:cnfStyle w:val="001000000000"/>
            <w:tcW w:w="1384" w:type="dxa"/>
          </w:tcPr>
          <w:p w:rsidR="002A33B2" w:rsidRDefault="002A33B2" w:rsidP="00E01B92">
            <w:pPr>
              <w:spacing w:line="276" w:lineRule="auto"/>
            </w:pPr>
            <w:r>
              <w:t>rNew!</w:t>
            </w:r>
          </w:p>
        </w:tc>
        <w:tc>
          <w:tcPr>
            <w:tcW w:w="7828" w:type="dxa"/>
          </w:tcPr>
          <w:p w:rsidR="002A33B2" w:rsidRDefault="0058391C" w:rsidP="00E01B92">
            <w:pPr>
              <w:spacing w:line="276" w:lineRule="auto"/>
              <w:cnfStyle w:val="000000100000"/>
            </w:pPr>
            <w:r w:rsidRPr="0058391C">
              <w:t>Externe New-Message. (Findet keine Verwendung in MMRP.)</w:t>
            </w:r>
          </w:p>
        </w:tc>
      </w:tr>
      <w:tr w:rsidR="002A33B2" w:rsidTr="00E01B92">
        <w:tc>
          <w:tcPr>
            <w:cnfStyle w:val="001000000000"/>
            <w:tcW w:w="1384" w:type="dxa"/>
          </w:tcPr>
          <w:p w:rsidR="002A33B2" w:rsidRDefault="002A33B2" w:rsidP="00E01B92">
            <w:pPr>
              <w:spacing w:line="276" w:lineRule="auto"/>
            </w:pPr>
            <w:r>
              <w:t>rJoinIn!</w:t>
            </w:r>
          </w:p>
        </w:tc>
        <w:tc>
          <w:tcPr>
            <w:tcW w:w="7828" w:type="dxa"/>
          </w:tcPr>
          <w:p w:rsidR="002A33B2" w:rsidRDefault="0058391C" w:rsidP="00E01B92">
            <w:pPr>
              <w:spacing w:line="276" w:lineRule="auto"/>
              <w:cnfStyle w:val="000000000000"/>
            </w:pPr>
            <w:r w:rsidRPr="0058391C">
              <w:t>Externes Event; Die Application state machine des verbundenen Switches</w:t>
            </w:r>
            <w:r>
              <w:t xml:space="preserve"> </w:t>
            </w:r>
            <w:r w:rsidRPr="0058391C">
              <w:t>wurde aufgefordert, die Adresse zu deklarieren. Sie hat eine Join-Nachricht abgesetzt, die sagt, dass ihr eigener Zustandsautomat sich im Zustand IN</w:t>
            </w:r>
            <w:r>
              <w:t xml:space="preserve"> </w:t>
            </w:r>
            <w:r w:rsidRPr="0058391C">
              <w:t>b</w:t>
            </w:r>
            <w:r>
              <w:t>e</w:t>
            </w:r>
            <w:r w:rsidRPr="0058391C">
              <w:t>endet. (Oder, dass sie eine Applicant-Only state machine ist.)</w:t>
            </w:r>
          </w:p>
        </w:tc>
      </w:tr>
      <w:tr w:rsidR="002A33B2" w:rsidTr="00E01B92">
        <w:trPr>
          <w:cnfStyle w:val="000000100000"/>
        </w:trPr>
        <w:tc>
          <w:tcPr>
            <w:cnfStyle w:val="001000000000"/>
            <w:tcW w:w="1384" w:type="dxa"/>
          </w:tcPr>
          <w:p w:rsidR="002A33B2" w:rsidRDefault="002A33B2" w:rsidP="00E01B92">
            <w:pPr>
              <w:spacing w:line="276" w:lineRule="auto"/>
            </w:pPr>
            <w:r>
              <w:t>rIn!</w:t>
            </w:r>
          </w:p>
        </w:tc>
        <w:tc>
          <w:tcPr>
            <w:tcW w:w="7828" w:type="dxa"/>
          </w:tcPr>
          <w:p w:rsidR="002A33B2" w:rsidRDefault="008E7C49" w:rsidP="00E01B92">
            <w:pPr>
              <w:spacing w:line="276" w:lineRule="auto"/>
              <w:cnfStyle w:val="000000100000"/>
            </w:pPr>
            <w:r w:rsidRPr="008E7C49">
              <w:t>Externes Event; der Automat hat den Zustand eines verbundenen Registrars</w:t>
            </w:r>
            <w:r w:rsidRPr="008E7C49">
              <w:br/>
              <w:t>durch einen verbundenen Applicant state machine empfangen. Er befand sich im</w:t>
            </w:r>
            <w:r w:rsidRPr="008E7C49">
              <w:br/>
              <w:t>Zustand IN.</w:t>
            </w:r>
          </w:p>
        </w:tc>
      </w:tr>
      <w:tr w:rsidR="002A33B2" w:rsidTr="00E01B92">
        <w:tc>
          <w:tcPr>
            <w:cnfStyle w:val="001000000000"/>
            <w:tcW w:w="1384" w:type="dxa"/>
          </w:tcPr>
          <w:p w:rsidR="002A33B2" w:rsidRDefault="002A33B2" w:rsidP="00E01B92">
            <w:pPr>
              <w:spacing w:line="276" w:lineRule="auto"/>
            </w:pPr>
            <w:r>
              <w:t>rJoinMt!</w:t>
            </w:r>
          </w:p>
        </w:tc>
        <w:tc>
          <w:tcPr>
            <w:tcW w:w="7828" w:type="dxa"/>
          </w:tcPr>
          <w:p w:rsidR="002A33B2" w:rsidRDefault="008E7C49" w:rsidP="00E01B92">
            <w:pPr>
              <w:spacing w:line="276" w:lineRule="auto"/>
              <w:cnfStyle w:val="000000000000"/>
            </w:pPr>
            <w:r w:rsidRPr="008E7C49">
              <w:t>Externes Event; Join-Nachricht wurde empfangen mit der Information, dass sich</w:t>
            </w:r>
            <w:r>
              <w:t xml:space="preserve"> </w:t>
            </w:r>
            <w:r w:rsidRPr="008E7C49">
              <w:t>der entsprechende Registrar nicht im Zustand IN befindet.</w:t>
            </w:r>
          </w:p>
        </w:tc>
      </w:tr>
      <w:tr w:rsidR="002A33B2" w:rsidTr="00E01B92">
        <w:trPr>
          <w:cnfStyle w:val="000000100000"/>
        </w:trPr>
        <w:tc>
          <w:tcPr>
            <w:cnfStyle w:val="001000000000"/>
            <w:tcW w:w="1384" w:type="dxa"/>
          </w:tcPr>
          <w:p w:rsidR="002A33B2" w:rsidRDefault="002A33B2" w:rsidP="00E01B92">
            <w:pPr>
              <w:spacing w:line="276" w:lineRule="auto"/>
            </w:pPr>
            <w:r>
              <w:lastRenderedPageBreak/>
              <w:t>rMt!</w:t>
            </w:r>
          </w:p>
        </w:tc>
        <w:tc>
          <w:tcPr>
            <w:tcW w:w="7828" w:type="dxa"/>
          </w:tcPr>
          <w:p w:rsidR="002A33B2" w:rsidRDefault="008E7C49" w:rsidP="00E01B92">
            <w:pPr>
              <w:spacing w:line="276" w:lineRule="auto"/>
              <w:cnfStyle w:val="000000100000"/>
            </w:pPr>
            <w:r w:rsidRPr="008E7C49">
              <w:t>Externes Event; Die Nachricht informiert darüber, dass sich der entsprechende</w:t>
            </w:r>
            <w:r>
              <w:t xml:space="preserve"> </w:t>
            </w:r>
            <w:r w:rsidRPr="008E7C49">
              <w:t>Regis</w:t>
            </w:r>
            <w:r>
              <w:t>t</w:t>
            </w:r>
            <w:r w:rsidRPr="008E7C49">
              <w:t>rar nicht im Zustand IN beendet.</w:t>
            </w:r>
          </w:p>
        </w:tc>
      </w:tr>
      <w:tr w:rsidR="002A33B2" w:rsidTr="00E01B92">
        <w:tc>
          <w:tcPr>
            <w:cnfStyle w:val="001000000000"/>
            <w:tcW w:w="1384" w:type="dxa"/>
          </w:tcPr>
          <w:p w:rsidR="002A33B2" w:rsidRDefault="002A33B2" w:rsidP="00E01B92">
            <w:pPr>
              <w:spacing w:line="276" w:lineRule="auto"/>
            </w:pPr>
            <w:r>
              <w:t>rLv!</w:t>
            </w:r>
          </w:p>
        </w:tc>
        <w:tc>
          <w:tcPr>
            <w:tcW w:w="7828" w:type="dxa"/>
          </w:tcPr>
          <w:p w:rsidR="002A33B2" w:rsidRDefault="008E7C49" w:rsidP="00E01B92">
            <w:pPr>
              <w:spacing w:line="276" w:lineRule="auto"/>
              <w:cnfStyle w:val="000000000000"/>
            </w:pPr>
            <w:r w:rsidRPr="008E7C49">
              <w:t>Externes Event; Die Nachricht informiert darüber, dass sich der entsprechende</w:t>
            </w:r>
            <w:r w:rsidRPr="008E7C49">
              <w:br/>
              <w:t>Regis</w:t>
            </w:r>
            <w:r>
              <w:t>t</w:t>
            </w:r>
            <w:r w:rsidRPr="008E7C49">
              <w:t>rar nicht im Zustand IN beendet.</w:t>
            </w:r>
          </w:p>
        </w:tc>
      </w:tr>
      <w:tr w:rsidR="002A33B2" w:rsidTr="00E01B92">
        <w:trPr>
          <w:cnfStyle w:val="000000100000"/>
        </w:trPr>
        <w:tc>
          <w:tcPr>
            <w:cnfStyle w:val="001000000000"/>
            <w:tcW w:w="1384" w:type="dxa"/>
          </w:tcPr>
          <w:p w:rsidR="002A33B2" w:rsidRDefault="002A33B2" w:rsidP="00E01B92">
            <w:pPr>
              <w:spacing w:line="276" w:lineRule="auto"/>
            </w:pPr>
            <w:r>
              <w:t>rLA!</w:t>
            </w:r>
          </w:p>
        </w:tc>
        <w:tc>
          <w:tcPr>
            <w:tcW w:w="7828" w:type="dxa"/>
          </w:tcPr>
          <w:p w:rsidR="002A33B2" w:rsidRDefault="008E7C49" w:rsidP="00E01B92">
            <w:pPr>
              <w:spacing w:line="276" w:lineRule="auto"/>
              <w:cnfStyle w:val="000000100000"/>
            </w:pPr>
            <w:r w:rsidRPr="008E7C49">
              <w:t>Dieses Event kann sowohl von einer externen als auch von einer internen Quelle</w:t>
            </w:r>
            <w:r>
              <w:t xml:space="preserve"> </w:t>
            </w:r>
            <w:r w:rsidRPr="008E7C49">
              <w:t>stammen. Zeigt an, dass eine LeaveAll-Nachricht empfangen wurde. Eventuelle</w:t>
            </w:r>
            <w:r>
              <w:t xml:space="preserve"> </w:t>
            </w:r>
            <w:r w:rsidRPr="008E7C49">
              <w:t>Deklarationen müssen erneut deklariert werden, um einen Abbau der</w:t>
            </w:r>
            <w:r>
              <w:t xml:space="preserve"> </w:t>
            </w:r>
            <w:r w:rsidRPr="008E7C49">
              <w:t>Deklaration zu vermeiden.</w:t>
            </w:r>
          </w:p>
        </w:tc>
      </w:tr>
      <w:tr w:rsidR="002A33B2" w:rsidTr="00E01B92">
        <w:tc>
          <w:tcPr>
            <w:cnfStyle w:val="001000000000"/>
            <w:tcW w:w="1384" w:type="dxa"/>
          </w:tcPr>
          <w:p w:rsidR="002A33B2" w:rsidRDefault="002A33B2" w:rsidP="00E01B92">
            <w:pPr>
              <w:spacing w:line="276" w:lineRule="auto"/>
            </w:pPr>
            <w:r>
              <w:t>Re-declare</w:t>
            </w:r>
          </w:p>
        </w:tc>
        <w:tc>
          <w:tcPr>
            <w:tcW w:w="7828" w:type="dxa"/>
          </w:tcPr>
          <w:p w:rsidR="002A33B2" w:rsidRDefault="00A2648D" w:rsidP="00E01B92">
            <w:pPr>
              <w:spacing w:line="276" w:lineRule="auto"/>
              <w:cnfStyle w:val="000000000000"/>
            </w:pPr>
            <w:r w:rsidRPr="00A2648D">
              <w:t>Internes Event; Erneutes Deklarieren durch Wechsel der Port-Rolle nötig.</w:t>
            </w:r>
          </w:p>
        </w:tc>
      </w:tr>
      <w:tr w:rsidR="002A33B2" w:rsidTr="00E01B92">
        <w:trPr>
          <w:cnfStyle w:val="000000100000"/>
        </w:trPr>
        <w:tc>
          <w:tcPr>
            <w:cnfStyle w:val="001000000000"/>
            <w:tcW w:w="1384" w:type="dxa"/>
          </w:tcPr>
          <w:p w:rsidR="002A33B2" w:rsidRDefault="002A33B2" w:rsidP="00E01B92">
            <w:pPr>
              <w:spacing w:line="276" w:lineRule="auto"/>
            </w:pPr>
            <w:r>
              <w:t>periodic!</w:t>
            </w:r>
          </w:p>
        </w:tc>
        <w:tc>
          <w:tcPr>
            <w:tcW w:w="7828" w:type="dxa"/>
          </w:tcPr>
          <w:p w:rsidR="002A33B2" w:rsidRDefault="00483616" w:rsidP="00E01B92">
            <w:pPr>
              <w:spacing w:line="276" w:lineRule="auto"/>
              <w:cnfStyle w:val="000000100000"/>
            </w:pPr>
            <w:r w:rsidRPr="00483616">
              <w:t>Internes periodisches Event, das durch die Periodic state machine erzeugt wird.</w:t>
            </w:r>
          </w:p>
        </w:tc>
      </w:tr>
      <w:tr w:rsidR="002A33B2" w:rsidTr="00E01B92">
        <w:tc>
          <w:tcPr>
            <w:cnfStyle w:val="001000000000"/>
            <w:tcW w:w="1384" w:type="dxa"/>
          </w:tcPr>
          <w:p w:rsidR="002A33B2" w:rsidRDefault="002A33B2" w:rsidP="00E01B92">
            <w:pPr>
              <w:spacing w:line="276" w:lineRule="auto"/>
            </w:pPr>
            <w:r>
              <w:t>tx!</w:t>
            </w:r>
          </w:p>
        </w:tc>
        <w:tc>
          <w:tcPr>
            <w:tcW w:w="7828" w:type="dxa"/>
          </w:tcPr>
          <w:p w:rsidR="002A33B2" w:rsidRDefault="00483616" w:rsidP="00E01B92">
            <w:pPr>
              <w:spacing w:line="276" w:lineRule="auto"/>
              <w:cnfStyle w:val="000000000000"/>
            </w:pPr>
            <w:r w:rsidRPr="00483616">
              <w:t>Event, das anzeigt, dass nun eine Übertragungsmöglichkeit existiert.</w:t>
            </w:r>
          </w:p>
        </w:tc>
      </w:tr>
      <w:tr w:rsidR="002A33B2" w:rsidTr="00E01B92">
        <w:trPr>
          <w:cnfStyle w:val="000000100000"/>
        </w:trPr>
        <w:tc>
          <w:tcPr>
            <w:cnfStyle w:val="001000000000"/>
            <w:tcW w:w="1384" w:type="dxa"/>
          </w:tcPr>
          <w:p w:rsidR="002A33B2" w:rsidRDefault="002A33B2" w:rsidP="00E01B92">
            <w:pPr>
              <w:spacing w:line="276" w:lineRule="auto"/>
            </w:pPr>
            <w:r>
              <w:t>txLA!</w:t>
            </w:r>
          </w:p>
        </w:tc>
        <w:tc>
          <w:tcPr>
            <w:tcW w:w="7828" w:type="dxa"/>
          </w:tcPr>
          <w:p w:rsidR="002A33B2" w:rsidRDefault="00483616" w:rsidP="00E01B92">
            <w:pPr>
              <w:spacing w:line="276" w:lineRule="auto"/>
              <w:cnfStyle w:val="000000100000"/>
            </w:pPr>
            <w:r w:rsidRPr="00483616">
              <w:t>Event für die Übertragungsmöglichkeit mit zeitgleicher LeaveAll-Nachricht.</w:t>
            </w:r>
          </w:p>
        </w:tc>
      </w:tr>
      <w:tr w:rsidR="002A33B2" w:rsidTr="00E01B92">
        <w:tc>
          <w:tcPr>
            <w:cnfStyle w:val="001000000000"/>
            <w:tcW w:w="1384" w:type="dxa"/>
          </w:tcPr>
          <w:p w:rsidR="002A33B2" w:rsidRDefault="002A33B2" w:rsidP="00E01B92">
            <w:pPr>
              <w:spacing w:line="276" w:lineRule="auto"/>
            </w:pPr>
            <w:r>
              <w:t>txLAF</w:t>
            </w:r>
          </w:p>
        </w:tc>
        <w:tc>
          <w:tcPr>
            <w:tcW w:w="7828" w:type="dxa"/>
          </w:tcPr>
          <w:p w:rsidR="002A33B2" w:rsidRDefault="00483616" w:rsidP="00E01B92">
            <w:pPr>
              <w:spacing w:line="276" w:lineRule="auto"/>
              <w:cnfStyle w:val="000000000000"/>
            </w:pPr>
            <w:r w:rsidRPr="00483616">
              <w:t>Event für die Übertragungsmöglichkeit mit zeitgleicher LeaveAll -Nachricht und</w:t>
            </w:r>
            <w:r>
              <w:t xml:space="preserve"> </w:t>
            </w:r>
            <w:r w:rsidRPr="00483616">
              <w:t>fehlendem Platz für weitere Adressen.</w:t>
            </w:r>
          </w:p>
        </w:tc>
      </w:tr>
    </w:tbl>
    <w:p w:rsidR="002A33B2" w:rsidRDefault="002A33B2" w:rsidP="00291858"/>
    <w:p w:rsidR="00FF485C" w:rsidRPr="00735E40" w:rsidRDefault="00FF485C" w:rsidP="00FF485C">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FF485C" w:rsidTr="00420B4F">
        <w:trPr>
          <w:cnfStyle w:val="100000000000"/>
        </w:trPr>
        <w:tc>
          <w:tcPr>
            <w:cnfStyle w:val="001000000000"/>
            <w:tcW w:w="1491" w:type="dxa"/>
          </w:tcPr>
          <w:p w:rsidR="00FF485C" w:rsidRDefault="00FF485C" w:rsidP="00420B4F">
            <w:pPr>
              <w:spacing w:line="276" w:lineRule="auto"/>
            </w:pPr>
            <w:r>
              <w:t>Action</w:t>
            </w:r>
          </w:p>
        </w:tc>
        <w:tc>
          <w:tcPr>
            <w:tcW w:w="7797" w:type="dxa"/>
          </w:tcPr>
          <w:p w:rsidR="00FF485C" w:rsidRDefault="00FF485C" w:rsidP="00420B4F">
            <w:pPr>
              <w:spacing w:line="276" w:lineRule="auto"/>
              <w:cnfStyle w:val="100000000000"/>
            </w:pPr>
            <w:r>
              <w:t>Bedeutung</w:t>
            </w:r>
          </w:p>
        </w:tc>
      </w:tr>
      <w:tr w:rsidR="00FF485C" w:rsidTr="00420B4F">
        <w:trPr>
          <w:cnfStyle w:val="000000100000"/>
        </w:trPr>
        <w:tc>
          <w:tcPr>
            <w:cnfStyle w:val="001000000000"/>
            <w:tcW w:w="1491" w:type="dxa"/>
          </w:tcPr>
          <w:p w:rsidR="00FF485C" w:rsidRDefault="00FF485C" w:rsidP="00FF485C">
            <w:pPr>
              <w:spacing w:line="276" w:lineRule="auto"/>
            </w:pPr>
            <w:r>
              <w:t>s</w:t>
            </w:r>
          </w:p>
        </w:tc>
        <w:tc>
          <w:tcPr>
            <w:tcW w:w="7797" w:type="dxa"/>
          </w:tcPr>
          <w:p w:rsidR="00FF485C" w:rsidRDefault="00FF485C" w:rsidP="00420B4F">
            <w:pPr>
              <w:spacing w:line="276" w:lineRule="auto"/>
              <w:cnfStyle w:val="000000100000"/>
            </w:pPr>
            <w:r>
              <w:t>Sendet eine IN- oder Empty-Nachricht in Abhängigkeit der zugehörigen Registrar state machine aus</w:t>
            </w:r>
          </w:p>
        </w:tc>
      </w:tr>
      <w:tr w:rsidR="00FF485C" w:rsidTr="00420B4F">
        <w:tc>
          <w:tcPr>
            <w:cnfStyle w:val="001000000000"/>
            <w:tcW w:w="1491" w:type="dxa"/>
          </w:tcPr>
          <w:p w:rsidR="00FF485C" w:rsidRDefault="00FF485C" w:rsidP="00420B4F">
            <w:pPr>
              <w:spacing w:line="276" w:lineRule="auto"/>
            </w:pPr>
            <w:r>
              <w:t>[s]</w:t>
            </w:r>
          </w:p>
        </w:tc>
        <w:tc>
          <w:tcPr>
            <w:tcW w:w="7797" w:type="dxa"/>
          </w:tcPr>
          <w:p w:rsidR="00FF485C" w:rsidRDefault="00FF485C" w:rsidP="00FF485C">
            <w:pPr>
              <w:spacing w:line="276" w:lineRule="auto"/>
              <w:cnfStyle w:val="000000000000"/>
            </w:pPr>
            <w:r>
              <w:t>Sendet eine IN- oder Empty-Nachricht in Abhängigkeit der zugehörigen Registrar state machine aus. 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r>
              <w:t>sJ</w:t>
            </w:r>
          </w:p>
        </w:tc>
        <w:tc>
          <w:tcPr>
            <w:tcW w:w="7797" w:type="dxa"/>
          </w:tcPr>
          <w:p w:rsidR="007D6690" w:rsidRDefault="007D6690" w:rsidP="007D6690">
            <w:pPr>
              <w:spacing w:line="276" w:lineRule="auto"/>
              <w:cnfStyle w:val="000000100000"/>
            </w:pPr>
            <w:r>
              <w:t>Sendet eine JoinIN- oder JoinMt-Nachricht in Abhängigkeit der zugehörigen Registrar state machine aus</w:t>
            </w:r>
          </w:p>
        </w:tc>
      </w:tr>
      <w:tr w:rsidR="007D6690" w:rsidTr="00420B4F">
        <w:tc>
          <w:tcPr>
            <w:cnfStyle w:val="001000000000"/>
            <w:tcW w:w="1491" w:type="dxa"/>
          </w:tcPr>
          <w:p w:rsidR="007D6690" w:rsidRDefault="007D6690" w:rsidP="00420B4F">
            <w:r>
              <w:t>[sJ]</w:t>
            </w:r>
          </w:p>
        </w:tc>
        <w:tc>
          <w:tcPr>
            <w:tcW w:w="7797" w:type="dxa"/>
          </w:tcPr>
          <w:p w:rsidR="007D6690" w:rsidRDefault="007D6690" w:rsidP="00420B4F">
            <w:pPr>
              <w:spacing w:line="276" w:lineRule="auto"/>
              <w:cnfStyle w:val="000000000000"/>
            </w:pPr>
            <w:r>
              <w:t xml:space="preserve">Sendet eine JoinIN- oder JoinMt-Nachricht in Abhängigkeit der zugehörigen Registrar state machine aus. </w:t>
            </w:r>
            <w:r w:rsidRPr="007D6690">
              <w:t>Diese Aktion kann ausgeführt werden, wenn sie zu Code-Optimierungszwecken gebraucht wird.</w:t>
            </w:r>
          </w:p>
        </w:tc>
      </w:tr>
      <w:tr w:rsidR="007D6690" w:rsidTr="00420B4F">
        <w:trPr>
          <w:cnfStyle w:val="000000100000"/>
        </w:trPr>
        <w:tc>
          <w:tcPr>
            <w:cnfStyle w:val="001000000000"/>
            <w:tcW w:w="1491" w:type="dxa"/>
          </w:tcPr>
          <w:p w:rsidR="007D6690" w:rsidRDefault="007D6690" w:rsidP="00420B4F">
            <w:r>
              <w:t>sL</w:t>
            </w:r>
          </w:p>
        </w:tc>
        <w:tc>
          <w:tcPr>
            <w:tcW w:w="7797" w:type="dxa"/>
          </w:tcPr>
          <w:p w:rsidR="007D6690" w:rsidRDefault="007D6690" w:rsidP="00420B4F">
            <w:pPr>
              <w:cnfStyle w:val="000000100000"/>
            </w:pPr>
            <w:r>
              <w:t>Sendet eine Lv-Nachricht aus</w:t>
            </w:r>
          </w:p>
        </w:tc>
      </w:tr>
      <w:tr w:rsidR="007D6690" w:rsidTr="00420B4F">
        <w:tc>
          <w:tcPr>
            <w:cnfStyle w:val="001000000000"/>
            <w:tcW w:w="1491" w:type="dxa"/>
          </w:tcPr>
          <w:p w:rsidR="007D6690" w:rsidRDefault="007D6690" w:rsidP="00420B4F">
            <w:r>
              <w:t>sN</w:t>
            </w:r>
          </w:p>
        </w:tc>
        <w:tc>
          <w:tcPr>
            <w:tcW w:w="7797" w:type="dxa"/>
          </w:tcPr>
          <w:p w:rsidR="007D6690" w:rsidRDefault="007D6690" w:rsidP="00420B4F">
            <w:pPr>
              <w:cnfStyle w:val="000000000000"/>
            </w:pPr>
            <w:r>
              <w:t>Wird nicht benötigt, da MMRP New!-Events nicht verwendet</w:t>
            </w:r>
          </w:p>
        </w:tc>
      </w:tr>
    </w:tbl>
    <w:p w:rsidR="00FF485C" w:rsidRPr="002A33B2" w:rsidRDefault="00FF485C" w:rsidP="00291858"/>
    <w:p w:rsidR="00291858" w:rsidRDefault="00D239C2" w:rsidP="00986693">
      <w:pPr>
        <w:pStyle w:val="berschrift3"/>
        <w:numPr>
          <w:ilvl w:val="2"/>
          <w:numId w:val="3"/>
        </w:numPr>
      </w:pPr>
      <w:bookmarkStart w:id="1011" w:name="_Toc308644299"/>
      <w:r>
        <w:t xml:space="preserve">Zustandsautomat - </w:t>
      </w:r>
      <w:r w:rsidR="00986693">
        <w:t>LeaveAll state machine</w:t>
      </w:r>
      <w:bookmarkEnd w:id="1011"/>
    </w:p>
    <w:p w:rsidR="00E01B92" w:rsidRPr="00E01B92" w:rsidRDefault="00E01B92" w:rsidP="00E01B92"/>
    <w:p w:rsidR="00986693" w:rsidRDefault="00986693" w:rsidP="00986693">
      <w:pPr>
        <w:rPr>
          <w:ins w:id="1012" w:author="MPH" w:date="2011-11-07T23:09:00Z"/>
          <w:b/>
          <w:color w:val="C00000"/>
        </w:rPr>
      </w:pPr>
      <w:r w:rsidRPr="00E01B92">
        <w:rPr>
          <w:b/>
          <w:color w:val="C00000"/>
        </w:rPr>
        <w:t>Zustandsautomat:</w:t>
      </w:r>
    </w:p>
    <w:p w:rsidR="00916BC5" w:rsidRDefault="00F074E7" w:rsidP="00916BC5">
      <w:pPr>
        <w:pStyle w:val="KeinLeerraum"/>
        <w:jc w:val="center"/>
        <w:rPr>
          <w:ins w:id="1013" w:author="MPH" w:date="2011-11-07T23:10:00Z"/>
        </w:rPr>
      </w:pPr>
      <w:ins w:id="1014" w:author="MPH" w:date="2011-11-07T23:09:00Z">
        <w:r>
          <w:rPr>
            <w:noProof/>
          </w:rPr>
          <w:lastRenderedPageBreak/>
          <w:drawing>
            <wp:inline distT="0" distB="0" distL="0" distR="0">
              <wp:extent cx="5753100" cy="1819275"/>
              <wp:effectExtent l="19050" t="0" r="0" b="0"/>
              <wp:docPr id="12" name="Bild 3" descr="C:\Users\Matthis\Desktop\LeaveAll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is\Desktop\LeaveAll state machine grafik.jpg"/>
                      <pic:cNvPicPr>
                        <a:picLocks noChangeAspect="1" noChangeArrowheads="1"/>
                      </pic:cNvPicPr>
                    </pic:nvPicPr>
                    <pic:blipFill>
                      <a:blip r:embed="rId27" cstate="print"/>
                      <a:srcRect/>
                      <a:stretch>
                        <a:fillRect/>
                      </a:stretch>
                    </pic:blipFill>
                    <pic:spPr bwMode="auto">
                      <a:xfrm>
                        <a:off x="0" y="0"/>
                        <a:ext cx="5753100" cy="1819275"/>
                      </a:xfrm>
                      <a:prstGeom prst="rect">
                        <a:avLst/>
                      </a:prstGeom>
                      <a:noFill/>
                      <a:ln w="9525">
                        <a:noFill/>
                        <a:miter lim="800000"/>
                        <a:headEnd/>
                        <a:tailEnd/>
                      </a:ln>
                    </pic:spPr>
                  </pic:pic>
                </a:graphicData>
              </a:graphic>
            </wp:inline>
          </w:drawing>
        </w:r>
      </w:ins>
    </w:p>
    <w:p w:rsidR="00916BC5" w:rsidRDefault="00916BC5" w:rsidP="00916BC5">
      <w:pPr>
        <w:pStyle w:val="Beschriftung"/>
        <w:jc w:val="center"/>
        <w:rPr>
          <w:ins w:id="1015" w:author="MPH" w:date="2011-11-07T23:09:00Z"/>
          <w:b w:val="0"/>
        </w:rPr>
      </w:pPr>
      <w:ins w:id="1016" w:author="MPH" w:date="2011-11-07T23:10:00Z">
        <w:r>
          <w:t xml:space="preserve">Abbildung </w:t>
        </w:r>
        <w:r w:rsidR="00091D7B">
          <w:fldChar w:fldCharType="begin"/>
        </w:r>
        <w:r>
          <w:instrText xml:space="preserve"> SEQ Abbildung \* ARABIC </w:instrText>
        </w:r>
      </w:ins>
      <w:r w:rsidR="00091D7B">
        <w:fldChar w:fldCharType="separate"/>
      </w:r>
      <w:ins w:id="1017" w:author="MPH" w:date="2011-11-09T23:01:00Z">
        <w:r w:rsidR="0091125B">
          <w:rPr>
            <w:noProof/>
          </w:rPr>
          <w:t>18</w:t>
        </w:r>
      </w:ins>
      <w:ins w:id="1018" w:author="MPH" w:date="2011-11-07T23:10:00Z">
        <w:r w:rsidR="00091D7B">
          <w:fldChar w:fldCharType="end"/>
        </w:r>
        <w:r>
          <w:t>: Zustands</w:t>
        </w:r>
      </w:ins>
      <w:ins w:id="1019" w:author="MPH" w:date="2011-11-07T23:12:00Z">
        <w:r>
          <w:t>automat</w:t>
        </w:r>
      </w:ins>
      <w:ins w:id="1020" w:author="MPH" w:date="2011-11-07T23:10:00Z">
        <w:r>
          <w:t xml:space="preserve"> - LeaveAll state machine</w:t>
        </w:r>
      </w:ins>
    </w:p>
    <w:p w:rsidR="00916BC5" w:rsidRDefault="00916BC5" w:rsidP="00986693">
      <w:pPr>
        <w:rPr>
          <w:ins w:id="1021" w:author="MPH" w:date="2011-11-07T23:10:00Z"/>
          <w:b/>
          <w:color w:val="C00000"/>
        </w:rPr>
      </w:pPr>
    </w:p>
    <w:p w:rsidR="00916BC5" w:rsidRPr="00E01B92" w:rsidRDefault="00916BC5" w:rsidP="00986693">
      <w:pPr>
        <w:rPr>
          <w:b/>
          <w:color w:val="C00000"/>
        </w:rPr>
      </w:pPr>
      <w:ins w:id="1022" w:author="MPH" w:date="2011-11-07T23:10:00Z">
        <w:r w:rsidRPr="00916BC5">
          <w:rPr>
            <w:b/>
            <w:color w:val="C00000"/>
          </w:rPr>
          <w:t>Zustandsübergangstabelle:</w:t>
        </w:r>
      </w:ins>
    </w:p>
    <w:p w:rsidR="00986693" w:rsidRDefault="00986693" w:rsidP="00E01B92">
      <w:pPr>
        <w:pStyle w:val="KeinLeerraum"/>
        <w:jc w:val="center"/>
      </w:pPr>
      <w:r>
        <w:rPr>
          <w:noProof/>
        </w:rPr>
        <w:drawing>
          <wp:inline distT="0" distB="0" distL="0" distR="0">
            <wp:extent cx="5314950" cy="2638425"/>
            <wp:effectExtent l="19050" t="0" r="0" b="0"/>
            <wp:docPr id="36" name="internal-source-marker_0.7599444382651555" descr="https://lh3.googleusercontent.com/hIWa2WkKgh-LCZfBffWGPUQnLp-qMlCbRbU4s_WB1eCiY9CVc8yIwxrjb8ylo7xcdpthQ57xfwE5QG6PZ3VI4ziw7i2qE-49-1LZpw4ZUTKWHz4z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hIWa2WkKgh-LCZfBffWGPUQnLp-qMlCbRbU4s_WB1eCiY9CVc8yIwxrjb8ylo7xcdpthQ57xfwE5QG6PZ3VI4ziw7i2qE-49-1LZpw4ZUTKWHz4zuOc"/>
                    <pic:cNvPicPr>
                      <a:picLocks noChangeAspect="1" noChangeArrowheads="1"/>
                    </pic:cNvPicPr>
                  </pic:nvPicPr>
                  <pic:blipFill>
                    <a:blip r:embed="rId28" cstate="print"/>
                    <a:srcRect/>
                    <a:stretch>
                      <a:fillRect/>
                    </a:stretch>
                  </pic:blipFill>
                  <pic:spPr bwMode="auto">
                    <a:xfrm>
                      <a:off x="0" y="0"/>
                      <a:ext cx="5314950" cy="2638425"/>
                    </a:xfrm>
                    <a:prstGeom prst="rect">
                      <a:avLst/>
                    </a:prstGeom>
                    <a:noFill/>
                    <a:ln w="9525">
                      <a:noFill/>
                      <a:miter lim="800000"/>
                      <a:headEnd/>
                      <a:tailEnd/>
                    </a:ln>
                  </pic:spPr>
                </pic:pic>
              </a:graphicData>
            </a:graphic>
          </wp:inline>
        </w:drawing>
      </w:r>
    </w:p>
    <w:p w:rsidR="00986693" w:rsidRPr="00986693" w:rsidRDefault="00986693" w:rsidP="00E01B92">
      <w:pPr>
        <w:pStyle w:val="Beschriftung"/>
        <w:jc w:val="center"/>
        <w:rPr>
          <w:b w:val="0"/>
        </w:rPr>
      </w:pPr>
      <w:r>
        <w:t xml:space="preserve">Abbildung </w:t>
      </w:r>
      <w:fldSimple w:instr=" SEQ Abbildung \* ARABIC ">
        <w:ins w:id="1023" w:author="MPH" w:date="2011-11-09T23:01:00Z">
          <w:r w:rsidR="0091125B">
            <w:rPr>
              <w:noProof/>
            </w:rPr>
            <w:t>19</w:t>
          </w:r>
        </w:ins>
        <w:del w:id="1024" w:author="MPH" w:date="2011-11-07T22:47:00Z">
          <w:r w:rsidR="006844C3" w:rsidDel="00E52B48">
            <w:rPr>
              <w:noProof/>
            </w:rPr>
            <w:delText>15</w:delText>
          </w:r>
        </w:del>
      </w:fldSimple>
      <w:r>
        <w:t>: LeaveAll state machine</w:t>
      </w:r>
      <w:r>
        <w:rPr>
          <w:rStyle w:val="Funotenzeichen"/>
        </w:rPr>
        <w:footnoteReference w:id="12"/>
      </w:r>
    </w:p>
    <w:p w:rsidR="00291858" w:rsidRPr="00E01B92" w:rsidRDefault="004978BE" w:rsidP="00291858">
      <w:pPr>
        <w:rPr>
          <w:b/>
          <w:color w:val="C00000"/>
        </w:rPr>
      </w:pPr>
      <w:r w:rsidRPr="00E01B92">
        <w:rPr>
          <w:b/>
          <w:color w:val="C00000"/>
        </w:rPr>
        <w:t>Zustände:</w:t>
      </w:r>
    </w:p>
    <w:tbl>
      <w:tblPr>
        <w:tblStyle w:val="HelleSchattierung-Akzent2"/>
        <w:tblW w:w="0" w:type="auto"/>
        <w:tblLook w:val="04A0"/>
      </w:tblPr>
      <w:tblGrid>
        <w:gridCol w:w="1526"/>
        <w:gridCol w:w="7686"/>
      </w:tblGrid>
      <w:tr w:rsidR="004978BE" w:rsidTr="00D239C2">
        <w:trPr>
          <w:cnfStyle w:val="100000000000"/>
        </w:trPr>
        <w:tc>
          <w:tcPr>
            <w:cnfStyle w:val="001000000000"/>
            <w:tcW w:w="1526" w:type="dxa"/>
          </w:tcPr>
          <w:p w:rsidR="004978BE" w:rsidRDefault="004978BE" w:rsidP="00E01B92">
            <w:pPr>
              <w:spacing w:line="276" w:lineRule="auto"/>
            </w:pPr>
            <w:r>
              <w:t>Zustand</w:t>
            </w:r>
          </w:p>
        </w:tc>
        <w:tc>
          <w:tcPr>
            <w:tcW w:w="7686" w:type="dxa"/>
          </w:tcPr>
          <w:p w:rsidR="004978BE" w:rsidRDefault="004978BE" w:rsidP="00E01B92">
            <w:pPr>
              <w:spacing w:line="276" w:lineRule="auto"/>
              <w:cnfStyle w:val="100000000000"/>
            </w:pPr>
            <w:r>
              <w:t>Bedeutung</w:t>
            </w:r>
          </w:p>
        </w:tc>
      </w:tr>
      <w:tr w:rsidR="004978BE" w:rsidTr="00D239C2">
        <w:trPr>
          <w:cnfStyle w:val="000000100000"/>
        </w:trPr>
        <w:tc>
          <w:tcPr>
            <w:cnfStyle w:val="001000000000"/>
            <w:tcW w:w="1526" w:type="dxa"/>
          </w:tcPr>
          <w:p w:rsidR="004978BE" w:rsidRDefault="00D239C2" w:rsidP="00E01B92">
            <w:pPr>
              <w:spacing w:line="276" w:lineRule="auto"/>
            </w:pPr>
            <w:r>
              <w:t>Active</w:t>
            </w:r>
          </w:p>
        </w:tc>
        <w:tc>
          <w:tcPr>
            <w:tcW w:w="7686" w:type="dxa"/>
          </w:tcPr>
          <w:p w:rsidR="004978BE" w:rsidRDefault="00D239C2" w:rsidP="00E01B92">
            <w:pPr>
              <w:spacing w:line="276" w:lineRule="auto"/>
              <w:cnfStyle w:val="000000100000"/>
            </w:pPr>
            <w:r>
              <w:t>Automat ist bereit eine LeaveAll-Nachricht zu verschicken</w:t>
            </w:r>
          </w:p>
        </w:tc>
      </w:tr>
      <w:tr w:rsidR="004978BE" w:rsidTr="00D239C2">
        <w:tc>
          <w:tcPr>
            <w:cnfStyle w:val="001000000000"/>
            <w:tcW w:w="1526" w:type="dxa"/>
          </w:tcPr>
          <w:p w:rsidR="004978BE" w:rsidRDefault="00D239C2" w:rsidP="00E01B92">
            <w:pPr>
              <w:spacing w:line="276" w:lineRule="auto"/>
            </w:pPr>
            <w:r>
              <w:t>Passive</w:t>
            </w:r>
          </w:p>
        </w:tc>
        <w:tc>
          <w:tcPr>
            <w:tcW w:w="7686" w:type="dxa"/>
          </w:tcPr>
          <w:p w:rsidR="004978BE" w:rsidRDefault="00D239C2" w:rsidP="00E01B92">
            <w:pPr>
              <w:spacing w:line="276" w:lineRule="auto"/>
              <w:cnfStyle w:val="000000000000"/>
            </w:pPr>
            <w:r>
              <w:t>Automat ist inaktiv</w:t>
            </w:r>
          </w:p>
        </w:tc>
      </w:tr>
    </w:tbl>
    <w:p w:rsidR="004978BE" w:rsidRPr="004978BE" w:rsidRDefault="004978BE" w:rsidP="00E01B92"/>
    <w:p w:rsidR="00291858" w:rsidRPr="00735E40" w:rsidRDefault="00D239C2" w:rsidP="00E01B92">
      <w:pPr>
        <w:rPr>
          <w:b/>
          <w:color w:val="C00000"/>
        </w:rPr>
      </w:pPr>
      <w:r w:rsidRPr="00735E40">
        <w:rPr>
          <w:b/>
          <w:color w:val="C00000"/>
        </w:rPr>
        <w:t>Events:</w:t>
      </w:r>
    </w:p>
    <w:tbl>
      <w:tblPr>
        <w:tblStyle w:val="HelleSchattierung-Akzent2"/>
        <w:tblW w:w="0" w:type="auto"/>
        <w:tblLook w:val="04A0"/>
      </w:tblPr>
      <w:tblGrid>
        <w:gridCol w:w="1491"/>
        <w:gridCol w:w="7797"/>
      </w:tblGrid>
      <w:tr w:rsidR="00D239C2" w:rsidTr="00D239C2">
        <w:trPr>
          <w:cnfStyle w:val="100000000000"/>
        </w:trPr>
        <w:tc>
          <w:tcPr>
            <w:cnfStyle w:val="001000000000"/>
            <w:tcW w:w="1242" w:type="dxa"/>
          </w:tcPr>
          <w:p w:rsidR="00D239C2" w:rsidRDefault="00D239C2" w:rsidP="00E01B92">
            <w:pPr>
              <w:spacing w:line="276" w:lineRule="auto"/>
            </w:pPr>
            <w:r>
              <w:t>Event</w:t>
            </w:r>
          </w:p>
        </w:tc>
        <w:tc>
          <w:tcPr>
            <w:tcW w:w="7970"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242" w:type="dxa"/>
          </w:tcPr>
          <w:p w:rsidR="00D239C2" w:rsidRDefault="00D239C2" w:rsidP="00E01B92">
            <w:pPr>
              <w:spacing w:line="276" w:lineRule="auto"/>
            </w:pPr>
            <w:r>
              <w:t>Begin!</w:t>
            </w:r>
          </w:p>
        </w:tc>
        <w:tc>
          <w:tcPr>
            <w:tcW w:w="7970" w:type="dxa"/>
          </w:tcPr>
          <w:p w:rsidR="00D239C2" w:rsidRDefault="00D239C2" w:rsidP="00E01B92">
            <w:pPr>
              <w:spacing w:line="276" w:lineRule="auto"/>
              <w:cnfStyle w:val="000000100000"/>
            </w:pPr>
            <w:r>
              <w:t>Event zur Initialisierung des Automaten</w:t>
            </w:r>
          </w:p>
        </w:tc>
      </w:tr>
      <w:tr w:rsidR="00D239C2" w:rsidTr="00D239C2">
        <w:tc>
          <w:tcPr>
            <w:cnfStyle w:val="001000000000"/>
            <w:tcW w:w="1242" w:type="dxa"/>
          </w:tcPr>
          <w:p w:rsidR="00D239C2" w:rsidRDefault="00D239C2" w:rsidP="00E01B92">
            <w:pPr>
              <w:spacing w:line="276" w:lineRule="auto"/>
            </w:pPr>
            <w:r>
              <w:t>tx!</w:t>
            </w:r>
          </w:p>
        </w:tc>
        <w:tc>
          <w:tcPr>
            <w:tcW w:w="7970" w:type="dxa"/>
          </w:tcPr>
          <w:p w:rsidR="00D239C2" w:rsidRDefault="00D239C2" w:rsidP="00E01B92">
            <w:pPr>
              <w:spacing w:line="276" w:lineRule="auto"/>
              <w:cnfStyle w:val="000000000000"/>
            </w:pPr>
            <w:r>
              <w:t>Event, das anzeigt, dass nun eine Übertragungsmöglichkeit existiert</w:t>
            </w:r>
          </w:p>
        </w:tc>
      </w:tr>
      <w:tr w:rsidR="00D239C2" w:rsidTr="00D239C2">
        <w:trPr>
          <w:cnfStyle w:val="000000100000"/>
        </w:trPr>
        <w:tc>
          <w:tcPr>
            <w:cnfStyle w:val="001000000000"/>
            <w:tcW w:w="1242" w:type="dxa"/>
          </w:tcPr>
          <w:p w:rsidR="00D239C2" w:rsidRDefault="00D239C2" w:rsidP="00E01B92">
            <w:pPr>
              <w:spacing w:line="276" w:lineRule="auto"/>
            </w:pPr>
            <w:r>
              <w:t>rLA!</w:t>
            </w:r>
          </w:p>
        </w:tc>
        <w:tc>
          <w:tcPr>
            <w:tcW w:w="7970" w:type="dxa"/>
          </w:tcPr>
          <w:p w:rsidR="00D239C2" w:rsidDel="00916BC5" w:rsidRDefault="00D239C2" w:rsidP="00E01B92">
            <w:pPr>
              <w:spacing w:line="276" w:lineRule="auto"/>
              <w:cnfStyle w:val="000000100000"/>
              <w:rPr>
                <w:del w:id="1025" w:author="MPH" w:date="2011-11-07T23:11:00Z"/>
              </w:rPr>
            </w:pPr>
            <w:r>
              <w:t>Eine Externe LeaveAll-Nachricht wurde empfangen</w:t>
            </w:r>
          </w:p>
          <w:p w:rsidR="00D239C2" w:rsidRPr="00D239C2" w:rsidRDefault="00D239C2" w:rsidP="00E01B92">
            <w:pPr>
              <w:spacing w:line="276" w:lineRule="auto"/>
              <w:cnfStyle w:val="000000100000"/>
              <w:rPr>
                <w:b/>
                <w:color w:val="00B050"/>
              </w:rPr>
            </w:pPr>
            <w:del w:id="1026" w:author="MPH" w:date="2011-11-07T23:10:00Z">
              <w:r w:rsidRPr="00D239C2" w:rsidDel="00916BC5">
                <w:rPr>
                  <w:b/>
                  <w:color w:val="00B050"/>
                </w:rPr>
                <w:lastRenderedPageBreak/>
                <w:delText>// TODO: ab hier wieder selbst verfasst</w:delText>
              </w:r>
            </w:del>
          </w:p>
        </w:tc>
      </w:tr>
      <w:tr w:rsidR="00D239C2" w:rsidTr="00D239C2">
        <w:tc>
          <w:tcPr>
            <w:cnfStyle w:val="001000000000"/>
            <w:tcW w:w="1242" w:type="dxa"/>
          </w:tcPr>
          <w:p w:rsidR="00D239C2" w:rsidRPr="00D239C2" w:rsidRDefault="00D239C2" w:rsidP="00E01B92">
            <w:pPr>
              <w:spacing w:line="276" w:lineRule="auto"/>
            </w:pPr>
            <w:r>
              <w:lastRenderedPageBreak/>
              <w:t>leavealltimer!</w:t>
            </w:r>
          </w:p>
        </w:tc>
        <w:tc>
          <w:tcPr>
            <w:tcW w:w="7970" w:type="dxa"/>
          </w:tcPr>
          <w:p w:rsidR="00D239C2" w:rsidRDefault="00D239C2" w:rsidP="00E01B92">
            <w:pPr>
              <w:spacing w:line="276" w:lineRule="auto"/>
              <w:cnfStyle w:val="000000000000"/>
            </w:pPr>
            <w:r>
              <w:t>Event verursacht, dass der Automat eine LeaveAll-Nachricht verschickt.</w:t>
            </w:r>
          </w:p>
        </w:tc>
      </w:tr>
    </w:tbl>
    <w:p w:rsidR="00291858" w:rsidRDefault="00291858" w:rsidP="00291858"/>
    <w:p w:rsidR="00735E40" w:rsidRPr="00735E40" w:rsidRDefault="00735E40" w:rsidP="00735E40">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735E40" w:rsidTr="00735E40">
        <w:trPr>
          <w:cnfStyle w:val="100000000000"/>
        </w:trPr>
        <w:tc>
          <w:tcPr>
            <w:cnfStyle w:val="001000000000"/>
            <w:tcW w:w="1491" w:type="dxa"/>
          </w:tcPr>
          <w:p w:rsidR="00735E40" w:rsidRDefault="00735E40" w:rsidP="00420B4F">
            <w:pPr>
              <w:spacing w:line="276" w:lineRule="auto"/>
            </w:pPr>
            <w:r>
              <w:t>Action</w:t>
            </w:r>
          </w:p>
        </w:tc>
        <w:tc>
          <w:tcPr>
            <w:tcW w:w="7797" w:type="dxa"/>
          </w:tcPr>
          <w:p w:rsidR="00735E40" w:rsidRDefault="00735E40" w:rsidP="00420B4F">
            <w:pPr>
              <w:spacing w:line="276" w:lineRule="auto"/>
              <w:cnfStyle w:val="100000000000"/>
            </w:pPr>
            <w:r>
              <w:t>Bedeutung</w:t>
            </w:r>
          </w:p>
        </w:tc>
      </w:tr>
      <w:tr w:rsidR="00735E40" w:rsidTr="00735E40">
        <w:trPr>
          <w:cnfStyle w:val="000000100000"/>
        </w:trPr>
        <w:tc>
          <w:tcPr>
            <w:cnfStyle w:val="001000000000"/>
            <w:tcW w:w="1491" w:type="dxa"/>
          </w:tcPr>
          <w:p w:rsidR="00735E40" w:rsidRDefault="00735E40" w:rsidP="00420B4F">
            <w:pPr>
              <w:spacing w:line="276" w:lineRule="auto"/>
            </w:pPr>
            <w:r>
              <w:t>sLA</w:t>
            </w:r>
          </w:p>
        </w:tc>
        <w:tc>
          <w:tcPr>
            <w:tcW w:w="7797" w:type="dxa"/>
          </w:tcPr>
          <w:p w:rsidR="00735E40" w:rsidRDefault="00735E40" w:rsidP="00420B4F">
            <w:pPr>
              <w:spacing w:line="276" w:lineRule="auto"/>
              <w:cnfStyle w:val="000000100000"/>
            </w:pPr>
            <w:r>
              <w:t>Eine LeaveAll Nachricht wird ins Netz geschickt</w:t>
            </w:r>
          </w:p>
        </w:tc>
      </w:tr>
      <w:tr w:rsidR="00735E40" w:rsidTr="00735E40">
        <w:tc>
          <w:tcPr>
            <w:cnfStyle w:val="001000000000"/>
            <w:tcW w:w="1491" w:type="dxa"/>
          </w:tcPr>
          <w:p w:rsidR="00735E40" w:rsidRDefault="00735E40" w:rsidP="00420B4F">
            <w:pPr>
              <w:spacing w:line="276" w:lineRule="auto"/>
            </w:pPr>
            <w:r>
              <w:t>Start leavealltimer</w:t>
            </w:r>
          </w:p>
        </w:tc>
        <w:tc>
          <w:tcPr>
            <w:tcW w:w="7797" w:type="dxa"/>
          </w:tcPr>
          <w:p w:rsidR="00735E40" w:rsidRDefault="00735E40" w:rsidP="00420B4F">
            <w:pPr>
              <w:spacing w:line="276" w:lineRule="auto"/>
              <w:cnfStyle w:val="000000000000"/>
            </w:pPr>
            <w:r>
              <w:t>Nachdem der Timer abgelaufen ist, wird eine LeaveAll Nachricht verschickt</w:t>
            </w:r>
          </w:p>
        </w:tc>
      </w:tr>
    </w:tbl>
    <w:p w:rsidR="00735E40" w:rsidRDefault="00735E40" w:rsidP="00291858"/>
    <w:p w:rsidR="00291858" w:rsidRDefault="00D239C2" w:rsidP="00D239C2">
      <w:pPr>
        <w:pStyle w:val="berschrift3"/>
        <w:numPr>
          <w:ilvl w:val="2"/>
          <w:numId w:val="3"/>
        </w:numPr>
      </w:pPr>
      <w:bookmarkStart w:id="1027" w:name="_Toc308644300"/>
      <w:r>
        <w:t>Zustandsautomat - Periodic Transmission state machine</w:t>
      </w:r>
      <w:bookmarkEnd w:id="1027"/>
    </w:p>
    <w:p w:rsidR="00E01B92" w:rsidRPr="00E01B92" w:rsidRDefault="00E01B92" w:rsidP="00E01B92"/>
    <w:p w:rsidR="00D239C2" w:rsidRDefault="00D239C2" w:rsidP="00D239C2">
      <w:pPr>
        <w:rPr>
          <w:ins w:id="1028" w:author="MPH" w:date="2011-11-07T23:11:00Z"/>
          <w:b/>
          <w:color w:val="C00000"/>
        </w:rPr>
      </w:pPr>
      <w:r w:rsidRPr="00E01B92">
        <w:rPr>
          <w:b/>
          <w:color w:val="C00000"/>
        </w:rPr>
        <w:t>Zustandsautomat:</w:t>
      </w:r>
    </w:p>
    <w:p w:rsidR="00916BC5" w:rsidRDefault="00F074E7" w:rsidP="00916BC5">
      <w:pPr>
        <w:pStyle w:val="KeinLeerraum"/>
        <w:jc w:val="center"/>
        <w:rPr>
          <w:ins w:id="1029" w:author="MPH" w:date="2011-11-07T23:12:00Z"/>
        </w:rPr>
      </w:pPr>
      <w:ins w:id="1030" w:author="MPH" w:date="2011-11-07T23:11:00Z">
        <w:r>
          <w:rPr>
            <w:noProof/>
          </w:rPr>
          <w:drawing>
            <wp:inline distT="0" distB="0" distL="0" distR="0">
              <wp:extent cx="5753100" cy="1666875"/>
              <wp:effectExtent l="19050" t="0" r="0" b="0"/>
              <wp:docPr id="22" name="Bild 6" descr="C:\Users\Matthis\Desktop\PeriodicTransmission state machine 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is\Desktop\PeriodicTransmission state machine Grafik.jpg"/>
                      <pic:cNvPicPr>
                        <a:picLocks noChangeAspect="1" noChangeArrowheads="1"/>
                      </pic:cNvPicPr>
                    </pic:nvPicPr>
                    <pic:blipFill>
                      <a:blip r:embed="rId29" cstate="print"/>
                      <a:srcRect/>
                      <a:stretch>
                        <a:fillRect/>
                      </a:stretch>
                    </pic:blipFill>
                    <pic:spPr bwMode="auto">
                      <a:xfrm>
                        <a:off x="0" y="0"/>
                        <a:ext cx="5753100" cy="1666875"/>
                      </a:xfrm>
                      <a:prstGeom prst="rect">
                        <a:avLst/>
                      </a:prstGeom>
                      <a:noFill/>
                      <a:ln w="9525">
                        <a:noFill/>
                        <a:miter lim="800000"/>
                        <a:headEnd/>
                        <a:tailEnd/>
                      </a:ln>
                    </pic:spPr>
                  </pic:pic>
                </a:graphicData>
              </a:graphic>
            </wp:inline>
          </w:drawing>
        </w:r>
      </w:ins>
    </w:p>
    <w:p w:rsidR="00916BC5" w:rsidRDefault="00916BC5" w:rsidP="00916BC5">
      <w:pPr>
        <w:pStyle w:val="Beschriftung"/>
        <w:jc w:val="center"/>
        <w:rPr>
          <w:ins w:id="1031" w:author="MPH" w:date="2011-11-07T23:11:00Z"/>
          <w:b w:val="0"/>
        </w:rPr>
      </w:pPr>
      <w:ins w:id="1032" w:author="MPH" w:date="2011-11-07T23:12:00Z">
        <w:r>
          <w:t xml:space="preserve">Abbildung </w:t>
        </w:r>
        <w:r w:rsidR="00091D7B">
          <w:fldChar w:fldCharType="begin"/>
        </w:r>
        <w:r>
          <w:instrText xml:space="preserve"> SEQ Abbildung \* ARABIC </w:instrText>
        </w:r>
      </w:ins>
      <w:r w:rsidR="00091D7B">
        <w:fldChar w:fldCharType="separate"/>
      </w:r>
      <w:ins w:id="1033" w:author="MPH" w:date="2011-11-09T23:01:00Z">
        <w:r w:rsidR="0091125B">
          <w:rPr>
            <w:noProof/>
          </w:rPr>
          <w:t>20</w:t>
        </w:r>
      </w:ins>
      <w:ins w:id="1034" w:author="MPH" w:date="2011-11-07T23:12:00Z">
        <w:r w:rsidR="00091D7B">
          <w:fldChar w:fldCharType="end"/>
        </w:r>
        <w:r>
          <w:t>: Zustandsautomat - PeriodicTransmission state machine</w:t>
        </w:r>
      </w:ins>
    </w:p>
    <w:p w:rsidR="00916BC5" w:rsidRDefault="00916BC5" w:rsidP="00D239C2">
      <w:pPr>
        <w:rPr>
          <w:ins w:id="1035" w:author="MPH" w:date="2011-11-07T23:11:00Z"/>
          <w:b/>
          <w:color w:val="C00000"/>
        </w:rPr>
      </w:pPr>
    </w:p>
    <w:p w:rsidR="00916BC5" w:rsidRPr="00E01B92" w:rsidRDefault="00916BC5" w:rsidP="00D239C2">
      <w:pPr>
        <w:rPr>
          <w:b/>
          <w:color w:val="C00000"/>
        </w:rPr>
      </w:pPr>
      <w:ins w:id="1036" w:author="MPH" w:date="2011-11-07T23:11:00Z">
        <w:r w:rsidRPr="00916BC5">
          <w:rPr>
            <w:b/>
            <w:color w:val="C00000"/>
          </w:rPr>
          <w:t>Zustandsübergangstabelle:</w:t>
        </w:r>
      </w:ins>
    </w:p>
    <w:p w:rsidR="00D239C2" w:rsidRDefault="00D239C2" w:rsidP="00E01B92">
      <w:pPr>
        <w:pStyle w:val="KeinLeerraum"/>
        <w:jc w:val="center"/>
      </w:pPr>
      <w:r>
        <w:rPr>
          <w:noProof/>
        </w:rPr>
        <w:lastRenderedPageBreak/>
        <w:drawing>
          <wp:inline distT="0" distB="0" distL="0" distR="0">
            <wp:extent cx="5760720" cy="2919495"/>
            <wp:effectExtent l="19050" t="0" r="0" b="0"/>
            <wp:docPr id="38" name="internal-source-marker_0.7599444382651555" descr="https://lh4.googleusercontent.com/05toPuXh5utR6A0DPnLtACufjM1MPs6wgx36lIizLvlLVhBI1lIcq2gRqulftwJykxzD1STkNXkkiqBpZoC6njbefg_gDQ3Bw3icHhzacBPWmUwHJ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4.googleusercontent.com/05toPuXh5utR6A0DPnLtACufjM1MPs6wgx36lIizLvlLVhBI1lIcq2gRqulftwJykxzD1STkNXkkiqBpZoC6njbefg_gDQ3Bw3icHhzacBPWmUwHJWE"/>
                    <pic:cNvPicPr>
                      <a:picLocks noChangeAspect="1" noChangeArrowheads="1"/>
                    </pic:cNvPicPr>
                  </pic:nvPicPr>
                  <pic:blipFill>
                    <a:blip r:embed="rId30" cstate="print"/>
                    <a:srcRect/>
                    <a:stretch>
                      <a:fillRect/>
                    </a:stretch>
                  </pic:blipFill>
                  <pic:spPr bwMode="auto">
                    <a:xfrm>
                      <a:off x="0" y="0"/>
                      <a:ext cx="5760720" cy="2919495"/>
                    </a:xfrm>
                    <a:prstGeom prst="rect">
                      <a:avLst/>
                    </a:prstGeom>
                    <a:noFill/>
                    <a:ln w="9525">
                      <a:noFill/>
                      <a:miter lim="800000"/>
                      <a:headEnd/>
                      <a:tailEnd/>
                    </a:ln>
                  </pic:spPr>
                </pic:pic>
              </a:graphicData>
            </a:graphic>
          </wp:inline>
        </w:drawing>
      </w:r>
    </w:p>
    <w:p w:rsidR="00D239C2" w:rsidRPr="00D239C2" w:rsidRDefault="00D239C2" w:rsidP="00E01B92">
      <w:pPr>
        <w:pStyle w:val="Beschriftung"/>
        <w:jc w:val="center"/>
        <w:rPr>
          <w:b w:val="0"/>
        </w:rPr>
      </w:pPr>
      <w:r>
        <w:t xml:space="preserve">Abbildung </w:t>
      </w:r>
      <w:fldSimple w:instr=" SEQ Abbildung \* ARABIC ">
        <w:ins w:id="1037" w:author="MPH" w:date="2011-11-09T23:01:00Z">
          <w:r w:rsidR="0091125B">
            <w:rPr>
              <w:noProof/>
            </w:rPr>
            <w:t>21</w:t>
          </w:r>
        </w:ins>
        <w:del w:id="1038" w:author="MPH" w:date="2011-11-07T22:47:00Z">
          <w:r w:rsidR="006844C3" w:rsidDel="00E52B48">
            <w:rPr>
              <w:noProof/>
            </w:rPr>
            <w:delText>16</w:delText>
          </w:r>
        </w:del>
      </w:fldSimple>
      <w:r>
        <w:t>: Periodic Transmission state machine</w:t>
      </w:r>
      <w:r>
        <w:rPr>
          <w:rStyle w:val="Funotenzeichen"/>
        </w:rPr>
        <w:footnoteReference w:id="13"/>
      </w:r>
    </w:p>
    <w:p w:rsidR="00D239C2" w:rsidRPr="00E01B92" w:rsidRDefault="00D239C2" w:rsidP="00E01B92">
      <w:pPr>
        <w:rPr>
          <w:b/>
          <w:color w:val="C00000"/>
        </w:rPr>
      </w:pPr>
      <w:r w:rsidRPr="00E01B92">
        <w:rPr>
          <w:b/>
          <w:color w:val="C00000"/>
        </w:rPr>
        <w:t>Zustände:</w:t>
      </w:r>
    </w:p>
    <w:tbl>
      <w:tblPr>
        <w:tblStyle w:val="HelleSchattierung-Akzent2"/>
        <w:tblW w:w="0" w:type="auto"/>
        <w:tblLook w:val="04A0"/>
      </w:tblPr>
      <w:tblGrid>
        <w:gridCol w:w="1951"/>
        <w:gridCol w:w="7261"/>
      </w:tblGrid>
      <w:tr w:rsidR="00D239C2" w:rsidTr="00D239C2">
        <w:trPr>
          <w:cnfStyle w:val="100000000000"/>
        </w:trPr>
        <w:tc>
          <w:tcPr>
            <w:cnfStyle w:val="001000000000"/>
            <w:tcW w:w="1951" w:type="dxa"/>
          </w:tcPr>
          <w:p w:rsidR="00D239C2" w:rsidRDefault="00D239C2" w:rsidP="00E01B92">
            <w:pPr>
              <w:spacing w:line="276" w:lineRule="auto"/>
            </w:pPr>
            <w:r>
              <w:t>Zustand</w:t>
            </w:r>
          </w:p>
        </w:tc>
        <w:tc>
          <w:tcPr>
            <w:tcW w:w="7261" w:type="dxa"/>
          </w:tcPr>
          <w:p w:rsidR="00D239C2" w:rsidRDefault="00D239C2" w:rsidP="00E01B92">
            <w:pPr>
              <w:spacing w:line="276" w:lineRule="auto"/>
              <w:cnfStyle w:val="100000000000"/>
            </w:pPr>
            <w:r>
              <w:t>Bedeutung</w:t>
            </w:r>
          </w:p>
        </w:tc>
      </w:tr>
      <w:tr w:rsidR="00D239C2" w:rsidTr="00D239C2">
        <w:trPr>
          <w:cnfStyle w:val="000000100000"/>
        </w:trPr>
        <w:tc>
          <w:tcPr>
            <w:cnfStyle w:val="001000000000"/>
            <w:tcW w:w="1951" w:type="dxa"/>
          </w:tcPr>
          <w:p w:rsidR="00D239C2" w:rsidRDefault="00D239C2" w:rsidP="00E01B92">
            <w:pPr>
              <w:spacing w:line="276" w:lineRule="auto"/>
            </w:pPr>
            <w:r>
              <w:t>Active</w:t>
            </w:r>
          </w:p>
        </w:tc>
        <w:tc>
          <w:tcPr>
            <w:tcW w:w="7261" w:type="dxa"/>
          </w:tcPr>
          <w:p w:rsidR="00D239C2" w:rsidRDefault="00D239C2" w:rsidP="00E01B92">
            <w:pPr>
              <w:spacing w:line="276" w:lineRule="auto"/>
              <w:cnfStyle w:val="000000100000"/>
            </w:pPr>
            <w:r>
              <w:t>Automat ist aktiv</w:t>
            </w:r>
          </w:p>
        </w:tc>
      </w:tr>
      <w:tr w:rsidR="00D239C2" w:rsidTr="00D239C2">
        <w:tc>
          <w:tcPr>
            <w:cnfStyle w:val="001000000000"/>
            <w:tcW w:w="1951" w:type="dxa"/>
          </w:tcPr>
          <w:p w:rsidR="00D239C2" w:rsidRDefault="00D239C2" w:rsidP="00E01B92">
            <w:pPr>
              <w:spacing w:line="276" w:lineRule="auto"/>
            </w:pPr>
            <w:r>
              <w:t>Passive</w:t>
            </w:r>
          </w:p>
        </w:tc>
        <w:tc>
          <w:tcPr>
            <w:tcW w:w="7261" w:type="dxa"/>
          </w:tcPr>
          <w:p w:rsidR="00D239C2" w:rsidRDefault="00D239C2" w:rsidP="00E01B92">
            <w:pPr>
              <w:spacing w:line="276" w:lineRule="auto"/>
              <w:cnfStyle w:val="000000000000"/>
            </w:pPr>
            <w:r>
              <w:t>Automat ist inaktiv</w:t>
            </w:r>
          </w:p>
        </w:tc>
      </w:tr>
    </w:tbl>
    <w:p w:rsidR="00291858" w:rsidRDefault="00291858" w:rsidP="00E01B92"/>
    <w:p w:rsidR="00D239C2" w:rsidRPr="00E01B92" w:rsidRDefault="00D239C2" w:rsidP="00E01B92">
      <w:pPr>
        <w:rPr>
          <w:color w:val="C00000"/>
        </w:rPr>
      </w:pPr>
      <w:r w:rsidRPr="00E01B92">
        <w:rPr>
          <w:b/>
          <w:color w:val="C00000"/>
        </w:rPr>
        <w:t>Events:</w:t>
      </w:r>
    </w:p>
    <w:tbl>
      <w:tblPr>
        <w:tblStyle w:val="HelleSchattierung-Akzent2"/>
        <w:tblW w:w="0" w:type="auto"/>
        <w:tblLook w:val="04A0"/>
        <w:tblPrChange w:id="1039" w:author="Jonas" w:date="2011-11-07T00:03:00Z">
          <w:tblPr>
            <w:tblStyle w:val="HelleSchattierung-Akzent2"/>
            <w:tblW w:w="0" w:type="auto"/>
            <w:tblLook w:val="04A0"/>
          </w:tblPr>
        </w:tblPrChange>
      </w:tblPr>
      <w:tblGrid>
        <w:gridCol w:w="2093"/>
        <w:gridCol w:w="7119"/>
        <w:tblGridChange w:id="1040">
          <w:tblGrid>
            <w:gridCol w:w="4606"/>
            <w:gridCol w:w="4606"/>
          </w:tblGrid>
        </w:tblGridChange>
      </w:tblGrid>
      <w:tr w:rsidR="00D239C2" w:rsidTr="0011062E">
        <w:trPr>
          <w:cnfStyle w:val="100000000000"/>
        </w:trPr>
        <w:tc>
          <w:tcPr>
            <w:cnfStyle w:val="001000000000"/>
            <w:tcW w:w="2093" w:type="dxa"/>
            <w:tcPrChange w:id="1041" w:author="Jonas" w:date="2011-11-07T00:03:00Z">
              <w:tcPr>
                <w:tcW w:w="4606" w:type="dxa"/>
              </w:tcPr>
            </w:tcPrChange>
          </w:tcPr>
          <w:p w:rsidR="00D239C2" w:rsidRDefault="00D239C2" w:rsidP="00E01B92">
            <w:pPr>
              <w:spacing w:line="276" w:lineRule="auto"/>
              <w:cnfStyle w:val="101000000000"/>
            </w:pPr>
            <w:r>
              <w:t>Event</w:t>
            </w:r>
          </w:p>
        </w:tc>
        <w:tc>
          <w:tcPr>
            <w:tcW w:w="7119" w:type="dxa"/>
            <w:tcPrChange w:id="1042" w:author="Jonas" w:date="2011-11-07T00:03:00Z">
              <w:tcPr>
                <w:tcW w:w="4606" w:type="dxa"/>
              </w:tcPr>
            </w:tcPrChange>
          </w:tcPr>
          <w:p w:rsidR="00D239C2" w:rsidRDefault="00D239C2" w:rsidP="00E01B92">
            <w:pPr>
              <w:spacing w:line="276" w:lineRule="auto"/>
              <w:cnfStyle w:val="100000000000"/>
            </w:pPr>
            <w:r>
              <w:t>Bedeutung</w:t>
            </w:r>
          </w:p>
        </w:tc>
      </w:tr>
      <w:tr w:rsidR="00D239C2" w:rsidTr="0011062E">
        <w:trPr>
          <w:cnfStyle w:val="000000100000"/>
        </w:trPr>
        <w:tc>
          <w:tcPr>
            <w:cnfStyle w:val="001000000000"/>
            <w:tcW w:w="2093" w:type="dxa"/>
            <w:tcPrChange w:id="1043" w:author="Jonas" w:date="2011-11-07T00:03:00Z">
              <w:tcPr>
                <w:tcW w:w="4606" w:type="dxa"/>
              </w:tcPr>
            </w:tcPrChange>
          </w:tcPr>
          <w:p w:rsidR="00D239C2" w:rsidRDefault="00D239C2" w:rsidP="00E01B92">
            <w:pPr>
              <w:spacing w:line="276" w:lineRule="auto"/>
              <w:cnfStyle w:val="001000100000"/>
            </w:pPr>
            <w:r>
              <w:t>Begin!</w:t>
            </w:r>
          </w:p>
        </w:tc>
        <w:tc>
          <w:tcPr>
            <w:tcW w:w="7119" w:type="dxa"/>
            <w:tcPrChange w:id="1044" w:author="Jonas" w:date="2011-11-07T00:03:00Z">
              <w:tcPr>
                <w:tcW w:w="4606" w:type="dxa"/>
              </w:tcPr>
            </w:tcPrChange>
          </w:tcPr>
          <w:p w:rsidR="00D239C2" w:rsidRDefault="00D239C2" w:rsidP="00E01B92">
            <w:pPr>
              <w:spacing w:line="276" w:lineRule="auto"/>
              <w:cnfStyle w:val="000000100000"/>
            </w:pPr>
            <w:r>
              <w:t>Der Automat wird initialisiert</w:t>
            </w:r>
            <w:r w:rsidR="00EC37BE">
              <w:t>.</w:t>
            </w:r>
          </w:p>
        </w:tc>
      </w:tr>
      <w:tr w:rsidR="00D239C2" w:rsidTr="0011062E">
        <w:tc>
          <w:tcPr>
            <w:cnfStyle w:val="001000000000"/>
            <w:tcW w:w="2093" w:type="dxa"/>
            <w:tcPrChange w:id="1045" w:author="Jonas" w:date="2011-11-07T00:03:00Z">
              <w:tcPr>
                <w:tcW w:w="4606" w:type="dxa"/>
              </w:tcPr>
            </w:tcPrChange>
          </w:tcPr>
          <w:p w:rsidR="00D239C2" w:rsidRDefault="00D239C2" w:rsidP="00E01B92">
            <w:pPr>
              <w:spacing w:line="276" w:lineRule="auto"/>
            </w:pPr>
            <w:r>
              <w:t>periodicEnabled!</w:t>
            </w:r>
          </w:p>
        </w:tc>
        <w:tc>
          <w:tcPr>
            <w:tcW w:w="7119" w:type="dxa"/>
            <w:tcPrChange w:id="1046" w:author="Jonas" w:date="2011-11-07T00:03:00Z">
              <w:tcPr>
                <w:tcW w:w="4606" w:type="dxa"/>
              </w:tcPr>
            </w:tcPrChange>
          </w:tcPr>
          <w:p w:rsidR="00D239C2" w:rsidRDefault="00D239C2" w:rsidP="00E01B92">
            <w:pPr>
              <w:spacing w:line="276" w:lineRule="auto"/>
              <w:cnfStyle w:val="000000000000"/>
            </w:pPr>
            <w:r>
              <w:t>Periodic Transmission state machine wurde aktiviert</w:t>
            </w:r>
            <w:r w:rsidR="00EC37BE">
              <w:t>.</w:t>
            </w:r>
          </w:p>
        </w:tc>
      </w:tr>
      <w:tr w:rsidR="00D239C2" w:rsidTr="0011062E">
        <w:trPr>
          <w:cnfStyle w:val="000000100000"/>
        </w:trPr>
        <w:tc>
          <w:tcPr>
            <w:cnfStyle w:val="001000000000"/>
            <w:tcW w:w="2093" w:type="dxa"/>
            <w:tcPrChange w:id="1047" w:author="Jonas" w:date="2011-11-07T00:03:00Z">
              <w:tcPr>
                <w:tcW w:w="4606" w:type="dxa"/>
              </w:tcPr>
            </w:tcPrChange>
          </w:tcPr>
          <w:p w:rsidR="00D239C2" w:rsidRDefault="00D239C2" w:rsidP="00E01B92">
            <w:pPr>
              <w:spacing w:line="276" w:lineRule="auto"/>
              <w:cnfStyle w:val="001000100000"/>
            </w:pPr>
            <w:r>
              <w:t>periodicDisabled!</w:t>
            </w:r>
          </w:p>
        </w:tc>
        <w:tc>
          <w:tcPr>
            <w:tcW w:w="7119" w:type="dxa"/>
            <w:tcPrChange w:id="1048" w:author="Jonas" w:date="2011-11-07T00:03:00Z">
              <w:tcPr>
                <w:tcW w:w="4606" w:type="dxa"/>
              </w:tcPr>
            </w:tcPrChange>
          </w:tcPr>
          <w:p w:rsidR="00D239C2" w:rsidRDefault="00D239C2" w:rsidP="00E01B92">
            <w:pPr>
              <w:spacing w:line="276" w:lineRule="auto"/>
              <w:cnfStyle w:val="000000100000"/>
            </w:pPr>
            <w:r>
              <w:t>Periodic Transmission state machine wurde deaktiviert</w:t>
            </w:r>
            <w:r w:rsidR="00EC37BE">
              <w:t>.</w:t>
            </w:r>
          </w:p>
        </w:tc>
      </w:tr>
      <w:tr w:rsidR="00D239C2" w:rsidTr="0011062E">
        <w:tc>
          <w:tcPr>
            <w:cnfStyle w:val="001000000000"/>
            <w:tcW w:w="2093" w:type="dxa"/>
            <w:tcPrChange w:id="1049" w:author="Jonas" w:date="2011-11-07T00:03:00Z">
              <w:tcPr>
                <w:tcW w:w="4606" w:type="dxa"/>
              </w:tcPr>
            </w:tcPrChange>
          </w:tcPr>
          <w:p w:rsidR="00D239C2" w:rsidRDefault="00D239C2" w:rsidP="00E01B92">
            <w:pPr>
              <w:spacing w:line="276" w:lineRule="auto"/>
            </w:pPr>
            <w:r>
              <w:t>periodictimer!</w:t>
            </w:r>
          </w:p>
        </w:tc>
        <w:tc>
          <w:tcPr>
            <w:tcW w:w="7119" w:type="dxa"/>
            <w:tcPrChange w:id="1050" w:author="Jonas" w:date="2011-11-07T00:03:00Z">
              <w:tcPr>
                <w:tcW w:w="4606" w:type="dxa"/>
              </w:tcPr>
            </w:tcPrChange>
          </w:tcPr>
          <w:p w:rsidR="00D239C2" w:rsidRDefault="00D239C2" w:rsidP="00E01B92">
            <w:pPr>
              <w:spacing w:line="276" w:lineRule="auto"/>
              <w:cnfStyle w:val="000000000000"/>
            </w:pPr>
            <w:r>
              <w:t>Automat schickt ein internes periodic</w:t>
            </w:r>
            <w:ins w:id="1051" w:author="MPH" w:date="2011-11-07T23:12:00Z">
              <w:r w:rsidR="00916BC5">
                <w:t>-</w:t>
              </w:r>
            </w:ins>
            <w:del w:id="1052" w:author="MPH" w:date="2011-11-07T23:12:00Z">
              <w:r w:rsidDel="00916BC5">
                <w:delText xml:space="preserve"> </w:delText>
              </w:r>
            </w:del>
            <w:r>
              <w:t>Event an die Applicant state machine</w:t>
            </w:r>
            <w:r w:rsidR="00EC37BE">
              <w:t>.</w:t>
            </w:r>
          </w:p>
        </w:tc>
      </w:tr>
    </w:tbl>
    <w:p w:rsidR="00E01B92" w:rsidRDefault="00E01B92" w:rsidP="00291858"/>
    <w:p w:rsidR="00EC37BE" w:rsidRPr="00735E40" w:rsidRDefault="00EC37BE" w:rsidP="00EC37BE">
      <w:pPr>
        <w:rPr>
          <w:b/>
          <w:color w:val="C00000"/>
        </w:rPr>
      </w:pPr>
      <w:r>
        <w:rPr>
          <w:b/>
          <w:color w:val="C00000"/>
        </w:rPr>
        <w:t>Actions</w:t>
      </w:r>
      <w:r w:rsidRPr="00735E40">
        <w:rPr>
          <w:b/>
          <w:color w:val="C00000"/>
        </w:rPr>
        <w:t>:</w:t>
      </w:r>
    </w:p>
    <w:tbl>
      <w:tblPr>
        <w:tblStyle w:val="HelleSchattierung-Akzent2"/>
        <w:tblW w:w="0" w:type="auto"/>
        <w:tblLook w:val="04A0"/>
      </w:tblPr>
      <w:tblGrid>
        <w:gridCol w:w="1491"/>
        <w:gridCol w:w="7797"/>
      </w:tblGrid>
      <w:tr w:rsidR="00EC37BE" w:rsidTr="00420B4F">
        <w:trPr>
          <w:cnfStyle w:val="100000000000"/>
        </w:trPr>
        <w:tc>
          <w:tcPr>
            <w:cnfStyle w:val="001000000000"/>
            <w:tcW w:w="1491" w:type="dxa"/>
          </w:tcPr>
          <w:p w:rsidR="00EC37BE" w:rsidRDefault="00EC37BE" w:rsidP="00420B4F">
            <w:pPr>
              <w:spacing w:line="276" w:lineRule="auto"/>
            </w:pPr>
            <w:r>
              <w:t>Action</w:t>
            </w:r>
          </w:p>
        </w:tc>
        <w:tc>
          <w:tcPr>
            <w:tcW w:w="7797" w:type="dxa"/>
          </w:tcPr>
          <w:p w:rsidR="00EC37BE" w:rsidRDefault="00EC37BE" w:rsidP="00420B4F">
            <w:pPr>
              <w:spacing w:line="276" w:lineRule="auto"/>
              <w:cnfStyle w:val="100000000000"/>
            </w:pPr>
            <w:r>
              <w:t>Bedeutung</w:t>
            </w:r>
          </w:p>
        </w:tc>
      </w:tr>
      <w:tr w:rsidR="00EC37BE" w:rsidTr="00420B4F">
        <w:trPr>
          <w:cnfStyle w:val="000000100000"/>
        </w:trPr>
        <w:tc>
          <w:tcPr>
            <w:cnfStyle w:val="001000000000"/>
            <w:tcW w:w="1491" w:type="dxa"/>
          </w:tcPr>
          <w:p w:rsidR="00EC37BE" w:rsidRDefault="00EC37BE" w:rsidP="00420B4F">
            <w:pPr>
              <w:spacing w:line="276" w:lineRule="auto"/>
            </w:pPr>
            <w:r>
              <w:t>Start periodictimer</w:t>
            </w:r>
          </w:p>
        </w:tc>
        <w:tc>
          <w:tcPr>
            <w:tcW w:w="7797" w:type="dxa"/>
          </w:tcPr>
          <w:p w:rsidR="00EC37BE" w:rsidRDefault="00EC37BE" w:rsidP="00EC37BE">
            <w:pPr>
              <w:spacing w:line="276" w:lineRule="auto"/>
              <w:cnfStyle w:val="000000100000"/>
            </w:pPr>
            <w:r>
              <w:t>Nachdem der Timer abgelaufen ist, wird eine periodic Nachricht abgeschickt.</w:t>
            </w:r>
          </w:p>
        </w:tc>
      </w:tr>
      <w:tr w:rsidR="00EC37BE" w:rsidTr="00420B4F">
        <w:tc>
          <w:tcPr>
            <w:cnfStyle w:val="001000000000"/>
            <w:tcW w:w="1491" w:type="dxa"/>
          </w:tcPr>
          <w:p w:rsidR="00EC37BE" w:rsidRDefault="00EC37BE" w:rsidP="00420B4F">
            <w:pPr>
              <w:spacing w:line="276" w:lineRule="auto"/>
            </w:pPr>
            <w:r>
              <w:t>periodic</w:t>
            </w:r>
          </w:p>
        </w:tc>
        <w:tc>
          <w:tcPr>
            <w:tcW w:w="7797" w:type="dxa"/>
          </w:tcPr>
          <w:p w:rsidR="00EC37BE" w:rsidRDefault="00EC37BE" w:rsidP="00420B4F">
            <w:pPr>
              <w:spacing w:line="276" w:lineRule="auto"/>
              <w:cnfStyle w:val="000000000000"/>
            </w:pPr>
            <w:r>
              <w:t>Sendet eine periodic Nachricht an die Applicant state machine, damit sie eine JoinIn Nachricht schickt.</w:t>
            </w:r>
          </w:p>
        </w:tc>
      </w:tr>
    </w:tbl>
    <w:p w:rsidR="00EC37BE" w:rsidRDefault="00EC37BE" w:rsidP="00291858"/>
    <w:p w:rsidR="00CC32AB" w:rsidRDefault="00CC32AB" w:rsidP="00E01B92">
      <w:pPr>
        <w:pStyle w:val="berschrift3"/>
        <w:numPr>
          <w:ilvl w:val="2"/>
          <w:numId w:val="3"/>
        </w:numPr>
      </w:pPr>
      <w:bookmarkStart w:id="1053" w:name="_Toc308644301"/>
      <w:r>
        <w:t>Das MMRP-Paket</w:t>
      </w:r>
      <w:bookmarkEnd w:id="1053"/>
    </w:p>
    <w:p w:rsidR="00E01B92" w:rsidRPr="00E01B92" w:rsidRDefault="00E01B92" w:rsidP="00E01B92"/>
    <w:p w:rsidR="00CC32AB" w:rsidRDefault="00CC32AB" w:rsidP="00E01B92">
      <w:r w:rsidRPr="00CC32AB">
        <w:lastRenderedPageBreak/>
        <w:t>Generell werden im Netzwerk Pa</w:t>
      </w:r>
      <w:r>
        <w:t>kete im</w:t>
      </w:r>
      <w:r w:rsidRPr="00CC32AB">
        <w:t xml:space="preserve"> IEEE 802.3-Frame Format verschickt. Dieses Format ist folgendermaßen aufgebaut:</w:t>
      </w:r>
    </w:p>
    <w:p w:rsidR="00CC32AB" w:rsidRDefault="00CC32AB" w:rsidP="00E01B92">
      <w:pPr>
        <w:pStyle w:val="KeinLeerraum"/>
        <w:jc w:val="center"/>
      </w:pPr>
      <w:r>
        <w:rPr>
          <w:noProof/>
        </w:rPr>
        <w:drawing>
          <wp:inline distT="0" distB="0" distL="0" distR="0">
            <wp:extent cx="5760720" cy="891688"/>
            <wp:effectExtent l="19050" t="0" r="0" b="0"/>
            <wp:docPr id="39" name="internal-source-marker_0.7599444382651555" descr="https://lh3.googleusercontent.com/lyavdOx7nIIBpSAdh_gtUtzhywvyLXWUBjAa128aj92dUPKJjKCqocpSVgGIrCEiHwYoLdEB4qdrKg8w0ajmNTPbVt9cBkisOt40CpmfjfotndX4V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7599444382651555" descr="https://lh3.googleusercontent.com/lyavdOx7nIIBpSAdh_gtUtzhywvyLXWUBjAa128aj92dUPKJjKCqocpSVgGIrCEiHwYoLdEB4qdrKg8w0ajmNTPbVt9cBkisOt40CpmfjfotndX4VJs"/>
                    <pic:cNvPicPr>
                      <a:picLocks noChangeAspect="1" noChangeArrowheads="1"/>
                    </pic:cNvPicPr>
                  </pic:nvPicPr>
                  <pic:blipFill>
                    <a:blip r:embed="rId31" cstate="print"/>
                    <a:srcRect/>
                    <a:stretch>
                      <a:fillRect/>
                    </a:stretch>
                  </pic:blipFill>
                  <pic:spPr bwMode="auto">
                    <a:xfrm>
                      <a:off x="0" y="0"/>
                      <a:ext cx="5760720" cy="891688"/>
                    </a:xfrm>
                    <a:prstGeom prst="rect">
                      <a:avLst/>
                    </a:prstGeom>
                    <a:noFill/>
                    <a:ln w="9525">
                      <a:noFill/>
                      <a:miter lim="800000"/>
                      <a:headEnd/>
                      <a:tailEnd/>
                    </a:ln>
                  </pic:spPr>
                </pic:pic>
              </a:graphicData>
            </a:graphic>
          </wp:inline>
        </w:drawing>
      </w:r>
    </w:p>
    <w:p w:rsidR="00CC32AB" w:rsidRDefault="00CC32AB" w:rsidP="00E01B92">
      <w:pPr>
        <w:pStyle w:val="Beschriftung"/>
        <w:jc w:val="center"/>
      </w:pPr>
      <w:r>
        <w:t xml:space="preserve">Abbildung </w:t>
      </w:r>
      <w:fldSimple w:instr=" SEQ Abbildung \* ARABIC ">
        <w:ins w:id="1054" w:author="MPH" w:date="2011-11-09T23:01:00Z">
          <w:r w:rsidR="0091125B">
            <w:rPr>
              <w:noProof/>
            </w:rPr>
            <w:t>22</w:t>
          </w:r>
        </w:ins>
        <w:del w:id="1055" w:author="MPH" w:date="2011-11-07T22:47:00Z">
          <w:r w:rsidR="006844C3" w:rsidDel="00E52B48">
            <w:rPr>
              <w:noProof/>
            </w:rPr>
            <w:delText>17</w:delText>
          </w:r>
        </w:del>
      </w:fldSimple>
      <w:r>
        <w:t>: Paketaufbau nach IEEE 802.3</w:t>
      </w:r>
      <w:r>
        <w:rPr>
          <w:rStyle w:val="Funotenzeichen"/>
        </w:rPr>
        <w:footnoteReference w:id="14"/>
      </w:r>
    </w:p>
    <w:p w:rsidR="00CC32AB" w:rsidRPr="00916BC5" w:rsidRDefault="000C795A" w:rsidP="00CC32AB">
      <w:pPr>
        <w:rPr>
          <w:b/>
          <w:color w:val="C00000"/>
        </w:rPr>
      </w:pPr>
      <w:r w:rsidRPr="00916BC5">
        <w:rPr>
          <w:b/>
          <w:color w:val="C00000"/>
        </w:rPr>
        <w:t>Erläuterungen zum IEEE 802.3-Frame</w:t>
      </w:r>
      <w:ins w:id="1056" w:author="MPH" w:date="2011-11-07T23:13:00Z">
        <w:r w:rsidR="00916BC5">
          <w:rPr>
            <w:b/>
            <w:color w:val="C00000"/>
          </w:rPr>
          <w:t>:</w:t>
        </w:r>
      </w:ins>
    </w:p>
    <w:tbl>
      <w:tblPr>
        <w:tblStyle w:val="HelleSchattierung-Akzent2"/>
        <w:tblW w:w="0" w:type="auto"/>
        <w:tblLook w:val="04A0"/>
      </w:tblPr>
      <w:tblGrid>
        <w:gridCol w:w="2093"/>
        <w:gridCol w:w="7119"/>
      </w:tblGrid>
      <w:tr w:rsidR="00D239C2" w:rsidTr="00081D31">
        <w:trPr>
          <w:cnfStyle w:val="100000000000"/>
        </w:trPr>
        <w:tc>
          <w:tcPr>
            <w:cnfStyle w:val="001000000000"/>
            <w:tcW w:w="2093" w:type="dxa"/>
          </w:tcPr>
          <w:p w:rsidR="00D239C2" w:rsidRDefault="000C795A" w:rsidP="000C795A">
            <w:r>
              <w:t>Frame Abschnitt</w:t>
            </w:r>
          </w:p>
        </w:tc>
        <w:tc>
          <w:tcPr>
            <w:tcW w:w="7119" w:type="dxa"/>
          </w:tcPr>
          <w:p w:rsidR="00D239C2" w:rsidRDefault="00D239C2" w:rsidP="00193513">
            <w:pPr>
              <w:cnfStyle w:val="100000000000"/>
            </w:pPr>
            <w:r>
              <w:t>Bedeutung</w:t>
            </w:r>
          </w:p>
        </w:tc>
      </w:tr>
      <w:tr w:rsidR="00D239C2" w:rsidTr="00081D31">
        <w:trPr>
          <w:cnfStyle w:val="000000100000"/>
        </w:trPr>
        <w:tc>
          <w:tcPr>
            <w:cnfStyle w:val="001000000000"/>
            <w:tcW w:w="2093" w:type="dxa"/>
          </w:tcPr>
          <w:p w:rsidR="00D239C2" w:rsidRDefault="00081D31" w:rsidP="00193513">
            <w:r>
              <w:t>Präambel</w:t>
            </w:r>
          </w:p>
        </w:tc>
        <w:tc>
          <w:tcPr>
            <w:tcW w:w="7119" w:type="dxa"/>
          </w:tcPr>
          <w:p w:rsidR="00D239C2" w:rsidRDefault="00081D31" w:rsidP="00193513">
            <w:pPr>
              <w:cnfStyle w:val="000000100000"/>
            </w:pPr>
            <w:r>
              <w:t>Dient zur zeitlichen Abstimmung der Kommunizerenden (Quelle: Wikipedia)</w:t>
            </w:r>
          </w:p>
        </w:tc>
      </w:tr>
      <w:tr w:rsidR="00D239C2" w:rsidTr="00081D31">
        <w:tc>
          <w:tcPr>
            <w:cnfStyle w:val="001000000000"/>
            <w:tcW w:w="2093" w:type="dxa"/>
          </w:tcPr>
          <w:p w:rsidR="00D239C2" w:rsidRDefault="00081D31" w:rsidP="00193513">
            <w:r>
              <w:t>Zieladresse</w:t>
            </w:r>
          </w:p>
        </w:tc>
        <w:tc>
          <w:tcPr>
            <w:tcW w:w="7119" w:type="dxa"/>
          </w:tcPr>
          <w:p w:rsidR="00D239C2" w:rsidRDefault="00081D31" w:rsidP="00193513">
            <w:pPr>
              <w:cnfStyle w:val="000000000000"/>
            </w:pPr>
            <w:r>
              <w:t>MAC-Adresse vom Empfänger</w:t>
            </w:r>
          </w:p>
        </w:tc>
      </w:tr>
      <w:tr w:rsidR="00081D31" w:rsidTr="00081D31">
        <w:trPr>
          <w:cnfStyle w:val="000000100000"/>
        </w:trPr>
        <w:tc>
          <w:tcPr>
            <w:cnfStyle w:val="001000000000"/>
            <w:tcW w:w="2093" w:type="dxa"/>
          </w:tcPr>
          <w:p w:rsidR="00081D31" w:rsidRDefault="00081D31" w:rsidP="00193513">
            <w:r>
              <w:t>Quellenadresse</w:t>
            </w:r>
          </w:p>
        </w:tc>
        <w:tc>
          <w:tcPr>
            <w:tcW w:w="7119" w:type="dxa"/>
          </w:tcPr>
          <w:p w:rsidR="00081D31" w:rsidRDefault="00081D31" w:rsidP="00193513">
            <w:pPr>
              <w:cnfStyle w:val="000000100000"/>
            </w:pPr>
            <w:r>
              <w:t>MAC-Adresse vom Sender</w:t>
            </w:r>
          </w:p>
        </w:tc>
      </w:tr>
      <w:tr w:rsidR="00081D31" w:rsidTr="00081D31">
        <w:tc>
          <w:tcPr>
            <w:cnfStyle w:val="001000000000"/>
            <w:tcW w:w="2093" w:type="dxa"/>
          </w:tcPr>
          <w:p w:rsidR="00081D31" w:rsidRDefault="00081D31" w:rsidP="00193513">
            <w:r>
              <w:t>Länge</w:t>
            </w:r>
          </w:p>
        </w:tc>
        <w:tc>
          <w:tcPr>
            <w:tcW w:w="7119" w:type="dxa"/>
          </w:tcPr>
          <w:p w:rsidR="00081D31" w:rsidRDefault="00081D31" w:rsidP="00193513">
            <w:pPr>
              <w:cnfStyle w:val="000000000000"/>
            </w:pPr>
            <w:r>
              <w:t>Größe des Pakets</w:t>
            </w:r>
          </w:p>
        </w:tc>
      </w:tr>
      <w:tr w:rsidR="00081D31" w:rsidRPr="00420B4F" w:rsidTr="00081D31">
        <w:trPr>
          <w:cnfStyle w:val="000000100000"/>
        </w:trPr>
        <w:tc>
          <w:tcPr>
            <w:cnfStyle w:val="001000000000"/>
            <w:tcW w:w="2093" w:type="dxa"/>
          </w:tcPr>
          <w:p w:rsidR="00081D31" w:rsidRDefault="00081D31" w:rsidP="00193513">
            <w:r>
              <w:t>DSAP</w:t>
            </w:r>
          </w:p>
        </w:tc>
        <w:tc>
          <w:tcPr>
            <w:tcW w:w="7119" w:type="dxa"/>
          </w:tcPr>
          <w:p w:rsidR="00081D31" w:rsidRPr="00420B4F" w:rsidRDefault="00081D31" w:rsidP="00193513">
            <w:pPr>
              <w:cnfStyle w:val="000000100000"/>
              <w:rPr>
                <w:lang w:val="en-US"/>
              </w:rPr>
            </w:pPr>
            <w:r w:rsidRPr="00420B4F">
              <w:rPr>
                <w:lang w:val="en-US"/>
              </w:rPr>
              <w:t>Destination Service Access Point, enthält das Individual oder das Group Bit</w:t>
            </w:r>
          </w:p>
        </w:tc>
      </w:tr>
      <w:tr w:rsidR="00081D31" w:rsidTr="00081D31">
        <w:tc>
          <w:tcPr>
            <w:cnfStyle w:val="001000000000"/>
            <w:tcW w:w="2093" w:type="dxa"/>
          </w:tcPr>
          <w:p w:rsidR="00081D31" w:rsidRDefault="00081D31" w:rsidP="00193513">
            <w:r>
              <w:t>SSAP</w:t>
            </w:r>
          </w:p>
        </w:tc>
        <w:tc>
          <w:tcPr>
            <w:tcW w:w="7119" w:type="dxa"/>
          </w:tcPr>
          <w:p w:rsidR="00081D31" w:rsidRDefault="00081D31" w:rsidP="00193513">
            <w:pPr>
              <w:cnfStyle w:val="000000000000"/>
            </w:pPr>
            <w:r>
              <w:t>Source Service Access Point; Bit sagt aus, ob es ein Commad oder eine Response Nachricht ist</w:t>
            </w:r>
          </w:p>
        </w:tc>
      </w:tr>
      <w:tr w:rsidR="00081D31" w:rsidTr="00081D31">
        <w:trPr>
          <w:cnfStyle w:val="000000100000"/>
        </w:trPr>
        <w:tc>
          <w:tcPr>
            <w:cnfStyle w:val="001000000000"/>
            <w:tcW w:w="2093" w:type="dxa"/>
          </w:tcPr>
          <w:p w:rsidR="00081D31" w:rsidRDefault="00081D31" w:rsidP="00193513">
            <w:r>
              <w:t>Ctrl</w:t>
            </w:r>
          </w:p>
        </w:tc>
        <w:tc>
          <w:tcPr>
            <w:tcW w:w="7119" w:type="dxa"/>
          </w:tcPr>
          <w:p w:rsidR="00081D31" w:rsidRDefault="00081D31" w:rsidP="00081D31">
            <w:pPr>
              <w:cnfStyle w:val="000000100000"/>
            </w:pPr>
            <w:r>
              <w:t>Dienst zur Erkennung, ob ein SNAP-Frame enthalten ist</w:t>
            </w:r>
          </w:p>
        </w:tc>
      </w:tr>
      <w:tr w:rsidR="00081D31" w:rsidTr="00081D31">
        <w:tc>
          <w:tcPr>
            <w:cnfStyle w:val="001000000000"/>
            <w:tcW w:w="2093" w:type="dxa"/>
          </w:tcPr>
          <w:p w:rsidR="00081D31" w:rsidRDefault="00081D31" w:rsidP="00193513">
            <w:r>
              <w:t>SNAP OUI</w:t>
            </w:r>
          </w:p>
        </w:tc>
        <w:tc>
          <w:tcPr>
            <w:tcW w:w="7119" w:type="dxa"/>
          </w:tcPr>
          <w:p w:rsidR="00081D31" w:rsidRDefault="00081D31" w:rsidP="00081D31">
            <w:pPr>
              <w:cnfStyle w:val="000000000000"/>
            </w:pPr>
            <w:r>
              <w:t>Enthält den Wert 0x000 zur Erkennung, welcher Protokolltyp enthalten ist</w:t>
            </w:r>
          </w:p>
        </w:tc>
      </w:tr>
      <w:tr w:rsidR="00081D31" w:rsidTr="00081D31">
        <w:trPr>
          <w:cnfStyle w:val="000000100000"/>
        </w:trPr>
        <w:tc>
          <w:tcPr>
            <w:cnfStyle w:val="001000000000"/>
            <w:tcW w:w="2093" w:type="dxa"/>
          </w:tcPr>
          <w:p w:rsidR="00081D31" w:rsidRDefault="00081D31" w:rsidP="00193513">
            <w:r>
              <w:t>SNAP PID</w:t>
            </w:r>
          </w:p>
        </w:tc>
        <w:tc>
          <w:tcPr>
            <w:tcW w:w="7119" w:type="dxa"/>
          </w:tcPr>
          <w:p w:rsidR="00081D31" w:rsidRDefault="00081D31" w:rsidP="00081D31">
            <w:pPr>
              <w:cnfStyle w:val="000000100000"/>
            </w:pPr>
            <w:r>
              <w:t>Enthält den Protokolltyp</w:t>
            </w:r>
          </w:p>
        </w:tc>
      </w:tr>
      <w:tr w:rsidR="00081D31" w:rsidTr="00081D31">
        <w:tc>
          <w:tcPr>
            <w:cnfStyle w:val="001000000000"/>
            <w:tcW w:w="2093" w:type="dxa"/>
          </w:tcPr>
          <w:p w:rsidR="00081D31" w:rsidRDefault="00081D31" w:rsidP="00193513">
            <w:r>
              <w:t>Daten</w:t>
            </w:r>
          </w:p>
        </w:tc>
        <w:tc>
          <w:tcPr>
            <w:tcW w:w="7119" w:type="dxa"/>
          </w:tcPr>
          <w:p w:rsidR="00081D31" w:rsidRDefault="00081D31" w:rsidP="00081D31">
            <w:pPr>
              <w:cnfStyle w:val="000000000000"/>
            </w:pPr>
            <w:r>
              <w:t>protokollspezifische Daten</w:t>
            </w:r>
          </w:p>
        </w:tc>
      </w:tr>
      <w:tr w:rsidR="00081D31" w:rsidTr="00081D31">
        <w:trPr>
          <w:cnfStyle w:val="000000100000"/>
        </w:trPr>
        <w:tc>
          <w:tcPr>
            <w:cnfStyle w:val="001000000000"/>
            <w:tcW w:w="2093" w:type="dxa"/>
          </w:tcPr>
          <w:p w:rsidR="00081D31" w:rsidRDefault="00081D31" w:rsidP="00193513">
            <w:r>
              <w:t>PAD</w:t>
            </w:r>
          </w:p>
        </w:tc>
        <w:tc>
          <w:tcPr>
            <w:tcW w:w="7119" w:type="dxa"/>
          </w:tcPr>
          <w:p w:rsidR="00081D31" w:rsidRDefault="00081D31" w:rsidP="00081D31">
            <w:pPr>
              <w:cnfStyle w:val="000000100000"/>
            </w:pPr>
            <w:r>
              <w:t>Wird genutzt, um das Paket auf 64 Byte zu bringen, wenn das Paket kleiner ist</w:t>
            </w:r>
          </w:p>
        </w:tc>
      </w:tr>
      <w:tr w:rsidR="00081D31" w:rsidTr="00081D31">
        <w:tc>
          <w:tcPr>
            <w:cnfStyle w:val="001000000000"/>
            <w:tcW w:w="2093" w:type="dxa"/>
          </w:tcPr>
          <w:p w:rsidR="00081D31" w:rsidRDefault="00081D31" w:rsidP="00193513">
            <w:r>
              <w:t>FCS(CRC)</w:t>
            </w:r>
          </w:p>
        </w:tc>
        <w:tc>
          <w:tcPr>
            <w:tcW w:w="7119" w:type="dxa"/>
          </w:tcPr>
          <w:p w:rsidR="00081D31" w:rsidRPr="009405A6" w:rsidRDefault="009405A6" w:rsidP="00081D31">
            <w:pPr>
              <w:cnfStyle w:val="000000000000"/>
              <w:rPr>
                <w:color w:val="00B050"/>
              </w:rPr>
            </w:pPr>
            <w:r>
              <w:t>Feld, dass zur Fehlererkennung dient</w:t>
            </w:r>
          </w:p>
        </w:tc>
      </w:tr>
    </w:tbl>
    <w:p w:rsidR="00291858" w:rsidRDefault="00291858" w:rsidP="00291858"/>
    <w:p w:rsidR="00291858" w:rsidRDefault="00081D31" w:rsidP="00291858">
      <w:r w:rsidRPr="00081D31">
        <w:t>Das MMRP Pa</w:t>
      </w:r>
      <w:r>
        <w:t>ket ist im IEEE 802.3</w:t>
      </w:r>
      <w:r w:rsidRPr="00081D31">
        <w:t xml:space="preserve">-Frame eingebettet. </w:t>
      </w:r>
      <w:r>
        <w:t>Genau definiert ist das MMRP Pa</w:t>
      </w:r>
      <w:r w:rsidRPr="00081D31">
        <w:t xml:space="preserve">ket im SNAP-Frame. </w:t>
      </w:r>
      <w:r>
        <w:t>Es</w:t>
      </w:r>
      <w:r w:rsidRPr="00081D31">
        <w:t xml:space="preserve"> setzt sich folgendermaßen zusammen:</w:t>
      </w:r>
    </w:p>
    <w:p w:rsidR="00210CB6" w:rsidRDefault="00210CB6" w:rsidP="00210CB6">
      <w:pPr>
        <w:pStyle w:val="KeinLeerraum"/>
        <w:keepNext/>
        <w:jc w:val="center"/>
      </w:pPr>
      <w:r>
        <w:rPr>
          <w:noProof/>
        </w:rPr>
        <w:lastRenderedPageBreak/>
        <w:drawing>
          <wp:inline distT="0" distB="0" distL="0" distR="0">
            <wp:extent cx="6276975" cy="3638550"/>
            <wp:effectExtent l="19050" t="0" r="9525" b="0"/>
            <wp:docPr id="1" name="internal-source-marker_0.3196301065750753" descr="https://lh6.googleusercontent.com/8MD_HvsTg1RP3ofPA_ylSn-A6V8kOFrJbfZxIO3rDCim3lyaY-5oxcFegT1SE4CR2c70b-joOuRSIUEP-k4Kq5vdouM0FjKv042pVwReb3Ato2d9I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196301065750753" descr="https://lh6.googleusercontent.com/8MD_HvsTg1RP3ofPA_ylSn-A6V8kOFrJbfZxIO3rDCim3lyaY-5oxcFegT1SE4CR2c70b-joOuRSIUEP-k4Kq5vdouM0FjKv042pVwReb3Ato2d9I5g"/>
                    <pic:cNvPicPr>
                      <a:picLocks noChangeAspect="1" noChangeArrowheads="1"/>
                    </pic:cNvPicPr>
                  </pic:nvPicPr>
                  <pic:blipFill>
                    <a:blip r:embed="rId32" cstate="print"/>
                    <a:srcRect/>
                    <a:stretch>
                      <a:fillRect/>
                    </a:stretch>
                  </pic:blipFill>
                  <pic:spPr bwMode="auto">
                    <a:xfrm>
                      <a:off x="0" y="0"/>
                      <a:ext cx="6276975" cy="3638550"/>
                    </a:xfrm>
                    <a:prstGeom prst="rect">
                      <a:avLst/>
                    </a:prstGeom>
                    <a:noFill/>
                    <a:ln w="9525">
                      <a:noFill/>
                      <a:miter lim="800000"/>
                      <a:headEnd/>
                      <a:tailEnd/>
                    </a:ln>
                  </pic:spPr>
                </pic:pic>
              </a:graphicData>
            </a:graphic>
          </wp:inline>
        </w:drawing>
      </w:r>
    </w:p>
    <w:p w:rsidR="00210CB6" w:rsidRPr="00E74CFC" w:rsidRDefault="00210CB6" w:rsidP="00210CB6">
      <w:pPr>
        <w:pStyle w:val="Beschriftung"/>
        <w:jc w:val="center"/>
        <w:rPr>
          <w:color w:val="00B050"/>
        </w:rPr>
      </w:pPr>
      <w:r>
        <w:t xml:space="preserve">Abbildung </w:t>
      </w:r>
      <w:fldSimple w:instr=" SEQ Abbildung \* ARABIC ">
        <w:ins w:id="1057" w:author="MPH" w:date="2011-11-09T23:01:00Z">
          <w:r w:rsidR="0091125B">
            <w:rPr>
              <w:noProof/>
            </w:rPr>
            <w:t>23</w:t>
          </w:r>
        </w:ins>
        <w:del w:id="1058" w:author="MPH" w:date="2011-11-07T22:47:00Z">
          <w:r w:rsidR="006844C3" w:rsidDel="00E52B48">
            <w:rPr>
              <w:noProof/>
            </w:rPr>
            <w:delText>18</w:delText>
          </w:r>
        </w:del>
      </w:fldSimple>
      <w:r>
        <w:t>: Aufbau MMR-Paket</w:t>
      </w:r>
      <w:r>
        <w:rPr>
          <w:rStyle w:val="Funotenzeichen"/>
        </w:rPr>
        <w:footnoteReference w:id="15"/>
      </w:r>
    </w:p>
    <w:p w:rsidR="00291858" w:rsidRPr="00291858" w:rsidRDefault="00291858" w:rsidP="00291858"/>
    <w:p w:rsidR="00291858" w:rsidRPr="004D2352" w:rsidRDefault="006833B2" w:rsidP="00BC1773">
      <w:pPr>
        <w:rPr>
          <w:b/>
          <w:color w:val="C00000"/>
        </w:rPr>
      </w:pPr>
      <w:r w:rsidRPr="004D2352">
        <w:rPr>
          <w:b/>
          <w:color w:val="C00000"/>
        </w:rPr>
        <w:t>Erläuterungen zum MMRP Paket:</w:t>
      </w:r>
    </w:p>
    <w:tbl>
      <w:tblPr>
        <w:tblStyle w:val="HelleSchattierung-Akzent2"/>
        <w:tblW w:w="0" w:type="auto"/>
        <w:tblLook w:val="04A0"/>
      </w:tblPr>
      <w:tblGrid>
        <w:gridCol w:w="2376"/>
        <w:gridCol w:w="6836"/>
      </w:tblGrid>
      <w:tr w:rsidR="006833B2" w:rsidTr="006833B2">
        <w:trPr>
          <w:cnfStyle w:val="100000000000"/>
        </w:trPr>
        <w:tc>
          <w:tcPr>
            <w:cnfStyle w:val="001000000000"/>
            <w:tcW w:w="2376" w:type="dxa"/>
          </w:tcPr>
          <w:p w:rsidR="006833B2" w:rsidRDefault="006833B2" w:rsidP="004D2352">
            <w:pPr>
              <w:spacing w:line="276" w:lineRule="auto"/>
            </w:pPr>
            <w:r>
              <w:t>MMRP Abschnitt</w:t>
            </w:r>
          </w:p>
        </w:tc>
        <w:tc>
          <w:tcPr>
            <w:tcW w:w="6836" w:type="dxa"/>
          </w:tcPr>
          <w:p w:rsidR="006833B2" w:rsidRDefault="006833B2" w:rsidP="004D2352">
            <w:pPr>
              <w:spacing w:line="276" w:lineRule="auto"/>
              <w:cnfStyle w:val="100000000000"/>
            </w:pPr>
            <w:r>
              <w:t>Bedeutung</w:t>
            </w:r>
          </w:p>
        </w:tc>
      </w:tr>
      <w:tr w:rsidR="006833B2" w:rsidTr="006833B2">
        <w:trPr>
          <w:cnfStyle w:val="000000100000"/>
        </w:trPr>
        <w:tc>
          <w:tcPr>
            <w:cnfStyle w:val="001000000000"/>
            <w:tcW w:w="2376" w:type="dxa"/>
          </w:tcPr>
          <w:p w:rsidR="006833B2" w:rsidRDefault="006833B2" w:rsidP="004D2352">
            <w:pPr>
              <w:spacing w:line="276" w:lineRule="auto"/>
            </w:pPr>
            <w:r>
              <w:t>EtherType</w:t>
            </w:r>
          </w:p>
        </w:tc>
        <w:tc>
          <w:tcPr>
            <w:tcW w:w="6836" w:type="dxa"/>
          </w:tcPr>
          <w:p w:rsidR="006833B2" w:rsidRDefault="006833B2" w:rsidP="004D2352">
            <w:pPr>
              <w:spacing w:line="276" w:lineRule="auto"/>
              <w:cnfStyle w:val="000000100000"/>
            </w:pPr>
            <w:r>
              <w:t>Hier ist der Protokolltyp definiert. Im Falle von MMRP steht hier 0x88f6</w:t>
            </w:r>
          </w:p>
        </w:tc>
      </w:tr>
      <w:tr w:rsidR="006833B2" w:rsidTr="006833B2">
        <w:tc>
          <w:tcPr>
            <w:cnfStyle w:val="001000000000"/>
            <w:tcW w:w="2376" w:type="dxa"/>
          </w:tcPr>
          <w:p w:rsidR="006833B2" w:rsidRDefault="006833B2" w:rsidP="004D2352">
            <w:pPr>
              <w:spacing w:line="276" w:lineRule="auto"/>
            </w:pPr>
            <w:r>
              <w:t>ProtocolVersion</w:t>
            </w:r>
          </w:p>
        </w:tc>
        <w:tc>
          <w:tcPr>
            <w:tcW w:w="6836" w:type="dxa"/>
          </w:tcPr>
          <w:p w:rsidR="006833B2" w:rsidRDefault="006833B2" w:rsidP="004D2352">
            <w:pPr>
              <w:spacing w:line="276" w:lineRule="auto"/>
              <w:cnfStyle w:val="000000000000"/>
            </w:pPr>
            <w:r>
              <w:t>Hier steht die Protokollversion</w:t>
            </w:r>
          </w:p>
        </w:tc>
      </w:tr>
      <w:tr w:rsidR="006833B2" w:rsidTr="006833B2">
        <w:trPr>
          <w:cnfStyle w:val="000000100000"/>
        </w:trPr>
        <w:tc>
          <w:tcPr>
            <w:cnfStyle w:val="001000000000"/>
            <w:tcW w:w="2376" w:type="dxa"/>
          </w:tcPr>
          <w:p w:rsidR="006833B2" w:rsidRDefault="006833B2" w:rsidP="004D2352">
            <w:pPr>
              <w:spacing w:line="276" w:lineRule="auto"/>
            </w:pPr>
            <w:r>
              <w:t>Message</w:t>
            </w:r>
          </w:p>
        </w:tc>
        <w:tc>
          <w:tcPr>
            <w:tcW w:w="6836" w:type="dxa"/>
          </w:tcPr>
          <w:p w:rsidR="006833B2" w:rsidRDefault="006833B2" w:rsidP="004D2352">
            <w:pPr>
              <w:spacing w:line="276" w:lineRule="auto"/>
              <w:cnfStyle w:val="000000100000"/>
            </w:pPr>
            <w:r>
              <w:t>Hier steht die eigentliche Information. Der Messageabschnitt ist unterteilt in AttributeType, AttributeLength, AttributeListLength und AttributeList</w:t>
            </w:r>
          </w:p>
        </w:tc>
      </w:tr>
      <w:tr w:rsidR="006833B2" w:rsidRPr="00420B4F" w:rsidTr="006833B2">
        <w:tc>
          <w:tcPr>
            <w:cnfStyle w:val="001000000000"/>
            <w:tcW w:w="2376" w:type="dxa"/>
          </w:tcPr>
          <w:p w:rsidR="006833B2" w:rsidRDefault="006833B2" w:rsidP="004D2352">
            <w:pPr>
              <w:spacing w:line="276" w:lineRule="auto"/>
            </w:pPr>
            <w:r>
              <w:t>AttributeType</w:t>
            </w:r>
          </w:p>
        </w:tc>
        <w:tc>
          <w:tcPr>
            <w:tcW w:w="6836" w:type="dxa"/>
          </w:tcPr>
          <w:p w:rsidR="006833B2" w:rsidRDefault="006833B2" w:rsidP="004D2352">
            <w:pPr>
              <w:spacing w:line="276" w:lineRule="auto"/>
              <w:cnfStyle w:val="000000000000"/>
            </w:pPr>
            <w:r>
              <w:t>Hier ist angegeben, welcher Typ von Attribut verschickt wird. Das MMRP Protokoll ist im Stade zwei Typen zu verschicken.</w:t>
            </w:r>
          </w:p>
          <w:p w:rsidR="006833B2" w:rsidRPr="00420B4F" w:rsidRDefault="006833B2" w:rsidP="004D2352">
            <w:pPr>
              <w:spacing w:line="276" w:lineRule="auto"/>
              <w:cnfStyle w:val="000000000000"/>
              <w:rPr>
                <w:lang w:val="en-US"/>
              </w:rPr>
            </w:pPr>
            <w:r w:rsidRPr="00420B4F">
              <w:rPr>
                <w:lang w:val="en-US"/>
              </w:rPr>
              <w:t>Typ1: Service Requirement</w:t>
            </w:r>
          </w:p>
          <w:p w:rsidR="006833B2" w:rsidRPr="00420B4F" w:rsidRDefault="006833B2" w:rsidP="004D2352">
            <w:pPr>
              <w:spacing w:line="276" w:lineRule="auto"/>
              <w:cnfStyle w:val="000000000000"/>
              <w:rPr>
                <w:lang w:val="en-US"/>
              </w:rPr>
            </w:pPr>
            <w:r w:rsidRPr="00420B4F">
              <w:rPr>
                <w:lang w:val="en-US"/>
              </w:rPr>
              <w:t>Typ2: MAC-Adresse</w:t>
            </w:r>
          </w:p>
        </w:tc>
      </w:tr>
      <w:tr w:rsidR="006833B2" w:rsidTr="006833B2">
        <w:trPr>
          <w:cnfStyle w:val="000000100000"/>
        </w:trPr>
        <w:tc>
          <w:tcPr>
            <w:cnfStyle w:val="001000000000"/>
            <w:tcW w:w="2376" w:type="dxa"/>
          </w:tcPr>
          <w:p w:rsidR="006833B2" w:rsidRDefault="006833B2" w:rsidP="004D2352">
            <w:pPr>
              <w:spacing w:line="276" w:lineRule="auto"/>
            </w:pPr>
            <w:r>
              <w:t>AtttributeLength</w:t>
            </w:r>
          </w:p>
        </w:tc>
        <w:tc>
          <w:tcPr>
            <w:tcW w:w="6836" w:type="dxa"/>
          </w:tcPr>
          <w:p w:rsidR="006833B2" w:rsidRDefault="006833B2" w:rsidP="004D2352">
            <w:pPr>
              <w:spacing w:line="276" w:lineRule="auto"/>
              <w:cnfStyle w:val="000000100000"/>
            </w:pPr>
            <w:r>
              <w:t>Gibt die Größe von Attribute an</w:t>
            </w:r>
          </w:p>
        </w:tc>
      </w:tr>
      <w:tr w:rsidR="006833B2" w:rsidTr="006833B2">
        <w:tc>
          <w:tcPr>
            <w:cnfStyle w:val="001000000000"/>
            <w:tcW w:w="2376" w:type="dxa"/>
          </w:tcPr>
          <w:p w:rsidR="006833B2" w:rsidRDefault="006833B2" w:rsidP="004D2352">
            <w:pPr>
              <w:spacing w:line="276" w:lineRule="auto"/>
            </w:pPr>
            <w:r>
              <w:t>AttributeList</w:t>
            </w:r>
          </w:p>
        </w:tc>
        <w:tc>
          <w:tcPr>
            <w:tcW w:w="6836" w:type="dxa"/>
          </w:tcPr>
          <w:p w:rsidR="006833B2" w:rsidRDefault="006833B2" w:rsidP="004D2352">
            <w:pPr>
              <w:spacing w:line="276" w:lineRule="auto"/>
              <w:cnfStyle w:val="000000000000"/>
            </w:pPr>
            <w:r>
              <w:t>Enthält eine bestimmte Anzahl von VectorAttributes</w:t>
            </w:r>
          </w:p>
        </w:tc>
      </w:tr>
      <w:tr w:rsidR="006833B2" w:rsidTr="006833B2">
        <w:trPr>
          <w:cnfStyle w:val="000000100000"/>
        </w:trPr>
        <w:tc>
          <w:tcPr>
            <w:cnfStyle w:val="001000000000"/>
            <w:tcW w:w="2376" w:type="dxa"/>
          </w:tcPr>
          <w:p w:rsidR="006833B2" w:rsidRDefault="006833B2" w:rsidP="004D2352">
            <w:pPr>
              <w:spacing w:line="276" w:lineRule="auto"/>
            </w:pPr>
            <w:r>
              <w:t>VectorAttribute</w:t>
            </w:r>
          </w:p>
        </w:tc>
        <w:tc>
          <w:tcPr>
            <w:tcW w:w="6836" w:type="dxa"/>
          </w:tcPr>
          <w:p w:rsidR="006833B2" w:rsidRDefault="006833B2" w:rsidP="004D2352">
            <w:pPr>
              <w:spacing w:line="276" w:lineRule="auto"/>
              <w:cnfStyle w:val="000000100000"/>
            </w:pPr>
            <w:r>
              <w:t>Setzt sich zusammen aus VectorHeader, FirstValue und Vector</w:t>
            </w:r>
          </w:p>
        </w:tc>
      </w:tr>
      <w:tr w:rsidR="006833B2" w:rsidTr="006833B2">
        <w:tc>
          <w:tcPr>
            <w:cnfStyle w:val="001000000000"/>
            <w:tcW w:w="2376" w:type="dxa"/>
          </w:tcPr>
          <w:p w:rsidR="006833B2" w:rsidRDefault="006833B2" w:rsidP="004D2352">
            <w:pPr>
              <w:spacing w:line="276" w:lineRule="auto"/>
            </w:pPr>
            <w:r>
              <w:t>VectorHeader</w:t>
            </w:r>
          </w:p>
        </w:tc>
        <w:tc>
          <w:tcPr>
            <w:tcW w:w="6836" w:type="dxa"/>
          </w:tcPr>
          <w:p w:rsidR="006833B2" w:rsidRDefault="006833B2" w:rsidP="004D2352">
            <w:pPr>
              <w:spacing w:line="276" w:lineRule="auto"/>
              <w:cnfStyle w:val="000000000000"/>
            </w:pPr>
            <w:r>
              <w:t>Enthält das LeaveAllEvent und NumberOfValues</w:t>
            </w:r>
          </w:p>
        </w:tc>
      </w:tr>
      <w:tr w:rsidR="006833B2" w:rsidTr="006833B2">
        <w:trPr>
          <w:cnfStyle w:val="000000100000"/>
        </w:trPr>
        <w:tc>
          <w:tcPr>
            <w:cnfStyle w:val="001000000000"/>
            <w:tcW w:w="2376" w:type="dxa"/>
          </w:tcPr>
          <w:p w:rsidR="006833B2" w:rsidRDefault="006833B2" w:rsidP="004D2352">
            <w:pPr>
              <w:spacing w:line="276" w:lineRule="auto"/>
            </w:pPr>
            <w:r>
              <w:t>LeaveAllEvent</w:t>
            </w:r>
          </w:p>
        </w:tc>
        <w:tc>
          <w:tcPr>
            <w:tcW w:w="6836" w:type="dxa"/>
          </w:tcPr>
          <w:p w:rsidR="006833B2" w:rsidRDefault="006833B2" w:rsidP="004D2352">
            <w:pPr>
              <w:spacing w:line="276" w:lineRule="auto"/>
              <w:cnfStyle w:val="000000100000"/>
            </w:pPr>
            <w:r>
              <w:t>Hier wird definiert, ob die Nachricht eine LeaveAll-Nachricht ist</w:t>
            </w:r>
          </w:p>
        </w:tc>
      </w:tr>
      <w:tr w:rsidR="006833B2" w:rsidTr="006833B2">
        <w:tc>
          <w:tcPr>
            <w:cnfStyle w:val="001000000000"/>
            <w:tcW w:w="2376" w:type="dxa"/>
          </w:tcPr>
          <w:p w:rsidR="006833B2" w:rsidRDefault="006833B2" w:rsidP="004D2352">
            <w:pPr>
              <w:spacing w:line="276" w:lineRule="auto"/>
            </w:pPr>
            <w:r>
              <w:t>NumberOfValues</w:t>
            </w:r>
          </w:p>
        </w:tc>
        <w:tc>
          <w:tcPr>
            <w:tcW w:w="6836" w:type="dxa"/>
          </w:tcPr>
          <w:p w:rsidR="006833B2" w:rsidRDefault="006833B2" w:rsidP="004D2352">
            <w:pPr>
              <w:spacing w:line="276" w:lineRule="auto"/>
              <w:cnfStyle w:val="000000000000"/>
            </w:pPr>
            <w:r>
              <w:t>Hier ist die Anzahl der Nachrichten definiert. Nachrichten wie beispiesweise JoinIn und Leave können zusammengefasst in einem Paket versendet werden. Die maximale Anzahl der zusammengefassten Nachrichten pro ThreePacketEvents beträgt drei</w:t>
            </w:r>
          </w:p>
        </w:tc>
      </w:tr>
      <w:tr w:rsidR="006833B2" w:rsidTr="006833B2">
        <w:trPr>
          <w:cnfStyle w:val="000000100000"/>
        </w:trPr>
        <w:tc>
          <w:tcPr>
            <w:cnfStyle w:val="001000000000"/>
            <w:tcW w:w="2376" w:type="dxa"/>
          </w:tcPr>
          <w:p w:rsidR="006833B2" w:rsidRDefault="006833B2" w:rsidP="004D2352">
            <w:pPr>
              <w:spacing w:line="276" w:lineRule="auto"/>
            </w:pPr>
            <w:r>
              <w:lastRenderedPageBreak/>
              <w:t>FirstValue</w:t>
            </w:r>
          </w:p>
        </w:tc>
        <w:tc>
          <w:tcPr>
            <w:tcW w:w="6836" w:type="dxa"/>
          </w:tcPr>
          <w:p w:rsidR="006833B2" w:rsidRDefault="006833B2" w:rsidP="004D2352">
            <w:pPr>
              <w:spacing w:line="276" w:lineRule="auto"/>
              <w:cnfStyle w:val="000000100000"/>
            </w:pPr>
            <w:r>
              <w:t>Gibt an, wieviele Nachrichten verschickt werden. Möglich sind die Werte 0 bis 3</w:t>
            </w:r>
          </w:p>
        </w:tc>
      </w:tr>
      <w:tr w:rsidR="006833B2" w:rsidTr="006833B2">
        <w:tc>
          <w:tcPr>
            <w:cnfStyle w:val="001000000000"/>
            <w:tcW w:w="2376" w:type="dxa"/>
          </w:tcPr>
          <w:p w:rsidR="006833B2" w:rsidRDefault="006833B2" w:rsidP="004D2352">
            <w:pPr>
              <w:spacing w:line="276" w:lineRule="auto"/>
            </w:pPr>
            <w:r>
              <w:t>Vector</w:t>
            </w:r>
          </w:p>
        </w:tc>
        <w:tc>
          <w:tcPr>
            <w:tcW w:w="6836" w:type="dxa"/>
          </w:tcPr>
          <w:p w:rsidR="006833B2" w:rsidRDefault="006833B2" w:rsidP="004D2352">
            <w:pPr>
              <w:spacing w:line="276" w:lineRule="auto"/>
              <w:cnfStyle w:val="000000000000"/>
            </w:pPr>
            <w:r>
              <w:t>Hier sind die zusammengefassten Nachrichten gespeichert</w:t>
            </w:r>
          </w:p>
        </w:tc>
      </w:tr>
      <w:tr w:rsidR="006833B2" w:rsidRPr="00420B4F" w:rsidTr="006833B2">
        <w:trPr>
          <w:cnfStyle w:val="000000100000"/>
        </w:trPr>
        <w:tc>
          <w:tcPr>
            <w:cnfStyle w:val="001000000000"/>
            <w:tcW w:w="2376" w:type="dxa"/>
          </w:tcPr>
          <w:p w:rsidR="006833B2" w:rsidRDefault="006833B2" w:rsidP="004D2352">
            <w:pPr>
              <w:spacing w:line="276" w:lineRule="auto"/>
            </w:pPr>
            <w:r>
              <w:t>ThreePacketEvents</w:t>
            </w:r>
          </w:p>
        </w:tc>
        <w:tc>
          <w:tcPr>
            <w:tcW w:w="6836" w:type="dxa"/>
          </w:tcPr>
          <w:p w:rsidR="006833B2" w:rsidRDefault="006833B2" w:rsidP="004D2352">
            <w:pPr>
              <w:spacing w:line="276" w:lineRule="auto"/>
              <w:cnfStyle w:val="000000100000"/>
            </w:pPr>
            <w:r>
              <w:t>Ein ThreePacketEvent kann drei Nachrichten enthalten, die wie folgt gespeichert sind:</w:t>
            </w:r>
          </w:p>
          <w:p w:rsidR="006833B2" w:rsidRDefault="006833B2" w:rsidP="004D2352">
            <w:pPr>
              <w:spacing w:line="276" w:lineRule="auto"/>
              <w:cnfStyle w:val="000000100000"/>
            </w:pPr>
            <w:r>
              <w:t>36 * ErsteNachrichtTyp + 6 * ZweiteNachrichtTyp + DritteNachrichtTyp</w:t>
            </w:r>
          </w:p>
          <w:p w:rsidR="006833B2" w:rsidRDefault="006833B2" w:rsidP="004D2352">
            <w:pPr>
              <w:spacing w:line="276" w:lineRule="auto"/>
              <w:cnfStyle w:val="000000100000"/>
            </w:pPr>
            <w:r>
              <w:t>Folgende Nachrichtentypen sind möglich:</w:t>
            </w:r>
          </w:p>
          <w:p w:rsidR="006833B2" w:rsidRPr="00420B4F" w:rsidRDefault="006833B2" w:rsidP="004D2352">
            <w:pPr>
              <w:spacing w:line="276" w:lineRule="auto"/>
              <w:cnfStyle w:val="000000100000"/>
              <w:rPr>
                <w:lang w:val="en-US"/>
              </w:rPr>
            </w:pPr>
            <w:r w:rsidRPr="00420B4F">
              <w:rPr>
                <w:lang w:val="en-US"/>
              </w:rPr>
              <w:t xml:space="preserve">JoinIn, In, JoinMt, Empty, Leave </w:t>
            </w:r>
          </w:p>
        </w:tc>
      </w:tr>
      <w:tr w:rsidR="006833B2" w:rsidTr="006833B2">
        <w:tc>
          <w:tcPr>
            <w:cnfStyle w:val="001000000000"/>
            <w:tcW w:w="2376" w:type="dxa"/>
          </w:tcPr>
          <w:p w:rsidR="006833B2" w:rsidRDefault="006833B2" w:rsidP="004D2352">
            <w:pPr>
              <w:spacing w:line="276" w:lineRule="auto"/>
            </w:pPr>
            <w:r>
              <w:t>EndMark</w:t>
            </w:r>
          </w:p>
        </w:tc>
        <w:tc>
          <w:tcPr>
            <w:tcW w:w="6836" w:type="dxa"/>
          </w:tcPr>
          <w:p w:rsidR="006833B2" w:rsidRDefault="006833B2" w:rsidP="004D2352">
            <w:pPr>
              <w:spacing w:line="276" w:lineRule="auto"/>
              <w:cnfStyle w:val="000000000000"/>
            </w:pPr>
            <w:r>
              <w:t>Definiert das Ende vom Paket. Die zwei Bytes sind gefüllt mit Nullen</w:t>
            </w:r>
          </w:p>
        </w:tc>
      </w:tr>
    </w:tbl>
    <w:p w:rsidR="006833B2" w:rsidRPr="006833B2" w:rsidRDefault="006833B2" w:rsidP="00BC1773"/>
    <w:p w:rsidR="00030484" w:rsidRDefault="006833B2" w:rsidP="006833B2">
      <w:pPr>
        <w:pStyle w:val="berschrift2"/>
        <w:numPr>
          <w:ilvl w:val="1"/>
          <w:numId w:val="3"/>
        </w:numPr>
      </w:pPr>
      <w:r>
        <w:t xml:space="preserve"> </w:t>
      </w:r>
      <w:bookmarkStart w:id="1059" w:name="_Toc308644302"/>
      <w:r>
        <w:t>Systemdesign und Programmstruktur</w:t>
      </w:r>
      <w:bookmarkEnd w:id="1059"/>
    </w:p>
    <w:p w:rsidR="004D2352" w:rsidRPr="004D2352" w:rsidRDefault="004D2352" w:rsidP="004D2352"/>
    <w:tbl>
      <w:tblPr>
        <w:tblStyle w:val="HelleSchattierung-Akzent2"/>
        <w:tblW w:w="0" w:type="auto"/>
        <w:tblLook w:val="04A0"/>
      </w:tblPr>
      <w:tblGrid>
        <w:gridCol w:w="4606"/>
        <w:gridCol w:w="4606"/>
      </w:tblGrid>
      <w:tr w:rsidR="004D41F0" w:rsidTr="004D41F0">
        <w:trPr>
          <w:cnfStyle w:val="100000000000"/>
        </w:trPr>
        <w:tc>
          <w:tcPr>
            <w:cnfStyle w:val="001000000000"/>
            <w:tcW w:w="4606" w:type="dxa"/>
          </w:tcPr>
          <w:p w:rsidR="004D41F0" w:rsidRDefault="004D41F0" w:rsidP="004D2352">
            <w:pPr>
              <w:spacing w:line="276" w:lineRule="auto"/>
            </w:pPr>
            <w:r>
              <w:t>&lt;MOD-ID&gt;</w:t>
            </w:r>
          </w:p>
        </w:tc>
        <w:tc>
          <w:tcPr>
            <w:tcW w:w="4606" w:type="dxa"/>
          </w:tcPr>
          <w:p w:rsidR="004D41F0" w:rsidRDefault="004D41F0" w:rsidP="004D2352">
            <w:pPr>
              <w:spacing w:line="276" w:lineRule="auto"/>
              <w:cnfStyle w:val="100000000000"/>
            </w:pPr>
            <w:r>
              <w:t>1. Registrar state machine</w:t>
            </w:r>
          </w:p>
        </w:tc>
      </w:tr>
      <w:tr w:rsidR="004D41F0" w:rsidTr="004D41F0">
        <w:trPr>
          <w:cnfStyle w:val="000000100000"/>
        </w:trPr>
        <w:tc>
          <w:tcPr>
            <w:cnfStyle w:val="001000000000"/>
            <w:tcW w:w="4606" w:type="dxa"/>
          </w:tcPr>
          <w:p w:rsidR="004D41F0" w:rsidRDefault="004D41F0" w:rsidP="004D2352">
            <w:pPr>
              <w:spacing w:line="276" w:lineRule="auto"/>
            </w:pPr>
            <w:r>
              <w:t>Abgedeckte Systemanforderungen</w:t>
            </w:r>
          </w:p>
        </w:tc>
        <w:tc>
          <w:tcPr>
            <w:tcW w:w="4606" w:type="dxa"/>
          </w:tcPr>
          <w:p w:rsidR="004D41F0" w:rsidRDefault="004D41F0" w:rsidP="004D2352">
            <w:pPr>
              <w:spacing w:line="276" w:lineRule="auto"/>
              <w:cnfStyle w:val="000000100000"/>
            </w:pPr>
            <w:r>
              <w:t>MMR-Protokoll-Unterstützung</w:t>
            </w:r>
          </w:p>
        </w:tc>
      </w:tr>
      <w:tr w:rsidR="004D41F0" w:rsidTr="004D41F0">
        <w:tc>
          <w:tcPr>
            <w:cnfStyle w:val="001000000000"/>
            <w:tcW w:w="4606" w:type="dxa"/>
          </w:tcPr>
          <w:p w:rsidR="004D41F0" w:rsidRDefault="004D41F0" w:rsidP="004D2352">
            <w:pPr>
              <w:spacing w:line="276" w:lineRule="auto"/>
            </w:pPr>
            <w:r>
              <w:t>Leistung:</w:t>
            </w:r>
          </w:p>
        </w:tc>
        <w:tc>
          <w:tcPr>
            <w:tcW w:w="4606" w:type="dxa"/>
          </w:tcPr>
          <w:p w:rsidR="004D41F0" w:rsidRDefault="004D41F0" w:rsidP="004D2352">
            <w:pPr>
              <w:spacing w:line="276" w:lineRule="auto"/>
              <w:cnfStyle w:val="000000000000"/>
            </w:pPr>
            <w:r>
              <w:t>Zustandsautomat, der die MAC-Adresse registrieren kann</w:t>
            </w:r>
          </w:p>
        </w:tc>
      </w:tr>
      <w:tr w:rsidR="004D41F0" w:rsidTr="004D41F0">
        <w:trPr>
          <w:cnfStyle w:val="000000100000"/>
        </w:trPr>
        <w:tc>
          <w:tcPr>
            <w:cnfStyle w:val="001000000000"/>
            <w:tcW w:w="4606" w:type="dxa"/>
          </w:tcPr>
          <w:p w:rsidR="004D41F0" w:rsidRDefault="004D41F0" w:rsidP="004D2352">
            <w:pPr>
              <w:spacing w:line="276" w:lineRule="auto"/>
            </w:pPr>
            <w:r>
              <w:t>Schnittstellen:</w:t>
            </w:r>
          </w:p>
        </w:tc>
        <w:tc>
          <w:tcPr>
            <w:tcW w:w="4606" w:type="dxa"/>
          </w:tcPr>
          <w:p w:rsidR="004D41F0" w:rsidRDefault="004D41F0" w:rsidP="004D2352">
            <w:pPr>
              <w:spacing w:line="276" w:lineRule="auto"/>
              <w:cnfStyle w:val="000000100000"/>
            </w:pPr>
            <w:r>
              <w:t>Filesystem, MCastor2.0 client</w:t>
            </w:r>
          </w:p>
        </w:tc>
      </w:tr>
      <w:tr w:rsidR="004D41F0" w:rsidTr="004D41F0">
        <w:tc>
          <w:tcPr>
            <w:cnfStyle w:val="001000000000"/>
            <w:tcW w:w="4606" w:type="dxa"/>
          </w:tcPr>
          <w:p w:rsidR="004D41F0" w:rsidRDefault="004D41F0" w:rsidP="004D2352">
            <w:pPr>
              <w:spacing w:line="276" w:lineRule="auto"/>
            </w:pPr>
            <w:r>
              <w:t>Externe Daten:</w:t>
            </w:r>
          </w:p>
        </w:tc>
        <w:tc>
          <w:tcPr>
            <w:tcW w:w="4606" w:type="dxa"/>
          </w:tcPr>
          <w:p w:rsidR="004D41F0" w:rsidRDefault="004D41F0" w:rsidP="004D2352">
            <w:pPr>
              <w:spacing w:line="276" w:lineRule="auto"/>
              <w:cnfStyle w:val="000000000000"/>
            </w:pPr>
            <w:r>
              <w:t>Logfile für den aktuellen Zustand</w:t>
            </w:r>
          </w:p>
        </w:tc>
      </w:tr>
      <w:tr w:rsidR="004D41F0" w:rsidTr="004D41F0">
        <w:trPr>
          <w:cnfStyle w:val="000000100000"/>
        </w:trPr>
        <w:tc>
          <w:tcPr>
            <w:cnfStyle w:val="001000000000"/>
            <w:tcW w:w="4606" w:type="dxa"/>
          </w:tcPr>
          <w:p w:rsidR="004D41F0" w:rsidRDefault="004D41F0" w:rsidP="004D2352">
            <w:pPr>
              <w:spacing w:line="276" w:lineRule="auto"/>
            </w:pPr>
            <w:r>
              <w:t>Ablageort:</w:t>
            </w:r>
          </w:p>
        </w:tc>
        <w:tc>
          <w:tcPr>
            <w:tcW w:w="4606" w:type="dxa"/>
          </w:tcPr>
          <w:p w:rsidR="004D41F0" w:rsidRDefault="004D41F0" w:rsidP="004D2352">
            <w:pPr>
              <w:spacing w:line="276" w:lineRule="auto"/>
              <w:cnfStyle w:val="000000100000"/>
            </w:pPr>
            <w:r>
              <w:t>/Multicastor</w:t>
            </w:r>
          </w:p>
        </w:tc>
      </w:tr>
      <w:tr w:rsidR="004D41F0" w:rsidTr="004D41F0">
        <w:tc>
          <w:tcPr>
            <w:cnfStyle w:val="001000000000"/>
            <w:tcW w:w="4606" w:type="dxa"/>
          </w:tcPr>
          <w:p w:rsidR="004D41F0" w:rsidRDefault="004D41F0" w:rsidP="004D2352">
            <w:pPr>
              <w:spacing w:line="276" w:lineRule="auto"/>
            </w:pPr>
            <w:r>
              <w:t>Offene Punkte</w:t>
            </w:r>
          </w:p>
        </w:tc>
        <w:tc>
          <w:tcPr>
            <w:tcW w:w="4606" w:type="dxa"/>
          </w:tcPr>
          <w:p w:rsidR="004D41F0" w:rsidRDefault="004D41F0" w:rsidP="004D2352">
            <w:pPr>
              <w:spacing w:line="276" w:lineRule="auto"/>
              <w:cnfStyle w:val="000000000000"/>
            </w:pPr>
            <w:r>
              <w:t>-</w:t>
            </w:r>
          </w:p>
        </w:tc>
      </w:tr>
    </w:tbl>
    <w:p w:rsidR="006833B2" w:rsidRPr="006833B2" w:rsidRDefault="006833B2"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2. Application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dieKommunikation im Netzwerk durchführen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3. LeaveAll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in bestimmten Zeitintervallen LeaveAll-Messages abschicken kann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lastRenderedPageBreak/>
              <w:t>&lt;MOD-ID&gt;</w:t>
            </w:r>
          </w:p>
        </w:tc>
        <w:tc>
          <w:tcPr>
            <w:tcW w:w="4606" w:type="dxa"/>
          </w:tcPr>
          <w:p w:rsidR="00B210C9" w:rsidRDefault="00B210C9" w:rsidP="004D2352">
            <w:pPr>
              <w:spacing w:line="276" w:lineRule="auto"/>
              <w:cnfStyle w:val="100000000000"/>
            </w:pPr>
            <w:r>
              <w:t>4. Periodic Transmission state machine</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Zustandsautomat, der die Application state machine auffordert, JoinIn-Nachrichten zu verschicken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B210C9" w:rsidP="004D2352">
            <w:pPr>
              <w:spacing w:line="276" w:lineRule="auto"/>
              <w:cnfStyle w:val="000000100000"/>
            </w:pPr>
            <w:r>
              <w:t>Filesystem, MCastor2.0 client</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B210C9" w:rsidP="004D2352">
            <w:pPr>
              <w:spacing w:line="276" w:lineRule="auto"/>
              <w:cnfStyle w:val="000000000000"/>
            </w:pPr>
            <w:r>
              <w:t>Logfile für den aktuellen Zustand</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B210C9" w:rsidP="004D2352">
            <w:pPr>
              <w:spacing w:line="276" w:lineRule="auto"/>
              <w:cnfStyle w:val="000000100000"/>
            </w:pPr>
            <w:r>
              <w:t>/Multicastor</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tbl>
      <w:tblPr>
        <w:tblStyle w:val="HelleSchattierung-Akzent2"/>
        <w:tblW w:w="0" w:type="auto"/>
        <w:tblLook w:val="04A0"/>
      </w:tblPr>
      <w:tblGrid>
        <w:gridCol w:w="4606"/>
        <w:gridCol w:w="4606"/>
      </w:tblGrid>
      <w:tr w:rsidR="00B210C9" w:rsidTr="00193513">
        <w:trPr>
          <w:cnfStyle w:val="100000000000"/>
        </w:trPr>
        <w:tc>
          <w:tcPr>
            <w:cnfStyle w:val="001000000000"/>
            <w:tcW w:w="4606" w:type="dxa"/>
          </w:tcPr>
          <w:p w:rsidR="00B210C9" w:rsidRDefault="00B210C9" w:rsidP="004D2352">
            <w:pPr>
              <w:spacing w:line="276" w:lineRule="auto"/>
            </w:pPr>
            <w:r>
              <w:t>&lt;MOD-ID&gt;</w:t>
            </w:r>
          </w:p>
        </w:tc>
        <w:tc>
          <w:tcPr>
            <w:tcW w:w="4606" w:type="dxa"/>
          </w:tcPr>
          <w:p w:rsidR="00B210C9" w:rsidRDefault="00B210C9" w:rsidP="004D2352">
            <w:pPr>
              <w:spacing w:line="276" w:lineRule="auto"/>
              <w:cnfStyle w:val="100000000000"/>
            </w:pPr>
            <w:r>
              <w:t>5. MMRP Paket</w:t>
            </w:r>
          </w:p>
        </w:tc>
      </w:tr>
      <w:tr w:rsidR="00B210C9" w:rsidTr="00193513">
        <w:trPr>
          <w:cnfStyle w:val="000000100000"/>
        </w:trPr>
        <w:tc>
          <w:tcPr>
            <w:cnfStyle w:val="001000000000"/>
            <w:tcW w:w="4606" w:type="dxa"/>
          </w:tcPr>
          <w:p w:rsidR="00B210C9" w:rsidRDefault="00B210C9" w:rsidP="004D2352">
            <w:pPr>
              <w:spacing w:line="276" w:lineRule="auto"/>
            </w:pPr>
            <w:r>
              <w:t>Abgedeckte Systemanforderungen</w:t>
            </w:r>
          </w:p>
        </w:tc>
        <w:tc>
          <w:tcPr>
            <w:tcW w:w="4606" w:type="dxa"/>
          </w:tcPr>
          <w:p w:rsidR="00B210C9" w:rsidRDefault="00B210C9" w:rsidP="004D2352">
            <w:pPr>
              <w:spacing w:line="276" w:lineRule="auto"/>
              <w:cnfStyle w:val="000000100000"/>
            </w:pPr>
            <w:r>
              <w:t>MMR-Protokoll-Unterstützung</w:t>
            </w:r>
          </w:p>
        </w:tc>
      </w:tr>
      <w:tr w:rsidR="00B210C9" w:rsidTr="00193513">
        <w:tc>
          <w:tcPr>
            <w:cnfStyle w:val="001000000000"/>
            <w:tcW w:w="4606" w:type="dxa"/>
          </w:tcPr>
          <w:p w:rsidR="00B210C9" w:rsidRDefault="00B210C9" w:rsidP="004D2352">
            <w:pPr>
              <w:spacing w:line="276" w:lineRule="auto"/>
            </w:pPr>
            <w:r>
              <w:t>Leistung:</w:t>
            </w:r>
          </w:p>
        </w:tc>
        <w:tc>
          <w:tcPr>
            <w:tcW w:w="4606" w:type="dxa"/>
          </w:tcPr>
          <w:p w:rsidR="00B210C9" w:rsidRDefault="00B210C9" w:rsidP="004D2352">
            <w:pPr>
              <w:spacing w:line="276" w:lineRule="auto"/>
              <w:cnfStyle w:val="000000000000"/>
            </w:pPr>
            <w:r>
              <w:t>Switch soll mit den Paketen Multicasting auf Layer-2-Ebene betreiben</w:t>
            </w:r>
          </w:p>
        </w:tc>
      </w:tr>
      <w:tr w:rsidR="00B210C9" w:rsidTr="00193513">
        <w:trPr>
          <w:cnfStyle w:val="000000100000"/>
        </w:trPr>
        <w:tc>
          <w:tcPr>
            <w:cnfStyle w:val="001000000000"/>
            <w:tcW w:w="4606" w:type="dxa"/>
          </w:tcPr>
          <w:p w:rsidR="00B210C9" w:rsidRDefault="00B210C9" w:rsidP="004D2352">
            <w:pPr>
              <w:spacing w:line="276" w:lineRule="auto"/>
            </w:pPr>
            <w:r>
              <w:t>Schnittstellen:</w:t>
            </w:r>
          </w:p>
        </w:tc>
        <w:tc>
          <w:tcPr>
            <w:tcW w:w="4606" w:type="dxa"/>
          </w:tcPr>
          <w:p w:rsidR="00B210C9" w:rsidRDefault="009F2974" w:rsidP="004D2352">
            <w:pPr>
              <w:spacing w:line="276" w:lineRule="auto"/>
              <w:cnfStyle w:val="000000100000"/>
            </w:pPr>
            <w:r>
              <w:t>Netzwerkkarte</w:t>
            </w:r>
          </w:p>
        </w:tc>
      </w:tr>
      <w:tr w:rsidR="00B210C9" w:rsidTr="00193513">
        <w:tc>
          <w:tcPr>
            <w:cnfStyle w:val="001000000000"/>
            <w:tcW w:w="4606" w:type="dxa"/>
          </w:tcPr>
          <w:p w:rsidR="00B210C9" w:rsidRDefault="00B210C9" w:rsidP="004D2352">
            <w:pPr>
              <w:spacing w:line="276" w:lineRule="auto"/>
            </w:pPr>
            <w:r>
              <w:t>Externe Daten:</w:t>
            </w:r>
          </w:p>
        </w:tc>
        <w:tc>
          <w:tcPr>
            <w:tcW w:w="4606" w:type="dxa"/>
          </w:tcPr>
          <w:p w:rsidR="00B210C9" w:rsidRDefault="009F2974" w:rsidP="004D2352">
            <w:pPr>
              <w:spacing w:line="276" w:lineRule="auto"/>
              <w:cnfStyle w:val="000000000000"/>
            </w:pPr>
            <w:r>
              <w:t>-</w:t>
            </w:r>
          </w:p>
        </w:tc>
      </w:tr>
      <w:tr w:rsidR="00B210C9" w:rsidTr="00193513">
        <w:trPr>
          <w:cnfStyle w:val="000000100000"/>
        </w:trPr>
        <w:tc>
          <w:tcPr>
            <w:cnfStyle w:val="001000000000"/>
            <w:tcW w:w="4606" w:type="dxa"/>
          </w:tcPr>
          <w:p w:rsidR="00B210C9" w:rsidRDefault="00B210C9" w:rsidP="004D2352">
            <w:pPr>
              <w:spacing w:line="276" w:lineRule="auto"/>
            </w:pPr>
            <w:r>
              <w:t>Ablageort:</w:t>
            </w:r>
          </w:p>
        </w:tc>
        <w:tc>
          <w:tcPr>
            <w:tcW w:w="4606" w:type="dxa"/>
          </w:tcPr>
          <w:p w:rsidR="00B210C9" w:rsidRDefault="009F2974" w:rsidP="004D2352">
            <w:pPr>
              <w:spacing w:line="276" w:lineRule="auto"/>
              <w:cnfStyle w:val="000000100000"/>
            </w:pPr>
            <w:r>
              <w:t>-</w:t>
            </w:r>
          </w:p>
        </w:tc>
      </w:tr>
      <w:tr w:rsidR="00B210C9" w:rsidTr="00193513">
        <w:tc>
          <w:tcPr>
            <w:cnfStyle w:val="001000000000"/>
            <w:tcW w:w="4606" w:type="dxa"/>
          </w:tcPr>
          <w:p w:rsidR="00B210C9" w:rsidRDefault="00B210C9" w:rsidP="004D2352">
            <w:pPr>
              <w:spacing w:line="276" w:lineRule="auto"/>
            </w:pPr>
            <w:r>
              <w:t>Offene Punkte</w:t>
            </w:r>
          </w:p>
        </w:tc>
        <w:tc>
          <w:tcPr>
            <w:tcW w:w="4606" w:type="dxa"/>
          </w:tcPr>
          <w:p w:rsidR="00B210C9" w:rsidRDefault="00B210C9" w:rsidP="004D2352">
            <w:pPr>
              <w:spacing w:line="276" w:lineRule="auto"/>
              <w:cnfStyle w:val="000000000000"/>
            </w:pPr>
            <w:r>
              <w:t>-</w:t>
            </w:r>
          </w:p>
        </w:tc>
      </w:tr>
    </w:tbl>
    <w:p w:rsidR="00E74CFC" w:rsidRDefault="00E74CFC" w:rsidP="004D2352"/>
    <w:p w:rsidR="00E95DBD" w:rsidRDefault="00E95DBD" w:rsidP="00E95DBD">
      <w:pPr>
        <w:pStyle w:val="berschrift1"/>
        <w:numPr>
          <w:ilvl w:val="0"/>
          <w:numId w:val="3"/>
        </w:numPr>
      </w:pPr>
      <w:bookmarkStart w:id="1060" w:name="_Toc308644303"/>
      <w:r>
        <w:t>Integration in das Testframework STAF/STAX</w:t>
      </w:r>
      <w:bookmarkEnd w:id="1060"/>
    </w:p>
    <w:p w:rsidR="004D2352" w:rsidRPr="004D2352" w:rsidRDefault="004D2352" w:rsidP="004D2352"/>
    <w:p w:rsidR="00E95DBD" w:rsidRDefault="00EE2D49" w:rsidP="00EE2D49">
      <w:pPr>
        <w:pStyle w:val="berschrift2"/>
        <w:numPr>
          <w:ilvl w:val="1"/>
          <w:numId w:val="3"/>
        </w:numPr>
      </w:pPr>
      <w:r>
        <w:t xml:space="preserve"> </w:t>
      </w:r>
      <w:bookmarkStart w:id="1061" w:name="_Toc308644304"/>
      <w:r>
        <w:t>Einführung</w:t>
      </w:r>
      <w:bookmarkEnd w:id="1061"/>
    </w:p>
    <w:p w:rsidR="004D2352" w:rsidRPr="004D2352" w:rsidRDefault="004D2352" w:rsidP="004D2352"/>
    <w:p w:rsidR="00EE2D49" w:rsidRPr="00EE2D49" w:rsidRDefault="00ED6A30" w:rsidP="00EE2D49">
      <w:r w:rsidRPr="00ED6A30">
        <w:t>Software Testing Automation Framework (STAF) ist ein OpenSource Framework für automatisierte Software Tests, basierend auf wiederverwendbaren Komponenten - Services genannt - und mehreren Systemen. STAF eXecution Engine (STAX) ist ein STAF Service, der das Ausführen und Testen von Software mit XML und Python (genauer Jython) erleichtert.</w:t>
      </w:r>
    </w:p>
    <w:p w:rsidR="00E95DBD" w:rsidRDefault="00E95DBD" w:rsidP="00BC1773"/>
    <w:p w:rsidR="00ED6A30" w:rsidRDefault="00ED6A30" w:rsidP="00ED6A30">
      <w:pPr>
        <w:pStyle w:val="berschrift2"/>
        <w:numPr>
          <w:ilvl w:val="1"/>
          <w:numId w:val="3"/>
        </w:numPr>
      </w:pPr>
      <w:r>
        <w:t xml:space="preserve"> </w:t>
      </w:r>
      <w:bookmarkStart w:id="1062" w:name="_Toc308644305"/>
      <w:r>
        <w:t>Technische Dokumentation</w:t>
      </w:r>
      <w:bookmarkEnd w:id="1062"/>
    </w:p>
    <w:p w:rsidR="00C51025" w:rsidRPr="00C51025" w:rsidRDefault="00C51025" w:rsidP="00C51025"/>
    <w:p w:rsidR="00ED6A30" w:rsidRPr="00ED6A30" w:rsidRDefault="00ED6A30" w:rsidP="00ED6A30">
      <w:r w:rsidRPr="00ED6A30">
        <w:t>STAX ist ein STAF Service</w:t>
      </w:r>
      <w:r>
        <w:t>. Über ihn kann man bequem STAF-</w:t>
      </w:r>
      <w:r w:rsidRPr="00ED6A30">
        <w:t>Tests in XML anlegen. Auf den Test Clients muss nur STAFProc gestartet und in der STAF.cfg dem Server (STAX Monitor) Security Level 5 g</w:t>
      </w:r>
      <w:r>
        <w:t>eg</w:t>
      </w:r>
      <w:r w:rsidRPr="00ED6A30">
        <w:t>eben werden. Nur auf dem Server muss STAF mit dem Service STAX installiert werden. STAX verwendet die normalen STAF Funktionen und daher muss auf den Clients kein STAX installiert werden.</w:t>
      </w:r>
    </w:p>
    <w:p w:rsidR="003207E2" w:rsidRDefault="003207E2" w:rsidP="00C51025">
      <w:pPr>
        <w:pStyle w:val="KeinLeerraum"/>
        <w:jc w:val="center"/>
      </w:pPr>
      <w:r>
        <w:rPr>
          <w:noProof/>
        </w:rPr>
        <w:lastRenderedPageBreak/>
        <w:drawing>
          <wp:inline distT="0" distB="0" distL="0" distR="0">
            <wp:extent cx="4069585" cy="3114675"/>
            <wp:effectExtent l="19050" t="0" r="7115" b="0"/>
            <wp:docPr id="42" name="internal-source-marker_0.08628454837757804" descr="https://lh5.googleusercontent.com/eRt1bjnFLgwNeXRQRpVxCCOU2YIEcLmBchfcmyMowdx-iLo5MMu743s0vxZkLWIDJ_qGS4WJ9Z_4whMzkxfN3sUVZLumVO1zJCeMPNk_Prsr-3KMc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eRt1bjnFLgwNeXRQRpVxCCOU2YIEcLmBchfcmyMowdx-iLo5MMu743s0vxZkLWIDJ_qGS4WJ9Z_4whMzkxfN3sUVZLumVO1zJCeMPNk_Prsr-3KMcDo"/>
                    <pic:cNvPicPr>
                      <a:picLocks noChangeAspect="1" noChangeArrowheads="1"/>
                    </pic:cNvPicPr>
                  </pic:nvPicPr>
                  <pic:blipFill>
                    <a:blip r:embed="rId33" cstate="print"/>
                    <a:srcRect/>
                    <a:stretch>
                      <a:fillRect/>
                    </a:stretch>
                  </pic:blipFill>
                  <pic:spPr bwMode="auto">
                    <a:xfrm>
                      <a:off x="0" y="0"/>
                      <a:ext cx="4074188" cy="3118198"/>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ins w:id="1063" w:author="MPH" w:date="2011-11-09T23:01:00Z">
          <w:r w:rsidR="0091125B">
            <w:rPr>
              <w:noProof/>
            </w:rPr>
            <w:t>24</w:t>
          </w:r>
        </w:ins>
        <w:del w:id="1064" w:author="MPH" w:date="2011-11-07T22:47:00Z">
          <w:r w:rsidR="006844C3" w:rsidDel="00E52B48">
            <w:rPr>
              <w:noProof/>
            </w:rPr>
            <w:delText>19</w:delText>
          </w:r>
        </w:del>
      </w:fldSimple>
      <w:r>
        <w:t>: STAF - STAX Zuzammenspiel</w:t>
      </w:r>
    </w:p>
    <w:p w:rsidR="00E95DBD" w:rsidRDefault="003207E2" w:rsidP="00BC1773">
      <w:r w:rsidRPr="003207E2">
        <w:t>STAX liefert einen in Java geschriebenen STAX Monitor GUI (STAXMon.jar), mit de</w:t>
      </w:r>
      <w:r>
        <w:t>m</w:t>
      </w:r>
      <w:r w:rsidRPr="003207E2">
        <w:t xml:space="preserve"> man bequem die Tests (</w:t>
      </w:r>
      <w:r>
        <w:t>XML-</w:t>
      </w:r>
      <w:r w:rsidRPr="003207E2">
        <w:t>Dateien) laden und ausführen kann. Hier ist eine klein</w:t>
      </w:r>
      <w:r>
        <w:t>es simples Beispiel STAX Skript:</w:t>
      </w:r>
    </w:p>
    <w:tbl>
      <w:tblPr>
        <w:tblStyle w:val="Tabellengitternetz"/>
        <w:tblW w:w="0" w:type="auto"/>
        <w:tblLook w:val="04A0"/>
      </w:tblPr>
      <w:tblGrid>
        <w:gridCol w:w="9212"/>
      </w:tblGrid>
      <w:tr w:rsidR="006844C3" w:rsidTr="006844C3">
        <w:trPr>
          <w:ins w:id="1065" w:author="Jonas" w:date="2011-11-07T00:05:00Z"/>
        </w:trPr>
        <w:tc>
          <w:tcPr>
            <w:tcW w:w="9212" w:type="dxa"/>
            <w:tcBorders>
              <w:top w:val="single" w:sz="12" w:space="0" w:color="auto"/>
              <w:left w:val="single" w:sz="12" w:space="0" w:color="auto"/>
              <w:bottom w:val="single" w:sz="12" w:space="0" w:color="auto"/>
              <w:right w:val="single" w:sz="12" w:space="0" w:color="auto"/>
            </w:tcBorders>
          </w:tcPr>
          <w:p w:rsidR="006844C3" w:rsidRPr="00420B4F" w:rsidRDefault="006844C3" w:rsidP="006844C3">
            <w:pPr>
              <w:jc w:val="left"/>
              <w:rPr>
                <w:ins w:id="1066" w:author="Jonas" w:date="2011-11-07T00:05:00Z"/>
                <w:rFonts w:ascii="Times New Roman" w:eastAsia="Times New Roman" w:hAnsi="Times New Roman" w:cs="Times New Roman"/>
                <w:szCs w:val="24"/>
                <w:lang w:val="en-US"/>
              </w:rPr>
            </w:pPr>
            <w:ins w:id="1067" w:author="Jonas" w:date="2011-11-07T00:05:00Z">
              <w:r w:rsidRPr="006844C3">
                <w:rPr>
                  <w:rFonts w:ascii="Courier New" w:eastAsia="Times New Roman" w:hAnsi="Courier New" w:cs="Courier New"/>
                  <w:color w:val="000000"/>
                  <w:lang w:val="en-US"/>
                </w:rPr>
                <w:t>&lt;?xml version="1.0" encoding="UTF-8" standalone="no"?&gt;</w:t>
              </w:r>
              <w:r w:rsidRPr="006844C3">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&lt;!DOCTYPE stax SYSTEM "stax.dtd"&gt;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&lt;stax&gt;</w:t>
              </w:r>
            </w:ins>
          </w:p>
          <w:p w:rsidR="006844C3" w:rsidRPr="00420B4F" w:rsidRDefault="006844C3" w:rsidP="006844C3">
            <w:pPr>
              <w:ind w:left="720"/>
              <w:jc w:val="left"/>
              <w:rPr>
                <w:ins w:id="1068" w:author="Jonas" w:date="2011-11-07T00:05:00Z"/>
                <w:rFonts w:ascii="Times New Roman" w:eastAsia="Times New Roman" w:hAnsi="Times New Roman" w:cs="Times New Roman"/>
                <w:szCs w:val="24"/>
                <w:lang w:val="en-US"/>
              </w:rPr>
            </w:pPr>
            <w:ins w:id="1069" w:author="Jonas" w:date="2011-11-07T00:05:00Z">
              <w:r w:rsidRPr="00420B4F">
                <w:rPr>
                  <w:rFonts w:ascii="Courier New" w:eastAsia="Times New Roman" w:hAnsi="Courier New" w:cs="Courier New"/>
                  <w:color w:val="000000"/>
                  <w:lang w:val="en-US"/>
                </w:rPr>
                <w:t>&lt;defaultcall function="main"/&gt;</w:t>
              </w:r>
            </w:ins>
          </w:p>
          <w:p w:rsidR="006844C3" w:rsidRPr="00420B4F" w:rsidRDefault="006844C3" w:rsidP="006844C3">
            <w:pPr>
              <w:ind w:firstLine="720"/>
              <w:jc w:val="left"/>
              <w:rPr>
                <w:ins w:id="1070" w:author="Jonas" w:date="2011-11-07T00:05:00Z"/>
                <w:rFonts w:ascii="Times New Roman" w:eastAsia="Times New Roman" w:hAnsi="Times New Roman" w:cs="Times New Roman"/>
                <w:szCs w:val="24"/>
                <w:lang w:val="en-US"/>
              </w:rPr>
            </w:pPr>
            <w:ins w:id="1071" w:author="Jonas" w:date="2011-11-07T00:05:00Z">
              <w:r w:rsidRPr="00420B4F">
                <w:rPr>
                  <w:rFonts w:ascii="Courier New" w:eastAsia="Times New Roman" w:hAnsi="Courier New" w:cs="Courier New"/>
                  <w:color w:val="000000"/>
                  <w:lang w:val="en-US"/>
                </w:rPr>
                <w:t xml:space="preserve">&lt;function name="main"&gt;    </w:t>
              </w:r>
            </w:ins>
          </w:p>
          <w:p w:rsidR="006844C3" w:rsidRPr="00420B4F" w:rsidRDefault="006844C3" w:rsidP="006844C3">
            <w:pPr>
              <w:ind w:left="1440"/>
              <w:jc w:val="left"/>
              <w:rPr>
                <w:ins w:id="1072" w:author="Jonas" w:date="2011-11-07T00:05:00Z"/>
                <w:rFonts w:ascii="Times New Roman" w:eastAsia="Times New Roman" w:hAnsi="Times New Roman" w:cs="Times New Roman"/>
                <w:szCs w:val="24"/>
                <w:lang w:val="en-US"/>
              </w:rPr>
            </w:pPr>
            <w:ins w:id="1073" w:author="Jonas" w:date="2011-11-07T00:05:00Z">
              <w:r w:rsidRPr="00420B4F">
                <w:rPr>
                  <w:rFonts w:ascii="Courier New" w:eastAsia="Times New Roman" w:hAnsi="Courier New" w:cs="Courier New"/>
                  <w:color w:val="000000"/>
                  <w:lang w:val="en-US"/>
                </w:rPr>
                <w:t>&lt;sequence&gt;</w:t>
              </w:r>
            </w:ins>
          </w:p>
          <w:p w:rsidR="006844C3" w:rsidRPr="00420B4F" w:rsidRDefault="006844C3" w:rsidP="006844C3">
            <w:pPr>
              <w:ind w:left="2160"/>
              <w:jc w:val="left"/>
              <w:rPr>
                <w:ins w:id="1074" w:author="Jonas" w:date="2011-11-07T00:05:00Z"/>
                <w:rFonts w:ascii="Times New Roman" w:eastAsia="Times New Roman" w:hAnsi="Times New Roman" w:cs="Times New Roman"/>
                <w:szCs w:val="24"/>
                <w:lang w:val="en-US"/>
              </w:rPr>
            </w:pPr>
            <w:ins w:id="1075" w:author="Jonas" w:date="2011-11-07T00:05:00Z">
              <w:r w:rsidRPr="00420B4F">
                <w:rPr>
                  <w:rFonts w:ascii="Courier New" w:eastAsia="Times New Roman" w:hAnsi="Courier New" w:cs="Courier New"/>
                  <w:color w:val="000000"/>
                  <w:lang w:val="en-US"/>
                </w:rPr>
                <w:t>&lt;stafcmd&gt;</w:t>
              </w:r>
            </w:ins>
          </w:p>
          <w:p w:rsidR="006844C3" w:rsidRPr="00420B4F" w:rsidRDefault="006844C3" w:rsidP="006844C3">
            <w:pPr>
              <w:ind w:left="2880"/>
              <w:jc w:val="left"/>
              <w:rPr>
                <w:ins w:id="1076" w:author="Jonas" w:date="2011-11-07T00:05:00Z"/>
                <w:rFonts w:ascii="Times New Roman" w:eastAsia="Times New Roman" w:hAnsi="Times New Roman" w:cs="Times New Roman"/>
                <w:szCs w:val="24"/>
                <w:lang w:val="en-US"/>
              </w:rPr>
            </w:pPr>
            <w:ins w:id="1077" w:author="Jonas" w:date="2011-11-07T00:05:00Z">
              <w:r w:rsidRPr="00420B4F">
                <w:rPr>
                  <w:rFonts w:ascii="Courier New" w:eastAsia="Times New Roman" w:hAnsi="Courier New" w:cs="Courier New"/>
                  <w:color w:val="000000"/>
                  <w:lang w:val="en-US"/>
                </w:rPr>
                <w:t>&lt;location&gt;'local'&lt;/location&gt;</w:t>
              </w:r>
            </w:ins>
          </w:p>
          <w:p w:rsidR="006844C3" w:rsidRPr="00420B4F" w:rsidRDefault="006844C3" w:rsidP="006844C3">
            <w:pPr>
              <w:ind w:left="2160" w:firstLine="720"/>
              <w:jc w:val="left"/>
              <w:rPr>
                <w:ins w:id="1078" w:author="Jonas" w:date="2011-11-07T00:05:00Z"/>
                <w:rFonts w:ascii="Times New Roman" w:eastAsia="Times New Roman" w:hAnsi="Times New Roman" w:cs="Times New Roman"/>
                <w:szCs w:val="24"/>
                <w:lang w:val="en-US"/>
              </w:rPr>
            </w:pPr>
            <w:ins w:id="1079" w:author="Jonas" w:date="2011-11-07T00:05:00Z">
              <w:r w:rsidRPr="00420B4F">
                <w:rPr>
                  <w:rFonts w:ascii="Courier New" w:eastAsia="Times New Roman" w:hAnsi="Courier New" w:cs="Courier New"/>
                  <w:color w:val="000000"/>
                  <w:lang w:val="en-US"/>
                </w:rPr>
                <w:t>&lt;service&gt;'delay'&lt;/service&gt;</w:t>
              </w:r>
            </w:ins>
          </w:p>
          <w:p w:rsidR="006844C3" w:rsidRPr="00420B4F" w:rsidRDefault="006844C3" w:rsidP="006844C3">
            <w:pPr>
              <w:ind w:left="2880"/>
              <w:jc w:val="left"/>
              <w:rPr>
                <w:ins w:id="1080" w:author="Jonas" w:date="2011-11-07T00:05:00Z"/>
                <w:rFonts w:ascii="Times New Roman" w:eastAsia="Times New Roman" w:hAnsi="Times New Roman" w:cs="Times New Roman"/>
                <w:szCs w:val="24"/>
                <w:lang w:val="en-US"/>
              </w:rPr>
            </w:pPr>
            <w:ins w:id="1081" w:author="Jonas" w:date="2011-11-07T00:05:00Z">
              <w:r w:rsidRPr="00420B4F">
                <w:rPr>
                  <w:rFonts w:ascii="Courier New" w:eastAsia="Times New Roman" w:hAnsi="Courier New" w:cs="Courier New"/>
                  <w:color w:val="000000"/>
                  <w:lang w:val="en-US"/>
                </w:rPr>
                <w:t>&lt;request&gt;'delay 50000'&lt;/request&gt;</w:t>
              </w:r>
            </w:ins>
          </w:p>
          <w:p w:rsidR="006844C3" w:rsidRPr="00420B4F" w:rsidRDefault="006844C3" w:rsidP="006844C3">
            <w:pPr>
              <w:ind w:left="2160"/>
              <w:jc w:val="left"/>
              <w:rPr>
                <w:ins w:id="1082" w:author="Jonas" w:date="2011-11-07T00:05:00Z"/>
                <w:rFonts w:ascii="Times New Roman" w:eastAsia="Times New Roman" w:hAnsi="Times New Roman" w:cs="Times New Roman"/>
                <w:szCs w:val="24"/>
                <w:lang w:val="en-US"/>
              </w:rPr>
            </w:pPr>
            <w:ins w:id="1083" w:author="Jonas" w:date="2011-11-07T00:05:00Z">
              <w:r w:rsidRPr="00420B4F">
                <w:rPr>
                  <w:rFonts w:ascii="Courier New" w:eastAsia="Times New Roman" w:hAnsi="Courier New" w:cs="Courier New"/>
                  <w:color w:val="000000"/>
                  <w:lang w:val="en-US"/>
                </w:rPr>
                <w:t>&lt;/stafcmd&gt;</w:t>
              </w:r>
            </w:ins>
          </w:p>
          <w:p w:rsidR="006844C3" w:rsidRPr="00420B4F" w:rsidRDefault="006844C3" w:rsidP="006844C3">
            <w:pPr>
              <w:ind w:left="2160"/>
              <w:jc w:val="left"/>
              <w:rPr>
                <w:ins w:id="1084" w:author="Jonas" w:date="2011-11-07T00:05:00Z"/>
                <w:rFonts w:ascii="Times New Roman" w:eastAsia="Times New Roman" w:hAnsi="Times New Roman" w:cs="Times New Roman"/>
                <w:szCs w:val="24"/>
                <w:lang w:val="en-US"/>
              </w:rPr>
            </w:pPr>
            <w:ins w:id="1085" w:author="Jonas" w:date="2011-11-07T00:05:00Z">
              <w:r w:rsidRPr="00420B4F">
                <w:rPr>
                  <w:rFonts w:ascii="Courier New" w:eastAsia="Times New Roman" w:hAnsi="Courier New" w:cs="Courier New"/>
                  <w:color w:val="000000"/>
                  <w:lang w:val="en-US"/>
                </w:rPr>
                <w:t>&lt;if expr="RC != 0"&gt;</w:t>
              </w:r>
            </w:ins>
          </w:p>
          <w:p w:rsidR="006844C3" w:rsidRPr="00420B4F" w:rsidRDefault="006844C3" w:rsidP="006844C3">
            <w:pPr>
              <w:ind w:left="2880"/>
              <w:jc w:val="left"/>
              <w:rPr>
                <w:ins w:id="1086" w:author="Jonas" w:date="2011-11-07T00:05:00Z"/>
                <w:rFonts w:ascii="Times New Roman" w:eastAsia="Times New Roman" w:hAnsi="Times New Roman" w:cs="Times New Roman"/>
                <w:szCs w:val="24"/>
                <w:lang w:val="en-US"/>
              </w:rPr>
            </w:pPr>
            <w:ins w:id="1087"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3600"/>
              <w:jc w:val="left"/>
              <w:rPr>
                <w:ins w:id="1088" w:author="Jonas" w:date="2011-11-07T00:05:00Z"/>
                <w:rFonts w:ascii="Times New Roman" w:eastAsia="Times New Roman" w:hAnsi="Times New Roman" w:cs="Times New Roman"/>
                <w:szCs w:val="24"/>
                <w:lang w:val="en-US"/>
              </w:rPr>
            </w:pPr>
            <w:ins w:id="1089" w:author="Jonas" w:date="2011-11-07T00:05:00Z">
              <w:r w:rsidRPr="00420B4F">
                <w:rPr>
                  <w:rFonts w:ascii="Courier New" w:eastAsia="Times New Roman" w:hAnsi="Courier New" w:cs="Courier New"/>
                  <w:color w:val="000000"/>
                  <w:lang w:val="en-US"/>
                </w:rPr>
                <w:t>'Error: RC = %s' % (RC)</w:t>
              </w:r>
            </w:ins>
          </w:p>
          <w:p w:rsidR="006844C3" w:rsidRPr="00420B4F" w:rsidRDefault="006844C3" w:rsidP="006844C3">
            <w:pPr>
              <w:ind w:left="2160" w:firstLine="720"/>
              <w:jc w:val="left"/>
              <w:rPr>
                <w:ins w:id="1090" w:author="Jonas" w:date="2011-11-07T00:05:00Z"/>
                <w:rFonts w:ascii="Times New Roman" w:eastAsia="Times New Roman" w:hAnsi="Times New Roman" w:cs="Times New Roman"/>
                <w:szCs w:val="24"/>
                <w:lang w:val="en-US"/>
              </w:rPr>
            </w:pPr>
            <w:ins w:id="1091"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2160" w:firstLine="720"/>
              <w:jc w:val="left"/>
              <w:rPr>
                <w:ins w:id="1092" w:author="Jonas" w:date="2011-11-07T00:05:00Z"/>
                <w:rFonts w:ascii="Times New Roman" w:eastAsia="Times New Roman" w:hAnsi="Times New Roman" w:cs="Times New Roman"/>
                <w:szCs w:val="24"/>
                <w:lang w:val="en-US"/>
              </w:rPr>
            </w:pPr>
            <w:ins w:id="1093" w:author="Jonas" w:date="2011-11-07T00:05:00Z">
              <w:r w:rsidRPr="00420B4F">
                <w:rPr>
                  <w:rFonts w:ascii="Courier New" w:eastAsia="Times New Roman" w:hAnsi="Courier New" w:cs="Courier New"/>
                  <w:color w:val="000000"/>
                  <w:lang w:val="en-US"/>
                </w:rPr>
                <w:t>&lt;else&gt;</w:t>
              </w:r>
            </w:ins>
          </w:p>
          <w:p w:rsidR="006844C3" w:rsidRPr="00420B4F" w:rsidRDefault="006844C3" w:rsidP="006844C3">
            <w:pPr>
              <w:ind w:left="3600"/>
              <w:jc w:val="left"/>
              <w:rPr>
                <w:ins w:id="1094" w:author="Jonas" w:date="2011-11-07T00:05:00Z"/>
                <w:rFonts w:ascii="Times New Roman" w:eastAsia="Times New Roman" w:hAnsi="Times New Roman" w:cs="Times New Roman"/>
                <w:szCs w:val="24"/>
                <w:lang w:val="en-US"/>
              </w:rPr>
            </w:pPr>
            <w:ins w:id="1095"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4320"/>
              <w:jc w:val="left"/>
              <w:rPr>
                <w:ins w:id="1096" w:author="Jonas" w:date="2011-11-07T00:05:00Z"/>
                <w:rFonts w:ascii="Times New Roman" w:eastAsia="Times New Roman" w:hAnsi="Times New Roman" w:cs="Times New Roman"/>
                <w:szCs w:val="24"/>
                <w:lang w:val="en-US"/>
              </w:rPr>
            </w:pPr>
            <w:ins w:id="1097" w:author="Jonas" w:date="2011-11-07T00:05:00Z">
              <w:r w:rsidRPr="00420B4F">
                <w:rPr>
                  <w:rFonts w:ascii="Courier New" w:eastAsia="Times New Roman" w:hAnsi="Courier New" w:cs="Courier New"/>
                  <w:color w:val="000000"/>
                  <w:lang w:val="en-US"/>
                </w:rPr>
                <w:t>'Success = %s' % (STAXResult)</w:t>
              </w:r>
            </w:ins>
          </w:p>
          <w:p w:rsidR="006844C3" w:rsidRPr="00420B4F" w:rsidRDefault="006844C3" w:rsidP="006844C3">
            <w:pPr>
              <w:ind w:left="3600"/>
              <w:jc w:val="left"/>
              <w:rPr>
                <w:ins w:id="1098" w:author="Jonas" w:date="2011-11-07T00:05:00Z"/>
                <w:rFonts w:ascii="Times New Roman" w:eastAsia="Times New Roman" w:hAnsi="Times New Roman" w:cs="Times New Roman"/>
                <w:szCs w:val="24"/>
                <w:lang w:val="en-US"/>
              </w:rPr>
            </w:pPr>
            <w:ins w:id="1099" w:author="Jonas" w:date="2011-11-07T00:05:00Z">
              <w:r w:rsidRPr="00420B4F">
                <w:rPr>
                  <w:rFonts w:ascii="Courier New" w:eastAsia="Times New Roman" w:hAnsi="Courier New" w:cs="Courier New"/>
                  <w:color w:val="000000"/>
                  <w:lang w:val="en-US"/>
                </w:rPr>
                <w:t>&lt;/message&gt;</w:t>
              </w:r>
            </w:ins>
          </w:p>
          <w:p w:rsidR="006844C3" w:rsidRPr="00420B4F" w:rsidRDefault="006844C3" w:rsidP="006844C3">
            <w:pPr>
              <w:ind w:left="2880"/>
              <w:jc w:val="left"/>
              <w:rPr>
                <w:ins w:id="1100" w:author="Jonas" w:date="2011-11-07T00:05:00Z"/>
                <w:rFonts w:ascii="Times New Roman" w:eastAsia="Times New Roman" w:hAnsi="Times New Roman" w:cs="Times New Roman"/>
                <w:szCs w:val="24"/>
                <w:lang w:val="en-US"/>
              </w:rPr>
            </w:pPr>
            <w:ins w:id="1101" w:author="Jonas" w:date="2011-11-07T00:05:00Z">
              <w:r w:rsidRPr="00420B4F">
                <w:rPr>
                  <w:rFonts w:ascii="Courier New" w:eastAsia="Times New Roman" w:hAnsi="Courier New" w:cs="Courier New"/>
                  <w:color w:val="000000"/>
                  <w:lang w:val="en-US"/>
                </w:rPr>
                <w:t>&lt;/else&gt;</w:t>
              </w:r>
            </w:ins>
          </w:p>
          <w:p w:rsidR="006844C3" w:rsidRPr="00420B4F" w:rsidRDefault="006844C3" w:rsidP="006844C3">
            <w:pPr>
              <w:ind w:left="2160"/>
              <w:jc w:val="left"/>
              <w:rPr>
                <w:ins w:id="1102" w:author="Jonas" w:date="2011-11-07T00:05:00Z"/>
                <w:rFonts w:ascii="Times New Roman" w:eastAsia="Times New Roman" w:hAnsi="Times New Roman" w:cs="Times New Roman"/>
                <w:szCs w:val="24"/>
                <w:lang w:val="en-US"/>
              </w:rPr>
            </w:pPr>
            <w:ins w:id="1103" w:author="Jonas" w:date="2011-11-07T00:05:00Z">
              <w:r w:rsidRPr="00420B4F">
                <w:rPr>
                  <w:rFonts w:ascii="Courier New" w:eastAsia="Times New Roman" w:hAnsi="Courier New" w:cs="Courier New"/>
                  <w:color w:val="000000"/>
                  <w:lang w:val="en-US"/>
                </w:rPr>
                <w:t>&lt;/if&gt;</w:t>
              </w:r>
            </w:ins>
          </w:p>
          <w:p w:rsidR="006844C3" w:rsidRPr="00420B4F" w:rsidRDefault="006844C3" w:rsidP="006844C3">
            <w:pPr>
              <w:ind w:left="720" w:firstLine="720"/>
              <w:jc w:val="left"/>
              <w:rPr>
                <w:ins w:id="1104" w:author="Jonas" w:date="2011-11-07T00:05:00Z"/>
                <w:rFonts w:ascii="Times New Roman" w:eastAsia="Times New Roman" w:hAnsi="Times New Roman" w:cs="Times New Roman"/>
                <w:szCs w:val="24"/>
                <w:lang w:val="en-US"/>
              </w:rPr>
            </w:pPr>
            <w:ins w:id="1105" w:author="Jonas" w:date="2011-11-07T00:05:00Z">
              <w:r w:rsidRPr="00420B4F">
                <w:rPr>
                  <w:rFonts w:ascii="Courier New" w:eastAsia="Times New Roman" w:hAnsi="Courier New" w:cs="Courier New"/>
                  <w:color w:val="000000"/>
                  <w:lang w:val="en-US"/>
                </w:rPr>
                <w:t>&lt;/sequence&gt;</w:t>
              </w:r>
            </w:ins>
          </w:p>
          <w:p w:rsidR="006844C3" w:rsidRDefault="006844C3" w:rsidP="006844C3">
            <w:pPr>
              <w:jc w:val="left"/>
              <w:rPr>
                <w:ins w:id="1106" w:author="Jonas" w:date="2011-11-07T00:05:00Z"/>
                <w:rFonts w:ascii="Courier New" w:eastAsia="Times New Roman" w:hAnsi="Courier New" w:cs="Courier New"/>
                <w:color w:val="000000"/>
                <w:lang w:val="en-US"/>
              </w:rPr>
            </w:pPr>
            <w:ins w:id="1107" w:author="Jonas" w:date="2011-11-07T00:05:00Z">
              <w:r w:rsidRPr="00420B4F">
                <w:rPr>
                  <w:rFonts w:ascii="Courier New" w:eastAsia="Times New Roman" w:hAnsi="Courier New" w:cs="Courier New"/>
                  <w:color w:val="000000"/>
                  <w:lang w:val="en-US"/>
                </w:rPr>
                <w:t>&lt;/function&gt;</w:t>
              </w:r>
              <w:r w:rsidRPr="00420B4F">
                <w:rPr>
                  <w:rFonts w:ascii="Times New Roman" w:eastAsia="Times New Roman" w:hAnsi="Times New Roman" w:cs="Times New Roman"/>
                  <w:szCs w:val="24"/>
                  <w:lang w:val="en-US"/>
                </w:rPr>
                <w:br/>
              </w:r>
              <w:r w:rsidRPr="00420B4F">
                <w:rPr>
                  <w:rFonts w:ascii="Courier New" w:eastAsia="Times New Roman" w:hAnsi="Courier New" w:cs="Courier New"/>
                  <w:color w:val="000000"/>
                  <w:lang w:val="en-US"/>
                </w:rPr>
                <w:t>&lt;/stax&gt;</w:t>
              </w:r>
            </w:ins>
          </w:p>
        </w:tc>
      </w:tr>
    </w:tbl>
    <w:p w:rsidR="0011062E" w:rsidRDefault="0011062E" w:rsidP="00C51025">
      <w:pPr>
        <w:spacing w:after="0" w:line="240" w:lineRule="auto"/>
        <w:jc w:val="left"/>
        <w:rPr>
          <w:ins w:id="1108" w:author="Jonas" w:date="2011-11-07T00:03:00Z"/>
          <w:rFonts w:ascii="Courier New" w:eastAsia="Times New Roman" w:hAnsi="Courier New" w:cs="Courier New"/>
          <w:color w:val="000000"/>
          <w:sz w:val="22"/>
          <w:lang w:val="en-US"/>
        </w:rPr>
      </w:pPr>
    </w:p>
    <w:p w:rsidR="003207E2" w:rsidRPr="00420B4F" w:rsidDel="006844C3" w:rsidRDefault="003207E2" w:rsidP="00C51025">
      <w:pPr>
        <w:spacing w:after="0" w:line="240" w:lineRule="auto"/>
        <w:jc w:val="left"/>
        <w:rPr>
          <w:del w:id="1109" w:author="Jonas" w:date="2011-11-07T00:05:00Z"/>
          <w:rFonts w:ascii="Times New Roman" w:eastAsia="Times New Roman" w:hAnsi="Times New Roman" w:cs="Times New Roman"/>
          <w:szCs w:val="24"/>
          <w:lang w:val="en-US"/>
        </w:rPr>
      </w:pPr>
      <w:del w:id="1110" w:author="Jonas" w:date="2011-11-07T00:05:00Z">
        <w:r w:rsidRPr="006844C3" w:rsidDel="006844C3">
          <w:rPr>
            <w:rFonts w:ascii="Courier New" w:eastAsia="Times New Roman" w:hAnsi="Courier New" w:cs="Courier New"/>
            <w:color w:val="000000"/>
            <w:sz w:val="22"/>
            <w:lang w:val="en-US"/>
          </w:rPr>
          <w:delText>&lt;?xml version="1.0" encoding="UTF-8" standalone="no"?&gt;</w:delText>
        </w:r>
        <w:r w:rsidRPr="006844C3"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&lt;!DOCTYPE stax SYSTEM "stax.dtd"&gt;</w:delText>
        </w:r>
        <w:r w:rsidRPr="00420B4F"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&lt;stax&gt;</w:delText>
        </w:r>
      </w:del>
    </w:p>
    <w:p w:rsidR="003207E2" w:rsidRPr="00420B4F" w:rsidDel="006844C3" w:rsidRDefault="003207E2" w:rsidP="00C51025">
      <w:pPr>
        <w:spacing w:after="0" w:line="240" w:lineRule="auto"/>
        <w:ind w:left="720"/>
        <w:jc w:val="left"/>
        <w:rPr>
          <w:del w:id="1111" w:author="Jonas" w:date="2011-11-07T00:05:00Z"/>
          <w:rFonts w:ascii="Times New Roman" w:eastAsia="Times New Roman" w:hAnsi="Times New Roman" w:cs="Times New Roman"/>
          <w:szCs w:val="24"/>
          <w:lang w:val="en-US"/>
        </w:rPr>
      </w:pPr>
      <w:del w:id="1112" w:author="Jonas" w:date="2011-11-07T00:05:00Z">
        <w:r w:rsidRPr="00420B4F" w:rsidDel="006844C3">
          <w:rPr>
            <w:rFonts w:ascii="Courier New" w:eastAsia="Times New Roman" w:hAnsi="Courier New" w:cs="Courier New"/>
            <w:color w:val="000000"/>
            <w:sz w:val="22"/>
            <w:lang w:val="en-US"/>
          </w:rPr>
          <w:lastRenderedPageBreak/>
          <w:delText>&lt;defaultcall function="main"/&gt;</w:delText>
        </w:r>
      </w:del>
    </w:p>
    <w:p w:rsidR="003207E2" w:rsidRPr="00420B4F" w:rsidDel="006844C3" w:rsidRDefault="003207E2" w:rsidP="00C51025">
      <w:pPr>
        <w:spacing w:after="0" w:line="240" w:lineRule="auto"/>
        <w:ind w:firstLine="720"/>
        <w:jc w:val="left"/>
        <w:rPr>
          <w:del w:id="1113" w:author="Jonas" w:date="2011-11-07T00:05:00Z"/>
          <w:rFonts w:ascii="Times New Roman" w:eastAsia="Times New Roman" w:hAnsi="Times New Roman" w:cs="Times New Roman"/>
          <w:szCs w:val="24"/>
          <w:lang w:val="en-US"/>
        </w:rPr>
      </w:pPr>
      <w:del w:id="1114" w:author="Jonas" w:date="2011-11-07T00:05:00Z">
        <w:r w:rsidRPr="00420B4F" w:rsidDel="006844C3">
          <w:rPr>
            <w:rFonts w:ascii="Courier New" w:eastAsia="Times New Roman" w:hAnsi="Courier New" w:cs="Courier New"/>
            <w:color w:val="000000"/>
            <w:sz w:val="22"/>
            <w:lang w:val="en-US"/>
          </w:rPr>
          <w:delText xml:space="preserve">&lt;function name="main"&gt;    </w:delText>
        </w:r>
      </w:del>
    </w:p>
    <w:p w:rsidR="003207E2" w:rsidRPr="00420B4F" w:rsidDel="006844C3" w:rsidRDefault="003207E2" w:rsidP="00C51025">
      <w:pPr>
        <w:spacing w:after="0" w:line="240" w:lineRule="auto"/>
        <w:ind w:left="1440"/>
        <w:jc w:val="left"/>
        <w:rPr>
          <w:del w:id="1115" w:author="Jonas" w:date="2011-11-07T00:05:00Z"/>
          <w:rFonts w:ascii="Times New Roman" w:eastAsia="Times New Roman" w:hAnsi="Times New Roman" w:cs="Times New Roman"/>
          <w:szCs w:val="24"/>
          <w:lang w:val="en-US"/>
        </w:rPr>
      </w:pPr>
      <w:del w:id="1116" w:author="Jonas" w:date="2011-11-07T00:05:00Z">
        <w:r w:rsidRPr="00420B4F" w:rsidDel="006844C3">
          <w:rPr>
            <w:rFonts w:ascii="Courier New" w:eastAsia="Times New Roman" w:hAnsi="Courier New" w:cs="Courier New"/>
            <w:color w:val="000000"/>
            <w:sz w:val="22"/>
            <w:lang w:val="en-US"/>
          </w:rPr>
          <w:delText>&lt;sequence&gt;</w:delText>
        </w:r>
      </w:del>
    </w:p>
    <w:p w:rsidR="003207E2" w:rsidRPr="00420B4F" w:rsidDel="006844C3" w:rsidRDefault="003207E2" w:rsidP="00C51025">
      <w:pPr>
        <w:spacing w:after="0" w:line="240" w:lineRule="auto"/>
        <w:ind w:left="2160"/>
        <w:jc w:val="left"/>
        <w:rPr>
          <w:del w:id="1117" w:author="Jonas" w:date="2011-11-07T00:05:00Z"/>
          <w:rFonts w:ascii="Times New Roman" w:eastAsia="Times New Roman" w:hAnsi="Times New Roman" w:cs="Times New Roman"/>
          <w:szCs w:val="24"/>
          <w:lang w:val="en-US"/>
        </w:rPr>
      </w:pPr>
      <w:del w:id="1118" w:author="Jonas" w:date="2011-11-07T00:05:00Z">
        <w:r w:rsidRPr="00420B4F" w:rsidDel="006844C3">
          <w:rPr>
            <w:rFonts w:ascii="Courier New" w:eastAsia="Times New Roman" w:hAnsi="Courier New" w:cs="Courier New"/>
            <w:color w:val="000000"/>
            <w:sz w:val="22"/>
            <w:lang w:val="en-US"/>
          </w:rPr>
          <w:delText>&lt;stafcmd&gt;</w:delText>
        </w:r>
      </w:del>
    </w:p>
    <w:p w:rsidR="003207E2" w:rsidRPr="00420B4F" w:rsidDel="006844C3" w:rsidRDefault="003207E2" w:rsidP="00C51025">
      <w:pPr>
        <w:spacing w:after="0" w:line="240" w:lineRule="auto"/>
        <w:ind w:left="2880"/>
        <w:jc w:val="left"/>
        <w:rPr>
          <w:del w:id="1119" w:author="Jonas" w:date="2011-11-07T00:05:00Z"/>
          <w:rFonts w:ascii="Times New Roman" w:eastAsia="Times New Roman" w:hAnsi="Times New Roman" w:cs="Times New Roman"/>
          <w:szCs w:val="24"/>
          <w:lang w:val="en-US"/>
        </w:rPr>
      </w:pPr>
      <w:del w:id="1120" w:author="Jonas" w:date="2011-11-07T00:05:00Z">
        <w:r w:rsidRPr="00420B4F" w:rsidDel="006844C3">
          <w:rPr>
            <w:rFonts w:ascii="Courier New" w:eastAsia="Times New Roman" w:hAnsi="Courier New" w:cs="Courier New"/>
            <w:color w:val="000000"/>
            <w:sz w:val="22"/>
            <w:lang w:val="en-US"/>
          </w:rPr>
          <w:delText>&lt;location&gt;'local'&lt;/location&gt;</w:delText>
        </w:r>
      </w:del>
    </w:p>
    <w:p w:rsidR="003207E2" w:rsidRPr="00420B4F" w:rsidDel="006844C3" w:rsidRDefault="003207E2" w:rsidP="00C51025">
      <w:pPr>
        <w:spacing w:after="0" w:line="240" w:lineRule="auto"/>
        <w:ind w:left="2160" w:firstLine="720"/>
        <w:jc w:val="left"/>
        <w:rPr>
          <w:del w:id="1121" w:author="Jonas" w:date="2011-11-07T00:05:00Z"/>
          <w:rFonts w:ascii="Times New Roman" w:eastAsia="Times New Roman" w:hAnsi="Times New Roman" w:cs="Times New Roman"/>
          <w:szCs w:val="24"/>
          <w:lang w:val="en-US"/>
        </w:rPr>
      </w:pPr>
      <w:del w:id="1122" w:author="Jonas" w:date="2011-11-07T00:05:00Z">
        <w:r w:rsidRPr="00420B4F" w:rsidDel="006844C3">
          <w:rPr>
            <w:rFonts w:ascii="Courier New" w:eastAsia="Times New Roman" w:hAnsi="Courier New" w:cs="Courier New"/>
            <w:color w:val="000000"/>
            <w:sz w:val="22"/>
            <w:lang w:val="en-US"/>
          </w:rPr>
          <w:delText>&lt;service&gt;'delay'&lt;/service&gt;</w:delText>
        </w:r>
      </w:del>
    </w:p>
    <w:p w:rsidR="003207E2" w:rsidRPr="00420B4F" w:rsidDel="006844C3" w:rsidRDefault="003207E2" w:rsidP="00C51025">
      <w:pPr>
        <w:spacing w:after="0" w:line="240" w:lineRule="auto"/>
        <w:ind w:left="2880"/>
        <w:jc w:val="left"/>
        <w:rPr>
          <w:del w:id="1123" w:author="Jonas" w:date="2011-11-07T00:05:00Z"/>
          <w:rFonts w:ascii="Times New Roman" w:eastAsia="Times New Roman" w:hAnsi="Times New Roman" w:cs="Times New Roman"/>
          <w:szCs w:val="24"/>
          <w:lang w:val="en-US"/>
        </w:rPr>
      </w:pPr>
      <w:del w:id="1124" w:author="Jonas" w:date="2011-11-07T00:05:00Z">
        <w:r w:rsidRPr="00420B4F" w:rsidDel="006844C3">
          <w:rPr>
            <w:rFonts w:ascii="Courier New" w:eastAsia="Times New Roman" w:hAnsi="Courier New" w:cs="Courier New"/>
            <w:color w:val="000000"/>
            <w:sz w:val="22"/>
            <w:lang w:val="en-US"/>
          </w:rPr>
          <w:delText>&lt;request&gt;'delay 50000'&lt;/request&gt;</w:delText>
        </w:r>
      </w:del>
    </w:p>
    <w:p w:rsidR="003207E2" w:rsidRPr="00420B4F" w:rsidDel="006844C3" w:rsidRDefault="003207E2" w:rsidP="00C51025">
      <w:pPr>
        <w:spacing w:after="0" w:line="240" w:lineRule="auto"/>
        <w:ind w:left="2160"/>
        <w:jc w:val="left"/>
        <w:rPr>
          <w:del w:id="1125" w:author="Jonas" w:date="2011-11-07T00:05:00Z"/>
          <w:rFonts w:ascii="Times New Roman" w:eastAsia="Times New Roman" w:hAnsi="Times New Roman" w:cs="Times New Roman"/>
          <w:szCs w:val="24"/>
          <w:lang w:val="en-US"/>
        </w:rPr>
      </w:pPr>
      <w:del w:id="1126" w:author="Jonas" w:date="2011-11-07T00:05:00Z">
        <w:r w:rsidRPr="00420B4F" w:rsidDel="006844C3">
          <w:rPr>
            <w:rFonts w:ascii="Courier New" w:eastAsia="Times New Roman" w:hAnsi="Courier New" w:cs="Courier New"/>
            <w:color w:val="000000"/>
            <w:sz w:val="22"/>
            <w:lang w:val="en-US"/>
          </w:rPr>
          <w:delText>&lt;/stafcmd&gt;</w:delText>
        </w:r>
      </w:del>
    </w:p>
    <w:p w:rsidR="003207E2" w:rsidRPr="00420B4F" w:rsidDel="006844C3" w:rsidRDefault="003207E2" w:rsidP="00C51025">
      <w:pPr>
        <w:spacing w:after="0" w:line="240" w:lineRule="auto"/>
        <w:ind w:left="2160"/>
        <w:jc w:val="left"/>
        <w:rPr>
          <w:del w:id="1127" w:author="Jonas" w:date="2011-11-07T00:05:00Z"/>
          <w:rFonts w:ascii="Times New Roman" w:eastAsia="Times New Roman" w:hAnsi="Times New Roman" w:cs="Times New Roman"/>
          <w:szCs w:val="24"/>
          <w:lang w:val="en-US"/>
        </w:rPr>
      </w:pPr>
      <w:del w:id="1128" w:author="Jonas" w:date="2011-11-07T00:05:00Z">
        <w:r w:rsidRPr="00420B4F" w:rsidDel="006844C3">
          <w:rPr>
            <w:rFonts w:ascii="Courier New" w:eastAsia="Times New Roman" w:hAnsi="Courier New" w:cs="Courier New"/>
            <w:color w:val="000000"/>
            <w:sz w:val="22"/>
            <w:lang w:val="en-US"/>
          </w:rPr>
          <w:delText>&lt;if expr="RC != 0"&gt;</w:delText>
        </w:r>
      </w:del>
    </w:p>
    <w:p w:rsidR="003207E2" w:rsidRPr="00420B4F" w:rsidDel="006844C3" w:rsidRDefault="003207E2" w:rsidP="00C51025">
      <w:pPr>
        <w:spacing w:after="0" w:line="240" w:lineRule="auto"/>
        <w:ind w:left="2880"/>
        <w:jc w:val="left"/>
        <w:rPr>
          <w:del w:id="1129" w:author="Jonas" w:date="2011-11-07T00:05:00Z"/>
          <w:rFonts w:ascii="Times New Roman" w:eastAsia="Times New Roman" w:hAnsi="Times New Roman" w:cs="Times New Roman"/>
          <w:szCs w:val="24"/>
          <w:lang w:val="en-US"/>
        </w:rPr>
      </w:pPr>
      <w:del w:id="1130"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3600"/>
        <w:jc w:val="left"/>
        <w:rPr>
          <w:del w:id="1131" w:author="Jonas" w:date="2011-11-07T00:05:00Z"/>
          <w:rFonts w:ascii="Times New Roman" w:eastAsia="Times New Roman" w:hAnsi="Times New Roman" w:cs="Times New Roman"/>
          <w:szCs w:val="24"/>
          <w:lang w:val="en-US"/>
        </w:rPr>
      </w:pPr>
      <w:del w:id="1132" w:author="Jonas" w:date="2011-11-07T00:05:00Z">
        <w:r w:rsidRPr="00420B4F" w:rsidDel="006844C3">
          <w:rPr>
            <w:rFonts w:ascii="Courier New" w:eastAsia="Times New Roman" w:hAnsi="Courier New" w:cs="Courier New"/>
            <w:color w:val="000000"/>
            <w:sz w:val="22"/>
            <w:lang w:val="en-US"/>
          </w:rPr>
          <w:delText>'Error: RC = %s' % (RC)</w:delText>
        </w:r>
      </w:del>
    </w:p>
    <w:p w:rsidR="003207E2" w:rsidRPr="00420B4F" w:rsidDel="006844C3" w:rsidRDefault="003207E2" w:rsidP="00C51025">
      <w:pPr>
        <w:spacing w:after="0" w:line="240" w:lineRule="auto"/>
        <w:ind w:left="2160" w:firstLine="720"/>
        <w:jc w:val="left"/>
        <w:rPr>
          <w:del w:id="1133" w:author="Jonas" w:date="2011-11-07T00:05:00Z"/>
          <w:rFonts w:ascii="Times New Roman" w:eastAsia="Times New Roman" w:hAnsi="Times New Roman" w:cs="Times New Roman"/>
          <w:szCs w:val="24"/>
          <w:lang w:val="en-US"/>
        </w:rPr>
      </w:pPr>
      <w:del w:id="1134"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2160" w:firstLine="720"/>
        <w:jc w:val="left"/>
        <w:rPr>
          <w:del w:id="1135" w:author="Jonas" w:date="2011-11-07T00:05:00Z"/>
          <w:rFonts w:ascii="Times New Roman" w:eastAsia="Times New Roman" w:hAnsi="Times New Roman" w:cs="Times New Roman"/>
          <w:szCs w:val="24"/>
          <w:lang w:val="en-US"/>
        </w:rPr>
      </w:pPr>
      <w:del w:id="1136" w:author="Jonas" w:date="2011-11-07T00:05:00Z">
        <w:r w:rsidRPr="00420B4F" w:rsidDel="006844C3">
          <w:rPr>
            <w:rFonts w:ascii="Courier New" w:eastAsia="Times New Roman" w:hAnsi="Courier New" w:cs="Courier New"/>
            <w:color w:val="000000"/>
            <w:sz w:val="22"/>
            <w:lang w:val="en-US"/>
          </w:rPr>
          <w:delText>&lt;else&gt;</w:delText>
        </w:r>
      </w:del>
    </w:p>
    <w:p w:rsidR="003207E2" w:rsidRPr="00420B4F" w:rsidDel="006844C3" w:rsidRDefault="003207E2" w:rsidP="00C51025">
      <w:pPr>
        <w:spacing w:after="0" w:line="240" w:lineRule="auto"/>
        <w:ind w:left="3600"/>
        <w:jc w:val="left"/>
        <w:rPr>
          <w:del w:id="1137" w:author="Jonas" w:date="2011-11-07T00:05:00Z"/>
          <w:rFonts w:ascii="Times New Roman" w:eastAsia="Times New Roman" w:hAnsi="Times New Roman" w:cs="Times New Roman"/>
          <w:szCs w:val="24"/>
          <w:lang w:val="en-US"/>
        </w:rPr>
      </w:pPr>
      <w:del w:id="1138"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4320"/>
        <w:jc w:val="left"/>
        <w:rPr>
          <w:del w:id="1139" w:author="Jonas" w:date="2011-11-07T00:05:00Z"/>
          <w:rFonts w:ascii="Times New Roman" w:eastAsia="Times New Roman" w:hAnsi="Times New Roman" w:cs="Times New Roman"/>
          <w:szCs w:val="24"/>
          <w:lang w:val="en-US"/>
        </w:rPr>
      </w:pPr>
      <w:del w:id="1140" w:author="Jonas" w:date="2011-11-07T00:05:00Z">
        <w:r w:rsidRPr="00420B4F" w:rsidDel="006844C3">
          <w:rPr>
            <w:rFonts w:ascii="Courier New" w:eastAsia="Times New Roman" w:hAnsi="Courier New" w:cs="Courier New"/>
            <w:color w:val="000000"/>
            <w:sz w:val="22"/>
            <w:lang w:val="en-US"/>
          </w:rPr>
          <w:delText>'Success = %s' % (STAXResult)</w:delText>
        </w:r>
      </w:del>
    </w:p>
    <w:p w:rsidR="003207E2" w:rsidRPr="00420B4F" w:rsidDel="006844C3" w:rsidRDefault="003207E2" w:rsidP="00C51025">
      <w:pPr>
        <w:spacing w:after="0" w:line="240" w:lineRule="auto"/>
        <w:ind w:left="3600"/>
        <w:jc w:val="left"/>
        <w:rPr>
          <w:del w:id="1141" w:author="Jonas" w:date="2011-11-07T00:05:00Z"/>
          <w:rFonts w:ascii="Times New Roman" w:eastAsia="Times New Roman" w:hAnsi="Times New Roman" w:cs="Times New Roman"/>
          <w:szCs w:val="24"/>
          <w:lang w:val="en-US"/>
        </w:rPr>
      </w:pPr>
      <w:del w:id="1142" w:author="Jonas" w:date="2011-11-07T00:05:00Z">
        <w:r w:rsidRPr="00420B4F" w:rsidDel="006844C3">
          <w:rPr>
            <w:rFonts w:ascii="Courier New" w:eastAsia="Times New Roman" w:hAnsi="Courier New" w:cs="Courier New"/>
            <w:color w:val="000000"/>
            <w:sz w:val="22"/>
            <w:lang w:val="en-US"/>
          </w:rPr>
          <w:delText>&lt;/message&gt;</w:delText>
        </w:r>
      </w:del>
    </w:p>
    <w:p w:rsidR="003207E2" w:rsidRPr="00420B4F" w:rsidDel="006844C3" w:rsidRDefault="003207E2" w:rsidP="00C51025">
      <w:pPr>
        <w:spacing w:after="0" w:line="240" w:lineRule="auto"/>
        <w:ind w:left="2880"/>
        <w:jc w:val="left"/>
        <w:rPr>
          <w:del w:id="1143" w:author="Jonas" w:date="2011-11-07T00:05:00Z"/>
          <w:rFonts w:ascii="Times New Roman" w:eastAsia="Times New Roman" w:hAnsi="Times New Roman" w:cs="Times New Roman"/>
          <w:szCs w:val="24"/>
          <w:lang w:val="en-US"/>
        </w:rPr>
      </w:pPr>
      <w:del w:id="1144" w:author="Jonas" w:date="2011-11-07T00:05:00Z">
        <w:r w:rsidRPr="00420B4F" w:rsidDel="006844C3">
          <w:rPr>
            <w:rFonts w:ascii="Courier New" w:eastAsia="Times New Roman" w:hAnsi="Courier New" w:cs="Courier New"/>
            <w:color w:val="000000"/>
            <w:sz w:val="22"/>
            <w:lang w:val="en-US"/>
          </w:rPr>
          <w:delText>&lt;/else&gt;</w:delText>
        </w:r>
      </w:del>
    </w:p>
    <w:p w:rsidR="003207E2" w:rsidRPr="00420B4F" w:rsidDel="006844C3" w:rsidRDefault="003207E2" w:rsidP="00C51025">
      <w:pPr>
        <w:spacing w:after="0" w:line="240" w:lineRule="auto"/>
        <w:ind w:left="2160"/>
        <w:jc w:val="left"/>
        <w:rPr>
          <w:del w:id="1145" w:author="Jonas" w:date="2011-11-07T00:05:00Z"/>
          <w:rFonts w:ascii="Times New Roman" w:eastAsia="Times New Roman" w:hAnsi="Times New Roman" w:cs="Times New Roman"/>
          <w:szCs w:val="24"/>
          <w:lang w:val="en-US"/>
        </w:rPr>
      </w:pPr>
      <w:del w:id="1146" w:author="Jonas" w:date="2011-11-07T00:05:00Z">
        <w:r w:rsidRPr="00420B4F" w:rsidDel="006844C3">
          <w:rPr>
            <w:rFonts w:ascii="Courier New" w:eastAsia="Times New Roman" w:hAnsi="Courier New" w:cs="Courier New"/>
            <w:color w:val="000000"/>
            <w:sz w:val="22"/>
            <w:lang w:val="en-US"/>
          </w:rPr>
          <w:delText>&lt;/if&gt;</w:delText>
        </w:r>
      </w:del>
    </w:p>
    <w:p w:rsidR="003207E2" w:rsidRPr="00420B4F" w:rsidDel="006844C3" w:rsidRDefault="003207E2" w:rsidP="00C51025">
      <w:pPr>
        <w:spacing w:after="0" w:line="240" w:lineRule="auto"/>
        <w:ind w:left="720" w:firstLine="720"/>
        <w:jc w:val="left"/>
        <w:rPr>
          <w:del w:id="1147" w:author="Jonas" w:date="2011-11-07T00:05:00Z"/>
          <w:rFonts w:ascii="Times New Roman" w:eastAsia="Times New Roman" w:hAnsi="Times New Roman" w:cs="Times New Roman"/>
          <w:szCs w:val="24"/>
          <w:lang w:val="en-US"/>
        </w:rPr>
      </w:pPr>
      <w:del w:id="1148" w:author="Jonas" w:date="2011-11-07T00:05:00Z">
        <w:r w:rsidRPr="00420B4F" w:rsidDel="006844C3">
          <w:rPr>
            <w:rFonts w:ascii="Courier New" w:eastAsia="Times New Roman" w:hAnsi="Courier New" w:cs="Courier New"/>
            <w:color w:val="000000"/>
            <w:sz w:val="22"/>
            <w:lang w:val="en-US"/>
          </w:rPr>
          <w:delText>&lt;/sequence&gt;</w:delText>
        </w:r>
      </w:del>
    </w:p>
    <w:p w:rsidR="00E95DBD" w:rsidRPr="00420B4F" w:rsidRDefault="003207E2" w:rsidP="00C51025">
      <w:pPr>
        <w:ind w:firstLine="708"/>
        <w:jc w:val="left"/>
        <w:rPr>
          <w:lang w:val="en-US"/>
        </w:rPr>
      </w:pPr>
      <w:del w:id="1149" w:author="Jonas" w:date="2011-11-07T00:05:00Z">
        <w:r w:rsidRPr="00420B4F" w:rsidDel="006844C3">
          <w:rPr>
            <w:rFonts w:ascii="Courier New" w:eastAsia="Times New Roman" w:hAnsi="Courier New" w:cs="Courier New"/>
            <w:color w:val="000000"/>
            <w:sz w:val="22"/>
            <w:lang w:val="en-US"/>
          </w:rPr>
          <w:delText>&lt;/function&gt;</w:delText>
        </w:r>
        <w:r w:rsidRPr="00420B4F" w:rsidDel="006844C3">
          <w:rPr>
            <w:rFonts w:ascii="Times New Roman" w:eastAsia="Times New Roman" w:hAnsi="Times New Roman" w:cs="Times New Roman"/>
            <w:szCs w:val="24"/>
            <w:lang w:val="en-US"/>
          </w:rPr>
          <w:br/>
        </w:r>
        <w:r w:rsidRPr="00420B4F" w:rsidDel="006844C3">
          <w:rPr>
            <w:rFonts w:ascii="Courier New" w:eastAsia="Times New Roman" w:hAnsi="Courier New" w:cs="Courier New"/>
            <w:color w:val="000000"/>
            <w:sz w:val="22"/>
            <w:lang w:val="en-US"/>
          </w:rPr>
          <w:delText>&lt;/stax&gt;</w:delText>
        </w:r>
      </w:del>
    </w:p>
    <w:p w:rsidR="003207E2" w:rsidRDefault="003207E2" w:rsidP="003207E2">
      <w:r>
        <w:t xml:space="preserve">Hier wird eine </w:t>
      </w:r>
      <w:r w:rsidRPr="003207E2">
        <w:rPr>
          <w:i/>
        </w:rPr>
        <w:t>main</w:t>
      </w:r>
      <w:r>
        <w:t xml:space="preserve"> Funktion definiert, die mit dem defaultcall aufgerufen wird. In der main Funktion wird eine Sequenz gestartet, die einen STAF Command/Service “delay” mit 50 Sekunden ausführt. Wenn der delay fehlschlägt, wird eine Error Message angezeigt.</w:t>
      </w:r>
    </w:p>
    <w:p w:rsidR="00E95DBD" w:rsidRDefault="003207E2" w:rsidP="003207E2">
      <w:r>
        <w:t>Im folgenden Bild kann man den STAX Job Monitor sehen.</w:t>
      </w:r>
    </w:p>
    <w:p w:rsidR="003207E2" w:rsidRDefault="003207E2" w:rsidP="00A61EC6">
      <w:pPr>
        <w:pStyle w:val="KeinLeerraum"/>
        <w:jc w:val="center"/>
      </w:pPr>
      <w:r>
        <w:rPr>
          <w:noProof/>
        </w:rPr>
        <w:drawing>
          <wp:inline distT="0" distB="0" distL="0" distR="0">
            <wp:extent cx="5495925" cy="2053326"/>
            <wp:effectExtent l="19050" t="0" r="9525" b="0"/>
            <wp:docPr id="44" name="internal-source-marker_0.08628454837757804" descr="https://lh4.googleusercontent.com/d4vX3CzHknXZ9jjkRhVTV2F8mgNoaCL_OkCPgtJZ30Fxvq5O5LDsHFffVivFhOR7sTIYPvfO9mXTZePYU4yuKH0AwOUU8cKFTKmXUvcloBYA2fMgJ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4.googleusercontent.com/d4vX3CzHknXZ9jjkRhVTV2F8mgNoaCL_OkCPgtJZ30Fxvq5O5LDsHFffVivFhOR7sTIYPvfO9mXTZePYU4yuKH0AwOUU8cKFTKmXUvcloBYA2fMgJlc"/>
                    <pic:cNvPicPr>
                      <a:picLocks noChangeAspect="1" noChangeArrowheads="1"/>
                    </pic:cNvPicPr>
                  </pic:nvPicPr>
                  <pic:blipFill>
                    <a:blip r:embed="rId34" cstate="print"/>
                    <a:srcRect/>
                    <a:stretch>
                      <a:fillRect/>
                    </a:stretch>
                  </pic:blipFill>
                  <pic:spPr bwMode="auto">
                    <a:xfrm>
                      <a:off x="0" y="0"/>
                      <a:ext cx="5494919" cy="2052950"/>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ins w:id="1150" w:author="MPH" w:date="2011-11-09T23:01:00Z">
          <w:r w:rsidR="0091125B">
            <w:rPr>
              <w:noProof/>
            </w:rPr>
            <w:t>25</w:t>
          </w:r>
        </w:ins>
        <w:del w:id="1151" w:author="MPH" w:date="2011-11-07T22:47:00Z">
          <w:r w:rsidR="006844C3" w:rsidDel="00E52B48">
            <w:rPr>
              <w:noProof/>
            </w:rPr>
            <w:delText>20</w:delText>
          </w:r>
        </w:del>
      </w:fldSimple>
      <w:r>
        <w:t>: STAX Job Monitor</w:t>
      </w:r>
    </w:p>
    <w:p w:rsidR="00E95DBD" w:rsidRDefault="003207E2" w:rsidP="00BC1773">
      <w:r w:rsidRPr="003207E2">
        <w:t>Hier können wir nun neue Jobs hinzufügen.</w:t>
      </w:r>
    </w:p>
    <w:p w:rsidR="003207E2" w:rsidRDefault="003207E2" w:rsidP="00A61EC6">
      <w:pPr>
        <w:pStyle w:val="KeinLeerraum"/>
        <w:jc w:val="center"/>
      </w:pPr>
      <w:r>
        <w:rPr>
          <w:noProof/>
        </w:rPr>
        <w:lastRenderedPageBreak/>
        <w:drawing>
          <wp:inline distT="0" distB="0" distL="0" distR="0">
            <wp:extent cx="5760720" cy="2875935"/>
            <wp:effectExtent l="19050" t="0" r="0" b="0"/>
            <wp:docPr id="45" name="internal-source-marker_0.08628454837757804" descr="https://lh6.googleusercontent.com/_m6bz5ummUQuwq8aBr_Rn7e9yd1LUqHzpSjrOpZYNfVy6yNt9fMZ63-30dwDzk3eeFf62dAX7wJQPVdPkvfp10w_M3zLPShUDA9zPIAx9CbEHDuAX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6.googleusercontent.com/_m6bz5ummUQuwq8aBr_Rn7e9yd1LUqHzpSjrOpZYNfVy6yNt9fMZ63-30dwDzk3eeFf62dAX7wJQPVdPkvfp10w_M3zLPShUDA9zPIAx9CbEHDuAXsM"/>
                    <pic:cNvPicPr>
                      <a:picLocks noChangeAspect="1" noChangeArrowheads="1"/>
                    </pic:cNvPicPr>
                  </pic:nvPicPr>
                  <pic:blipFill>
                    <a:blip r:embed="rId35" cstate="print"/>
                    <a:srcRect/>
                    <a:stretch>
                      <a:fillRect/>
                    </a:stretch>
                  </pic:blipFill>
                  <pic:spPr bwMode="auto">
                    <a:xfrm>
                      <a:off x="0" y="0"/>
                      <a:ext cx="5760720" cy="2875935"/>
                    </a:xfrm>
                    <a:prstGeom prst="rect">
                      <a:avLst/>
                    </a:prstGeom>
                    <a:noFill/>
                    <a:ln w="9525">
                      <a:noFill/>
                      <a:miter lim="800000"/>
                      <a:headEnd/>
                      <a:tailEnd/>
                    </a:ln>
                  </pic:spPr>
                </pic:pic>
              </a:graphicData>
            </a:graphic>
          </wp:inline>
        </w:drawing>
      </w:r>
    </w:p>
    <w:p w:rsidR="00E95DBD" w:rsidRDefault="003207E2" w:rsidP="003207E2">
      <w:pPr>
        <w:pStyle w:val="Beschriftung"/>
        <w:jc w:val="center"/>
      </w:pPr>
      <w:r>
        <w:t xml:space="preserve">Abbildung </w:t>
      </w:r>
      <w:fldSimple w:instr=" SEQ Abbildung \* ARABIC ">
        <w:ins w:id="1152" w:author="MPH" w:date="2011-11-09T23:01:00Z">
          <w:r w:rsidR="0091125B">
            <w:rPr>
              <w:noProof/>
            </w:rPr>
            <w:t>26</w:t>
          </w:r>
        </w:ins>
        <w:del w:id="1153" w:author="MPH" w:date="2011-11-07T22:47:00Z">
          <w:r w:rsidR="006844C3" w:rsidDel="00E52B48">
            <w:rPr>
              <w:noProof/>
            </w:rPr>
            <w:delText>21</w:delText>
          </w:r>
        </w:del>
      </w:fldSimple>
      <w:r>
        <w:t>: STAX Job Monitor: Job hinzufügen</w:t>
      </w:r>
    </w:p>
    <w:p w:rsidR="00E95DBD" w:rsidRDefault="003207E2" w:rsidP="00BC1773">
      <w:r>
        <w:t>Nun wird die *.xml-Datei ausgewählt und der Job kann gestartet werden.</w:t>
      </w:r>
    </w:p>
    <w:p w:rsidR="003207E2" w:rsidRDefault="003207E2" w:rsidP="00A61EC6">
      <w:pPr>
        <w:pStyle w:val="KeinLeerraum"/>
        <w:jc w:val="center"/>
      </w:pPr>
      <w:r>
        <w:rPr>
          <w:noProof/>
        </w:rPr>
        <w:drawing>
          <wp:inline distT="0" distB="0" distL="0" distR="0">
            <wp:extent cx="5760720" cy="4416749"/>
            <wp:effectExtent l="19050" t="0" r="0" b="0"/>
            <wp:docPr id="49" name="internal-source-marker_0.08628454837757804" descr="https://lh5.googleusercontent.com/ZU_Oz4fDxbBAOAy5gwpe1YuwnUdqMVA5-nNkIw9RAZ3SqSd9inXe-6UuGDatZf1dNcCIsMgUcpFnpKDEBI6KhFJanDfycDPJ8mdM0GsWQLEW1LmnS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08628454837757804" descr="https://lh5.googleusercontent.com/ZU_Oz4fDxbBAOAy5gwpe1YuwnUdqMVA5-nNkIw9RAZ3SqSd9inXe-6UuGDatZf1dNcCIsMgUcpFnpKDEBI6KhFJanDfycDPJ8mdM0GsWQLEW1LmnS3A"/>
                    <pic:cNvPicPr>
                      <a:picLocks noChangeAspect="1" noChangeArrowheads="1"/>
                    </pic:cNvPicPr>
                  </pic:nvPicPr>
                  <pic:blipFill>
                    <a:blip r:embed="rId36" cstate="print"/>
                    <a:srcRect/>
                    <a:stretch>
                      <a:fillRect/>
                    </a:stretch>
                  </pic:blipFill>
                  <pic:spPr bwMode="auto">
                    <a:xfrm>
                      <a:off x="0" y="0"/>
                      <a:ext cx="5760720" cy="4416749"/>
                    </a:xfrm>
                    <a:prstGeom prst="rect">
                      <a:avLst/>
                    </a:prstGeom>
                    <a:noFill/>
                    <a:ln w="9525">
                      <a:noFill/>
                      <a:miter lim="800000"/>
                      <a:headEnd/>
                      <a:tailEnd/>
                    </a:ln>
                  </pic:spPr>
                </pic:pic>
              </a:graphicData>
            </a:graphic>
          </wp:inline>
        </w:drawing>
      </w:r>
    </w:p>
    <w:p w:rsidR="003207E2" w:rsidRDefault="003207E2" w:rsidP="003207E2">
      <w:pPr>
        <w:pStyle w:val="Beschriftung"/>
        <w:jc w:val="center"/>
      </w:pPr>
      <w:r>
        <w:t xml:space="preserve">Abbildung </w:t>
      </w:r>
      <w:fldSimple w:instr=" SEQ Abbildung \* ARABIC ">
        <w:ins w:id="1154" w:author="MPH" w:date="2011-11-09T23:01:00Z">
          <w:r w:rsidR="0091125B">
            <w:rPr>
              <w:noProof/>
            </w:rPr>
            <w:t>27</w:t>
          </w:r>
        </w:ins>
        <w:del w:id="1155" w:author="MPH" w:date="2011-11-07T22:47:00Z">
          <w:r w:rsidR="006844C3" w:rsidDel="00E52B48">
            <w:rPr>
              <w:noProof/>
            </w:rPr>
            <w:delText>22</w:delText>
          </w:r>
        </w:del>
      </w:fldSimple>
      <w:r>
        <w:t>: STAX Job Monitor: Job starten</w:t>
      </w:r>
    </w:p>
    <w:p w:rsidR="003207E2" w:rsidRDefault="003207E2" w:rsidP="00BC1773">
      <w:r w:rsidRPr="003207E2">
        <w:t>STAX</w:t>
      </w:r>
      <w:r>
        <w:t xml:space="preserve"> liefert viele Informationen, welche man</w:t>
      </w:r>
      <w:r w:rsidRPr="003207E2">
        <w:t xml:space="preserve"> über die XML Datei </w:t>
      </w:r>
      <w:r>
        <w:t>d</w:t>
      </w:r>
      <w:r w:rsidRPr="003207E2">
        <w:t>efinieren</w:t>
      </w:r>
      <w:r>
        <w:t xml:space="preserve"> kann</w:t>
      </w:r>
      <w:r w:rsidRPr="003207E2">
        <w:t xml:space="preserve"> und </w:t>
      </w:r>
      <w:r>
        <w:t xml:space="preserve">dabei </w:t>
      </w:r>
      <w:r w:rsidRPr="003207E2">
        <w:t>dank Jython auf die kompletten Java und Python Libraries zurückgreifen</w:t>
      </w:r>
      <w:r>
        <w:t xml:space="preserve"> kann</w:t>
      </w:r>
      <w:r w:rsidRPr="003207E2">
        <w:t>.</w:t>
      </w:r>
    </w:p>
    <w:p w:rsidR="003207E2" w:rsidRDefault="003207E2" w:rsidP="00BC1773"/>
    <w:p w:rsidR="003207E2" w:rsidRDefault="00807120" w:rsidP="00807120">
      <w:pPr>
        <w:pStyle w:val="berschrift2"/>
        <w:numPr>
          <w:ilvl w:val="1"/>
          <w:numId w:val="3"/>
        </w:numPr>
      </w:pPr>
      <w:r>
        <w:t xml:space="preserve"> </w:t>
      </w:r>
      <w:bookmarkStart w:id="1156" w:name="_Toc308644306"/>
      <w:r>
        <w:t>Systemdesign und Programmstruktur</w:t>
      </w:r>
      <w:bookmarkEnd w:id="1156"/>
    </w:p>
    <w:p w:rsidR="00A61EC6" w:rsidRPr="00A61EC6" w:rsidRDefault="00A61EC6" w:rsidP="00A61EC6"/>
    <w:p w:rsidR="00807120" w:rsidRPr="00807120" w:rsidRDefault="00807120" w:rsidP="00A61EC6">
      <w:r w:rsidRPr="00807120">
        <w:t>Um die M</w:t>
      </w:r>
      <w:r>
        <w:t>ulti</w:t>
      </w:r>
      <w:r w:rsidRPr="00807120">
        <w:t>Castor2.0 Blackbox Tests durchzuführen, werden für die einzelnen Bereiche STAX</w:t>
      </w:r>
      <w:r>
        <w:t>-XML-</w:t>
      </w:r>
      <w:r w:rsidRPr="00807120">
        <w:t>Skripte erstellt. Die nun folgenden Module beschreiben die benötigten Skripte näher und beziehen sich auf die Anforderungs</w:t>
      </w:r>
      <w:r>
        <w:t>n</w:t>
      </w:r>
      <w:r w:rsidR="007A0D5C">
        <w:t xml:space="preserve">ummern aus dem </w:t>
      </w:r>
      <w:r w:rsidRPr="00807120">
        <w:t>Bu</w:t>
      </w:r>
      <w:r w:rsidR="007A0D5C">
        <w:t>siness Case</w:t>
      </w:r>
      <w:r w:rsidRPr="00807120">
        <w:t>.</w:t>
      </w:r>
    </w:p>
    <w:tbl>
      <w:tblPr>
        <w:tblStyle w:val="HelleSchattierung-Akzent2"/>
        <w:tblW w:w="0" w:type="auto"/>
        <w:tblLook w:val="04A0"/>
      </w:tblPr>
      <w:tblGrid>
        <w:gridCol w:w="4606"/>
        <w:gridCol w:w="4606"/>
      </w:tblGrid>
      <w:tr w:rsidR="009936EC" w:rsidTr="00193513">
        <w:trPr>
          <w:cnfStyle w:val="100000000000"/>
        </w:trPr>
        <w:tc>
          <w:tcPr>
            <w:cnfStyle w:val="001000000000"/>
            <w:tcW w:w="4606" w:type="dxa"/>
          </w:tcPr>
          <w:p w:rsidR="009936EC" w:rsidRDefault="009936EC" w:rsidP="00A61EC6">
            <w:pPr>
              <w:spacing w:line="276" w:lineRule="auto"/>
            </w:pPr>
            <w:r>
              <w:t>&lt;MOD-ID&gt;</w:t>
            </w:r>
          </w:p>
        </w:tc>
        <w:tc>
          <w:tcPr>
            <w:tcW w:w="4606" w:type="dxa"/>
          </w:tcPr>
          <w:p w:rsidR="009936EC" w:rsidRDefault="009936EC" w:rsidP="00A61EC6">
            <w:pPr>
              <w:spacing w:line="276" w:lineRule="auto"/>
              <w:cnfStyle w:val="100000000000"/>
            </w:pPr>
            <w:r>
              <w:t>/LF81.0/ Aufsetzen von Config-Filetest</w:t>
            </w:r>
            <w:r w:rsidR="00530CA4">
              <w:t>s</w:t>
            </w:r>
          </w:p>
        </w:tc>
      </w:tr>
      <w:tr w:rsidR="009936EC" w:rsidTr="00193513">
        <w:trPr>
          <w:cnfStyle w:val="000000100000"/>
        </w:trPr>
        <w:tc>
          <w:tcPr>
            <w:cnfStyle w:val="001000000000"/>
            <w:tcW w:w="4606" w:type="dxa"/>
          </w:tcPr>
          <w:p w:rsidR="009936EC" w:rsidRDefault="009936EC" w:rsidP="00A61EC6">
            <w:pPr>
              <w:spacing w:line="276" w:lineRule="auto"/>
            </w:pPr>
            <w:r>
              <w:t>Abgedeckte Systemanforderungen</w:t>
            </w:r>
          </w:p>
        </w:tc>
        <w:tc>
          <w:tcPr>
            <w:tcW w:w="4606" w:type="dxa"/>
          </w:tcPr>
          <w:p w:rsidR="009936EC" w:rsidRDefault="009936EC" w:rsidP="00A61EC6">
            <w:pPr>
              <w:spacing w:line="276" w:lineRule="auto"/>
              <w:cnfStyle w:val="000000100000"/>
            </w:pPr>
            <w:r>
              <w:t>Installiertes STAF/STAX</w:t>
            </w:r>
          </w:p>
        </w:tc>
      </w:tr>
      <w:tr w:rsidR="009936EC" w:rsidTr="00193513">
        <w:tc>
          <w:tcPr>
            <w:cnfStyle w:val="001000000000"/>
            <w:tcW w:w="4606" w:type="dxa"/>
          </w:tcPr>
          <w:p w:rsidR="009936EC" w:rsidRDefault="009936EC" w:rsidP="00A61EC6">
            <w:pPr>
              <w:spacing w:line="276" w:lineRule="auto"/>
            </w:pPr>
            <w:r>
              <w:t>Leistung:</w:t>
            </w:r>
          </w:p>
        </w:tc>
        <w:tc>
          <w:tcPr>
            <w:tcW w:w="4606" w:type="dxa"/>
          </w:tcPr>
          <w:p w:rsidR="009936EC" w:rsidRDefault="009936EC" w:rsidP="00A61EC6">
            <w:pPr>
              <w:spacing w:line="276" w:lineRule="auto"/>
              <w:cnfStyle w:val="000000000000"/>
            </w:pPr>
            <w:r>
              <w:t>Testet das korrekte Laden/Verwenden der MultiCastor2.0 Konfigurationsdateien</w:t>
            </w:r>
          </w:p>
        </w:tc>
      </w:tr>
      <w:tr w:rsidR="009936EC" w:rsidTr="00193513">
        <w:trPr>
          <w:cnfStyle w:val="000000100000"/>
        </w:trPr>
        <w:tc>
          <w:tcPr>
            <w:cnfStyle w:val="001000000000"/>
            <w:tcW w:w="4606" w:type="dxa"/>
          </w:tcPr>
          <w:p w:rsidR="009936EC" w:rsidRDefault="009936EC" w:rsidP="00A61EC6">
            <w:pPr>
              <w:spacing w:line="276" w:lineRule="auto"/>
            </w:pPr>
            <w:r>
              <w:t>Schnittstellen:</w:t>
            </w:r>
          </w:p>
        </w:tc>
        <w:tc>
          <w:tcPr>
            <w:tcW w:w="4606" w:type="dxa"/>
          </w:tcPr>
          <w:p w:rsidR="009936EC" w:rsidRDefault="009936EC" w:rsidP="00A61EC6">
            <w:pPr>
              <w:spacing w:line="276" w:lineRule="auto"/>
              <w:cnfStyle w:val="000000100000"/>
            </w:pPr>
            <w:r>
              <w:t>Filesystem, MultiCastor2.0 CLI</w:t>
            </w:r>
          </w:p>
        </w:tc>
      </w:tr>
      <w:tr w:rsidR="009936EC" w:rsidTr="00193513">
        <w:tc>
          <w:tcPr>
            <w:cnfStyle w:val="001000000000"/>
            <w:tcW w:w="4606" w:type="dxa"/>
          </w:tcPr>
          <w:p w:rsidR="009936EC" w:rsidRDefault="009936EC" w:rsidP="00A61EC6">
            <w:pPr>
              <w:spacing w:line="276" w:lineRule="auto"/>
            </w:pPr>
            <w:r>
              <w:t>Externe Daten:</w:t>
            </w:r>
          </w:p>
        </w:tc>
        <w:tc>
          <w:tcPr>
            <w:tcW w:w="4606" w:type="dxa"/>
          </w:tcPr>
          <w:p w:rsidR="009936EC" w:rsidRDefault="009936EC" w:rsidP="00A61EC6">
            <w:pPr>
              <w:spacing w:line="276" w:lineRule="auto"/>
              <w:cnfStyle w:val="000000000000"/>
            </w:pPr>
            <w:r>
              <w:t>vordefinierte Konfigurationsdateien für die Tests</w:t>
            </w:r>
          </w:p>
        </w:tc>
      </w:tr>
      <w:tr w:rsidR="009936EC" w:rsidTr="00193513">
        <w:trPr>
          <w:cnfStyle w:val="000000100000"/>
        </w:trPr>
        <w:tc>
          <w:tcPr>
            <w:cnfStyle w:val="001000000000"/>
            <w:tcW w:w="4606" w:type="dxa"/>
          </w:tcPr>
          <w:p w:rsidR="009936EC" w:rsidRDefault="009936EC" w:rsidP="00A61EC6">
            <w:pPr>
              <w:spacing w:line="276" w:lineRule="auto"/>
            </w:pPr>
            <w:r>
              <w:t>Ablageort:</w:t>
            </w:r>
          </w:p>
        </w:tc>
        <w:tc>
          <w:tcPr>
            <w:tcW w:w="4606" w:type="dxa"/>
          </w:tcPr>
          <w:p w:rsidR="009936EC" w:rsidRDefault="009936EC" w:rsidP="00A61EC6">
            <w:pPr>
              <w:spacing w:line="276" w:lineRule="auto"/>
              <w:cnfStyle w:val="000000100000"/>
            </w:pPr>
            <w:r>
              <w:t>/stax</w:t>
            </w:r>
          </w:p>
        </w:tc>
      </w:tr>
      <w:tr w:rsidR="009936EC" w:rsidTr="00193513">
        <w:tc>
          <w:tcPr>
            <w:cnfStyle w:val="001000000000"/>
            <w:tcW w:w="4606" w:type="dxa"/>
          </w:tcPr>
          <w:p w:rsidR="009936EC" w:rsidRDefault="009936EC" w:rsidP="00A61EC6">
            <w:pPr>
              <w:spacing w:line="276" w:lineRule="auto"/>
            </w:pPr>
            <w:r>
              <w:t>Offene Punkte</w:t>
            </w:r>
          </w:p>
        </w:tc>
        <w:tc>
          <w:tcPr>
            <w:tcW w:w="4606" w:type="dxa"/>
          </w:tcPr>
          <w:p w:rsidR="009936EC" w:rsidRDefault="009936EC" w:rsidP="00A61EC6">
            <w:pPr>
              <w:spacing w:line="276" w:lineRule="auto"/>
              <w:cnfStyle w:val="000000000000"/>
            </w:pPr>
            <w:r>
              <w:t>-</w:t>
            </w:r>
          </w:p>
        </w:tc>
      </w:tr>
    </w:tbl>
    <w:p w:rsidR="009936EC" w:rsidRDefault="009936EC"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/LF81.1/ Aufsetzen von Log-Filetests</w:t>
            </w:r>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530CA4" w:rsidP="00A61EC6">
            <w:pPr>
              <w:spacing w:line="276" w:lineRule="auto"/>
              <w:cnfStyle w:val="000000000000"/>
            </w:pPr>
            <w:r>
              <w:t>Testet, ob die Logfiles die erwarteten Daten beinhalten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530CA4" w:rsidP="00A61EC6">
            <w:pPr>
              <w:spacing w:line="276" w:lineRule="auto"/>
              <w:cnfStyle w:val="000000100000"/>
            </w:pPr>
            <w:r>
              <w:t>Filesystem,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r>
              <w:t>erwartete Werte definieren</w:t>
            </w: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/stax</w:t>
            </w:r>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530CA4" w:rsidP="00A61EC6">
            <w:pPr>
              <w:spacing w:line="276" w:lineRule="auto"/>
              <w:cnfStyle w:val="000000000000"/>
            </w:pPr>
            <w:r>
              <w:t>-</w:t>
            </w:r>
          </w:p>
        </w:tc>
      </w:tr>
    </w:tbl>
    <w:p w:rsidR="00530CA4" w:rsidRDefault="00530CA4" w:rsidP="00A61EC6"/>
    <w:tbl>
      <w:tblPr>
        <w:tblStyle w:val="HelleSchattierung-Akzent2"/>
        <w:tblW w:w="0" w:type="auto"/>
        <w:tblLook w:val="04A0"/>
      </w:tblPr>
      <w:tblGrid>
        <w:gridCol w:w="4606"/>
        <w:gridCol w:w="4606"/>
      </w:tblGrid>
      <w:tr w:rsidR="00530CA4" w:rsidTr="00193513">
        <w:trPr>
          <w:cnfStyle w:val="100000000000"/>
        </w:trPr>
        <w:tc>
          <w:tcPr>
            <w:cnfStyle w:val="001000000000"/>
            <w:tcW w:w="4606" w:type="dxa"/>
          </w:tcPr>
          <w:p w:rsidR="00530CA4" w:rsidRDefault="00530CA4" w:rsidP="00A61EC6">
            <w:pPr>
              <w:spacing w:line="276" w:lineRule="auto"/>
            </w:pPr>
            <w:r>
              <w:t>&lt;MOD-ID&gt;</w:t>
            </w:r>
          </w:p>
        </w:tc>
        <w:tc>
          <w:tcPr>
            <w:tcW w:w="4606" w:type="dxa"/>
          </w:tcPr>
          <w:p w:rsidR="00530CA4" w:rsidRDefault="00530CA4" w:rsidP="00A61EC6">
            <w:pPr>
              <w:spacing w:line="276" w:lineRule="auto"/>
              <w:cnfStyle w:val="100000000000"/>
            </w:pPr>
            <w:r>
              <w:t>/LF81.</w:t>
            </w:r>
            <w:r w:rsidR="00E6066B">
              <w:t>2</w:t>
            </w:r>
            <w:r>
              <w:t xml:space="preserve">/ Aufsetzen von </w:t>
            </w:r>
            <w:r w:rsidR="00E6066B">
              <w:t>Ethernet</w:t>
            </w:r>
            <w:r>
              <w:t>test</w:t>
            </w:r>
            <w:r w:rsidR="00E6066B">
              <w:t>s</w:t>
            </w:r>
          </w:p>
        </w:tc>
      </w:tr>
      <w:tr w:rsidR="00530CA4" w:rsidTr="00193513">
        <w:trPr>
          <w:cnfStyle w:val="000000100000"/>
        </w:trPr>
        <w:tc>
          <w:tcPr>
            <w:cnfStyle w:val="001000000000"/>
            <w:tcW w:w="4606" w:type="dxa"/>
          </w:tcPr>
          <w:p w:rsidR="00530CA4" w:rsidRDefault="00530CA4" w:rsidP="00A61EC6">
            <w:pPr>
              <w:spacing w:line="276" w:lineRule="auto"/>
            </w:pPr>
            <w:r>
              <w:t>Abgedeckte Systemanforderungen</w:t>
            </w:r>
          </w:p>
        </w:tc>
        <w:tc>
          <w:tcPr>
            <w:tcW w:w="4606" w:type="dxa"/>
          </w:tcPr>
          <w:p w:rsidR="00530CA4" w:rsidRDefault="00530CA4" w:rsidP="00A61EC6">
            <w:pPr>
              <w:spacing w:line="276" w:lineRule="auto"/>
              <w:cnfStyle w:val="000000100000"/>
            </w:pPr>
            <w:r>
              <w:t>Installiertes STAF/STAX</w:t>
            </w:r>
          </w:p>
        </w:tc>
      </w:tr>
      <w:tr w:rsidR="00530CA4" w:rsidTr="00193513">
        <w:tc>
          <w:tcPr>
            <w:cnfStyle w:val="001000000000"/>
            <w:tcW w:w="4606" w:type="dxa"/>
          </w:tcPr>
          <w:p w:rsidR="00530CA4" w:rsidRDefault="00530CA4" w:rsidP="00A61EC6">
            <w:pPr>
              <w:spacing w:line="276" w:lineRule="auto"/>
            </w:pPr>
            <w:r>
              <w:t>Leistung:</w:t>
            </w:r>
          </w:p>
        </w:tc>
        <w:tc>
          <w:tcPr>
            <w:tcW w:w="4606" w:type="dxa"/>
          </w:tcPr>
          <w:p w:rsidR="00530CA4" w:rsidRDefault="00E6066B" w:rsidP="00A61EC6">
            <w:pPr>
              <w:spacing w:line="276" w:lineRule="auto"/>
              <w:cnfStyle w:val="000000000000"/>
            </w:pPr>
            <w:r>
              <w:t>Testet, ob die Grundfunktionalitäten des MultiCastors2.0 – die Netzwerk/Ethernet Aufgaben - korrekt erfüllt werden</w:t>
            </w:r>
          </w:p>
        </w:tc>
      </w:tr>
      <w:tr w:rsidR="00530CA4" w:rsidTr="00193513">
        <w:trPr>
          <w:cnfStyle w:val="000000100000"/>
        </w:trPr>
        <w:tc>
          <w:tcPr>
            <w:cnfStyle w:val="001000000000"/>
            <w:tcW w:w="4606" w:type="dxa"/>
          </w:tcPr>
          <w:p w:rsidR="00530CA4" w:rsidRDefault="00530CA4" w:rsidP="00A61EC6">
            <w:pPr>
              <w:spacing w:line="276" w:lineRule="auto"/>
            </w:pPr>
            <w:r>
              <w:t>Schnittstellen:</w:t>
            </w:r>
          </w:p>
        </w:tc>
        <w:tc>
          <w:tcPr>
            <w:tcW w:w="4606" w:type="dxa"/>
          </w:tcPr>
          <w:p w:rsidR="00530CA4" w:rsidRDefault="0072776E" w:rsidP="00A61EC6">
            <w:pPr>
              <w:spacing w:line="276" w:lineRule="auto"/>
              <w:cnfStyle w:val="000000100000"/>
            </w:pPr>
            <w:r>
              <w:t>Ethernet</w:t>
            </w:r>
            <w:r w:rsidR="00530CA4">
              <w:t>, MultiCastor2.0 CLI</w:t>
            </w:r>
          </w:p>
        </w:tc>
      </w:tr>
      <w:tr w:rsidR="00530CA4" w:rsidTr="00193513">
        <w:tc>
          <w:tcPr>
            <w:cnfStyle w:val="001000000000"/>
            <w:tcW w:w="4606" w:type="dxa"/>
          </w:tcPr>
          <w:p w:rsidR="00530CA4" w:rsidRDefault="00530CA4" w:rsidP="00A61EC6">
            <w:pPr>
              <w:spacing w:line="276" w:lineRule="auto"/>
            </w:pPr>
            <w:r>
              <w:t>Externe Daten:</w:t>
            </w:r>
          </w:p>
        </w:tc>
        <w:tc>
          <w:tcPr>
            <w:tcW w:w="4606" w:type="dxa"/>
          </w:tcPr>
          <w:p w:rsidR="00530CA4" w:rsidRDefault="00530CA4" w:rsidP="00A61EC6">
            <w:pPr>
              <w:spacing w:line="276" w:lineRule="auto"/>
              <w:cnfStyle w:val="000000000000"/>
            </w:pPr>
          </w:p>
        </w:tc>
      </w:tr>
      <w:tr w:rsidR="00530CA4" w:rsidTr="00193513">
        <w:trPr>
          <w:cnfStyle w:val="000000100000"/>
        </w:trPr>
        <w:tc>
          <w:tcPr>
            <w:cnfStyle w:val="001000000000"/>
            <w:tcW w:w="4606" w:type="dxa"/>
          </w:tcPr>
          <w:p w:rsidR="00530CA4" w:rsidRDefault="00530CA4" w:rsidP="00A61EC6">
            <w:pPr>
              <w:spacing w:line="276" w:lineRule="auto"/>
            </w:pPr>
            <w:r>
              <w:t>Ablageort:</w:t>
            </w:r>
          </w:p>
        </w:tc>
        <w:tc>
          <w:tcPr>
            <w:tcW w:w="4606" w:type="dxa"/>
          </w:tcPr>
          <w:p w:rsidR="00530CA4" w:rsidRDefault="00530CA4" w:rsidP="00A61EC6">
            <w:pPr>
              <w:spacing w:line="276" w:lineRule="auto"/>
              <w:cnfStyle w:val="000000100000"/>
            </w:pPr>
            <w:r>
              <w:t>/stax</w:t>
            </w:r>
          </w:p>
        </w:tc>
      </w:tr>
      <w:tr w:rsidR="00530CA4" w:rsidTr="00193513">
        <w:tc>
          <w:tcPr>
            <w:cnfStyle w:val="001000000000"/>
            <w:tcW w:w="4606" w:type="dxa"/>
          </w:tcPr>
          <w:p w:rsidR="00530CA4" w:rsidRDefault="00530CA4" w:rsidP="00A61EC6">
            <w:pPr>
              <w:spacing w:line="276" w:lineRule="auto"/>
            </w:pPr>
            <w:r>
              <w:t>Offene Punkte</w:t>
            </w:r>
          </w:p>
        </w:tc>
        <w:tc>
          <w:tcPr>
            <w:tcW w:w="4606" w:type="dxa"/>
          </w:tcPr>
          <w:p w:rsidR="00530CA4" w:rsidRDefault="0072776E" w:rsidP="00A61EC6">
            <w:pPr>
              <w:spacing w:line="276" w:lineRule="auto"/>
              <w:cnfStyle w:val="000000000000"/>
            </w:pPr>
            <w:r>
              <w:t>STAF Service für Ethernet sniffing. Eventuell externes Programm „wireshark“ nutzen.</w:t>
            </w:r>
          </w:p>
        </w:tc>
      </w:tr>
    </w:tbl>
    <w:p w:rsidR="00E95DBD" w:rsidRDefault="00E95DBD" w:rsidP="00A61EC6"/>
    <w:p w:rsidR="003358B5" w:rsidRDefault="003358B5" w:rsidP="003358B5">
      <w:pPr>
        <w:pStyle w:val="berschrift1"/>
        <w:numPr>
          <w:ilvl w:val="0"/>
          <w:numId w:val="3"/>
        </w:numPr>
      </w:pPr>
      <w:bookmarkStart w:id="1157" w:name="_Toc308644307"/>
      <w:r>
        <w:t>Programmreaktion im Fehlerfall</w:t>
      </w:r>
      <w:bookmarkEnd w:id="1157"/>
    </w:p>
    <w:p w:rsidR="003358B5" w:rsidRDefault="003358B5" w:rsidP="003358B5"/>
    <w:p w:rsidR="003358B5" w:rsidRDefault="003358B5" w:rsidP="003358B5">
      <w:r w:rsidRPr="003358B5">
        <w:lastRenderedPageBreak/>
        <w:t xml:space="preserve">In diesem Abschnitt wird die Programmreaktion im Fehlerfall behandelt. Darunter </w:t>
      </w:r>
      <w:r>
        <w:t>fällt das Verhalten des MCastor</w:t>
      </w:r>
      <w:r w:rsidRPr="003358B5">
        <w:t>2.0</w:t>
      </w:r>
      <w:r>
        <w:t>,</w:t>
      </w:r>
      <w:r w:rsidRPr="003358B5">
        <w:t xml:space="preserve"> wenn nicht zu vermeidende Fehler im Umfeld passieren. Die wohl größte Gefahr für den MCastor2.0 besteht darin</w:t>
      </w:r>
      <w:r>
        <w:t>,</w:t>
      </w:r>
      <w:r w:rsidRPr="003358B5">
        <w:t xml:space="preserve"> dass es Verbindungsprobleme</w:t>
      </w:r>
      <w:r>
        <w:t xml:space="preserve"> </w:t>
      </w:r>
      <w:r w:rsidRPr="003358B5">
        <w:t>(Netzwerkabrisse) geben kann.</w:t>
      </w:r>
    </w:p>
    <w:p w:rsidR="003358B5" w:rsidRDefault="003358B5" w:rsidP="003358B5"/>
    <w:p w:rsidR="003358B5" w:rsidRDefault="003358B5" w:rsidP="003358B5">
      <w:pPr>
        <w:pStyle w:val="berschrift2"/>
        <w:numPr>
          <w:ilvl w:val="1"/>
          <w:numId w:val="3"/>
        </w:numPr>
      </w:pPr>
      <w:r>
        <w:t xml:space="preserve"> </w:t>
      </w:r>
      <w:bookmarkStart w:id="1158" w:name="_Toc308644308"/>
      <w:r>
        <w:t>Grundlegendes</w:t>
      </w:r>
      <w:bookmarkEnd w:id="1158"/>
    </w:p>
    <w:p w:rsidR="003358B5" w:rsidRDefault="003358B5" w:rsidP="003358B5"/>
    <w:p w:rsidR="003358B5" w:rsidRPr="003358B5" w:rsidRDefault="003358B5" w:rsidP="003358B5">
      <w:r w:rsidRPr="003358B5">
        <w:t>Es ist i</w:t>
      </w:r>
      <w:r>
        <w:t>mmer möglich, dass ein Sender/Rec</w:t>
      </w:r>
      <w:r w:rsidRPr="003358B5">
        <w:t>e</w:t>
      </w:r>
      <w:r>
        <w:t>i</w:t>
      </w:r>
      <w:r w:rsidRPr="003358B5">
        <w:t xml:space="preserve">ver die LAN oder Internetverbindung verliert. </w:t>
      </w:r>
      <w:r>
        <w:t>Dies kann b</w:t>
      </w:r>
      <w:r w:rsidRPr="003358B5">
        <w:t xml:space="preserve">eispielsweise durch </w:t>
      </w:r>
      <w:r>
        <w:t>ein A</w:t>
      </w:r>
      <w:r w:rsidRPr="003358B5">
        <w:t>usstecken des Kabels</w:t>
      </w:r>
      <w:r w:rsidR="00E56F14">
        <w:t xml:space="preserve"> oder ein</w:t>
      </w:r>
      <w:r w:rsidRPr="003358B5">
        <w:t xml:space="preserve"> Ausfall von </w:t>
      </w:r>
      <w:r w:rsidR="00E56F14">
        <w:t>Knotenpunkten im Netzwerk geschehen.</w:t>
      </w:r>
      <w:r w:rsidRPr="003358B5">
        <w:t xml:space="preserve"> Dieser Fall muss deshalb beachtet und vom Programm behandelt werden.</w:t>
      </w:r>
    </w:p>
    <w:p w:rsidR="003358B5" w:rsidRDefault="003358B5" w:rsidP="00A61EC6"/>
    <w:p w:rsidR="003358B5" w:rsidRDefault="001469DE" w:rsidP="001469DE">
      <w:pPr>
        <w:pStyle w:val="berschrift2"/>
        <w:numPr>
          <w:ilvl w:val="1"/>
          <w:numId w:val="3"/>
        </w:numPr>
      </w:pPr>
      <w:r>
        <w:t xml:space="preserve"> </w:t>
      </w:r>
      <w:bookmarkStart w:id="1159" w:name="_Toc308644309"/>
      <w:r>
        <w:t>Existierendes Problem Handling</w:t>
      </w:r>
      <w:bookmarkEnd w:id="1159"/>
    </w:p>
    <w:p w:rsidR="001469DE" w:rsidRDefault="001469DE" w:rsidP="001469DE"/>
    <w:p w:rsidR="001469DE" w:rsidRDefault="001469DE" w:rsidP="001469DE">
      <w:r w:rsidRPr="001469DE">
        <w:t xml:space="preserve">Bisher wird </w:t>
      </w:r>
      <w:r>
        <w:t>das S</w:t>
      </w:r>
      <w:r w:rsidRPr="001469DE">
        <w:t xml:space="preserve">enden und </w:t>
      </w:r>
      <w:r>
        <w:t>E</w:t>
      </w:r>
      <w:r w:rsidRPr="001469DE">
        <w:t xml:space="preserve">mpfangen </w:t>
      </w:r>
      <w:r>
        <w:t>durch</w:t>
      </w:r>
      <w:r w:rsidRPr="001469DE">
        <w:t xml:space="preserve"> die Klassen “MulticastSender” und “MulticastReciever”</w:t>
      </w:r>
      <w:r>
        <w:t xml:space="preserve"> übernommen</w:t>
      </w:r>
      <w:r w:rsidRPr="001469DE">
        <w:t>. Diese beid</w:t>
      </w:r>
      <w:r>
        <w:t>en Klassen erben von der abstrak</w:t>
      </w:r>
      <w:r w:rsidRPr="001469DE">
        <w:t>ten Klasse “MulticastThreadSuper”</w:t>
      </w:r>
      <w:r>
        <w:t>,</w:t>
      </w:r>
      <w:r w:rsidRPr="001469DE">
        <w:t xml:space="preserve"> welche das Inter</w:t>
      </w:r>
      <w:r>
        <w:t>face Runnable implementiert. Das bedeutet, dass</w:t>
      </w:r>
      <w:r w:rsidRPr="001469DE">
        <w:t xml:space="preserve"> </w:t>
      </w:r>
      <w:r>
        <w:t>s</w:t>
      </w:r>
      <w:r w:rsidRPr="001469DE">
        <w:t>owohl Sender als auch Rece</w:t>
      </w:r>
      <w:r>
        <w:t>i</w:t>
      </w:r>
      <w:r w:rsidRPr="001469DE">
        <w:t>ver “Runnable”</w:t>
      </w:r>
      <w:r>
        <w:t xml:space="preserve"> sind</w:t>
      </w:r>
      <w:r w:rsidRPr="001469DE">
        <w:t xml:space="preserve"> und die entscheidende Methode </w:t>
      </w:r>
      <w:r w:rsidRPr="001469DE">
        <w:rPr>
          <w:b/>
          <w:bCs/>
        </w:rPr>
        <w:t>run()</w:t>
      </w:r>
      <w:r>
        <w:rPr>
          <w:b/>
          <w:bCs/>
        </w:rPr>
        <w:t xml:space="preserve"> </w:t>
      </w:r>
      <w:r>
        <w:rPr>
          <w:bCs/>
        </w:rPr>
        <w:t>implementieren</w:t>
      </w:r>
      <w:r w:rsidRPr="001469DE">
        <w:t>.</w:t>
      </w:r>
    </w:p>
    <w:p w:rsidR="00AB38D2" w:rsidRDefault="00AB38D2" w:rsidP="00AB38D2">
      <w:pPr>
        <w:pStyle w:val="KeinLeerraum"/>
        <w:jc w:val="center"/>
      </w:pPr>
      <w:r>
        <w:rPr>
          <w:noProof/>
        </w:rPr>
        <w:drawing>
          <wp:inline distT="0" distB="0" distL="0" distR="0">
            <wp:extent cx="3524250" cy="22764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3524250" cy="2276475"/>
                    </a:xfrm>
                    <a:prstGeom prst="rect">
                      <a:avLst/>
                    </a:prstGeom>
                    <a:noFill/>
                    <a:ln w="9525">
                      <a:noFill/>
                      <a:miter lim="800000"/>
                      <a:headEnd/>
                      <a:tailEnd/>
                    </a:ln>
                  </pic:spPr>
                </pic:pic>
              </a:graphicData>
            </a:graphic>
          </wp:inline>
        </w:drawing>
      </w:r>
    </w:p>
    <w:p w:rsidR="00AB38D2" w:rsidRDefault="00AB38D2" w:rsidP="00AB38D2">
      <w:pPr>
        <w:pStyle w:val="Beschriftung"/>
        <w:jc w:val="center"/>
      </w:pPr>
      <w:r>
        <w:t xml:space="preserve">Abbildung </w:t>
      </w:r>
      <w:fldSimple w:instr=" SEQ Abbildung \* ARABIC ">
        <w:ins w:id="1160" w:author="MPH" w:date="2011-11-09T23:01:00Z">
          <w:r w:rsidR="0091125B">
            <w:rPr>
              <w:noProof/>
            </w:rPr>
            <w:t>28</w:t>
          </w:r>
        </w:ins>
        <w:del w:id="1161" w:author="MPH" w:date="2011-11-07T22:47:00Z">
          <w:r w:rsidR="006844C3" w:rsidDel="00E52B48">
            <w:rPr>
              <w:noProof/>
            </w:rPr>
            <w:delText>23</w:delText>
          </w:r>
        </w:del>
      </w:fldSimple>
      <w:r>
        <w:t>: Klassendiagramm MulticastReceiver</w:t>
      </w:r>
    </w:p>
    <w:p w:rsidR="001469DE" w:rsidRPr="001469DE" w:rsidRDefault="001469DE" w:rsidP="001469DE">
      <w:r w:rsidRPr="001469DE">
        <w:t>Diese wird aufgerufen wenn der Thread (</w:t>
      </w:r>
      <w:r w:rsidR="001B78D1">
        <w:t>in unserem Fall der</w:t>
      </w:r>
      <w:r w:rsidRPr="001469DE">
        <w:t xml:space="preserve"> Sender/Rece</w:t>
      </w:r>
      <w:r w:rsidR="001B78D1">
        <w:t>i</w:t>
      </w:r>
      <w:r w:rsidRPr="001469DE">
        <w:t>ver) aktiv wird. In dieser Methode gibt es jeweils eine while Schleife:</w:t>
      </w:r>
    </w:p>
    <w:tbl>
      <w:tblPr>
        <w:tblStyle w:val="Tabellengitternetz"/>
        <w:tblW w:w="0" w:type="auto"/>
        <w:tblLook w:val="04A0"/>
      </w:tblPr>
      <w:tblGrid>
        <w:gridCol w:w="9212"/>
      </w:tblGrid>
      <w:tr w:rsidR="002B1A6E" w:rsidTr="002B1A6E">
        <w:trPr>
          <w:ins w:id="1162" w:author="Jonas" w:date="2011-11-07T00:14:00Z"/>
        </w:trPr>
        <w:tc>
          <w:tcPr>
            <w:tcW w:w="9212" w:type="dxa"/>
          </w:tcPr>
          <w:p w:rsidR="002B1A6E" w:rsidRPr="002B1A6E" w:rsidRDefault="002B1A6E" w:rsidP="002B1A6E">
            <w:pPr>
              <w:jc w:val="left"/>
              <w:rPr>
                <w:ins w:id="1163" w:author="Jonas" w:date="2011-11-07T00:15:00Z"/>
                <w:rFonts w:ascii="Courier New" w:eastAsia="Times New Roman" w:hAnsi="Courier New" w:cs="Courier New"/>
                <w:iCs/>
                <w:color w:val="000000"/>
              </w:rPr>
            </w:pPr>
            <w:ins w:id="1164" w:author="Jonas" w:date="2011-11-07T00:15:00Z">
              <w:r w:rsidRPr="002B1A6E">
                <w:rPr>
                  <w:rFonts w:ascii="Courier New" w:eastAsia="Times New Roman" w:hAnsi="Courier New" w:cs="Courier New"/>
                  <w:iCs/>
                  <w:color w:val="000000"/>
                </w:rPr>
                <w:t>#Code zum Beenden des Sender/Receiver#</w:t>
              </w:r>
            </w:ins>
          </w:p>
          <w:p w:rsidR="002B1A6E" w:rsidRPr="002B1A6E" w:rsidRDefault="002B1A6E" w:rsidP="002B1A6E">
            <w:pPr>
              <w:jc w:val="left"/>
              <w:rPr>
                <w:ins w:id="1165" w:author="Jonas" w:date="2011-11-07T00:15:00Z"/>
                <w:rFonts w:ascii="Courier New" w:eastAsia="Times New Roman" w:hAnsi="Courier New" w:cs="Courier New"/>
                <w:iCs/>
                <w:color w:val="000000"/>
              </w:rPr>
            </w:pPr>
            <w:ins w:id="1166" w:author="Jonas" w:date="2011-11-07T00:15:00Z">
              <w:r w:rsidRPr="002B1A6E">
                <w:rPr>
                  <w:rFonts w:ascii="Courier New" w:eastAsia="Times New Roman" w:hAnsi="Courier New" w:cs="Courier New"/>
                  <w:iCs/>
                  <w:color w:val="000000"/>
                </w:rPr>
                <w:t>while(isSending){</w:t>
              </w:r>
            </w:ins>
          </w:p>
          <w:p w:rsidR="002B1A6E" w:rsidRPr="002B1A6E" w:rsidRDefault="002B1A6E" w:rsidP="002B1A6E">
            <w:pPr>
              <w:jc w:val="left"/>
              <w:rPr>
                <w:ins w:id="1167" w:author="Jonas" w:date="2011-11-07T00:15:00Z"/>
                <w:rFonts w:ascii="Courier New" w:eastAsia="Times New Roman" w:hAnsi="Courier New" w:cs="Courier New"/>
                <w:szCs w:val="24"/>
              </w:rPr>
            </w:pPr>
            <w:ins w:id="1168" w:author="Jonas" w:date="2011-11-07T00:15:00Z">
              <w:r w:rsidRPr="002B1A6E">
                <w:rPr>
                  <w:rFonts w:ascii="Courier New" w:eastAsia="Times New Roman" w:hAnsi="Courier New" w:cs="Courier New"/>
                  <w:iCs/>
                  <w:color w:val="000000"/>
                </w:rPr>
                <w:tab/>
                <w:t>try {</w:t>
              </w:r>
            </w:ins>
          </w:p>
          <w:p w:rsidR="002B1A6E" w:rsidRPr="002B1A6E" w:rsidRDefault="002B1A6E" w:rsidP="002B1A6E">
            <w:pPr>
              <w:jc w:val="left"/>
              <w:rPr>
                <w:ins w:id="1169" w:author="Jonas" w:date="2011-11-07T00:15:00Z"/>
                <w:rFonts w:ascii="Courier New" w:eastAsia="Times New Roman" w:hAnsi="Courier New" w:cs="Courier New"/>
                <w:szCs w:val="24"/>
              </w:rPr>
            </w:pPr>
            <w:ins w:id="1170" w:author="Jonas" w:date="2011-11-07T00:15:00Z">
              <w:r w:rsidRPr="002B1A6E">
                <w:rPr>
                  <w:rFonts w:ascii="Courier New" w:eastAsia="Times New Roman" w:hAnsi="Courier New" w:cs="Courier New"/>
                  <w:iCs/>
                  <w:color w:val="000000"/>
                </w:rPr>
                <w:lastRenderedPageBreak/>
                <w:tab/>
              </w:r>
              <w:r w:rsidRPr="002B1A6E">
                <w:rPr>
                  <w:rFonts w:ascii="Courier New" w:eastAsia="Times New Roman" w:hAnsi="Courier New" w:cs="Courier New"/>
                  <w:iCs/>
                  <w:color w:val="000000"/>
                </w:rPr>
                <w:tab/>
                <w:t xml:space="preserve">#Code vom Senden/Empfangen# </w:t>
              </w:r>
            </w:ins>
          </w:p>
          <w:p w:rsidR="002B1A6E" w:rsidRPr="002B1A6E" w:rsidRDefault="002B1A6E" w:rsidP="002B1A6E">
            <w:pPr>
              <w:jc w:val="left"/>
              <w:rPr>
                <w:ins w:id="1171" w:author="Jonas" w:date="2011-11-07T00:15:00Z"/>
                <w:rFonts w:ascii="Courier New" w:eastAsia="Times New Roman" w:hAnsi="Courier New" w:cs="Courier New"/>
                <w:szCs w:val="24"/>
              </w:rPr>
            </w:pPr>
            <w:ins w:id="1172" w:author="Jonas" w:date="2011-11-07T00:15:00Z">
              <w:r w:rsidRPr="002B1A6E">
                <w:rPr>
                  <w:rFonts w:ascii="Courier New" w:eastAsia="Times New Roman" w:hAnsi="Courier New" w:cs="Courier New"/>
                  <w:iCs/>
                  <w:color w:val="000000"/>
                </w:rPr>
                <w:tab/>
                <w:t>} catch(IOException e) {</w:t>
              </w:r>
              <w:r w:rsidRPr="002B1A6E">
                <w:rPr>
                  <w:rFonts w:ascii="Courier New" w:eastAsia="Times New Roman" w:hAnsi="Courier New" w:cs="Courier New"/>
                  <w:iCs/>
                  <w:color w:val="000000"/>
                </w:rPr>
                <w:tab/>
                <w:t>#...#</w:t>
              </w:r>
            </w:ins>
          </w:p>
          <w:p w:rsidR="002B1A6E" w:rsidRPr="002B1A6E" w:rsidRDefault="002B1A6E" w:rsidP="002B1A6E">
            <w:pPr>
              <w:jc w:val="left"/>
              <w:rPr>
                <w:ins w:id="1173" w:author="Jonas" w:date="2011-11-07T00:15:00Z"/>
                <w:rFonts w:ascii="Courier New" w:eastAsia="Times New Roman" w:hAnsi="Courier New" w:cs="Courier New"/>
                <w:szCs w:val="24"/>
              </w:rPr>
            </w:pPr>
            <w:ins w:id="1174" w:author="Jonas" w:date="2011-11-07T00:15:00Z">
              <w:r w:rsidRPr="002B1A6E">
                <w:rPr>
                  <w:rFonts w:ascii="Courier New" w:eastAsia="Times New Roman" w:hAnsi="Courier New" w:cs="Courier New"/>
                  <w:iCs/>
                  <w:color w:val="000000"/>
                </w:rPr>
                <w:tab/>
              </w:r>
              <w:r w:rsidRPr="002B1A6E">
                <w:rPr>
                  <w:rFonts w:ascii="Courier New" w:eastAsia="Times New Roman" w:hAnsi="Courier New" w:cs="Courier New"/>
                  <w:iCs/>
                  <w:color w:val="000000"/>
                </w:rPr>
                <w:tab/>
                <w:t>#Logging des Fehlers#</w:t>
              </w:r>
            </w:ins>
          </w:p>
          <w:p w:rsidR="002B1A6E" w:rsidRPr="002B1A6E" w:rsidRDefault="002B1A6E" w:rsidP="002B1A6E">
            <w:pPr>
              <w:jc w:val="left"/>
              <w:rPr>
                <w:ins w:id="1175" w:author="Jonas" w:date="2011-11-07T00:15:00Z"/>
                <w:rFonts w:ascii="Courier New" w:eastAsia="Times New Roman" w:hAnsi="Courier New" w:cs="Courier New"/>
                <w:szCs w:val="24"/>
              </w:rPr>
            </w:pPr>
            <w:ins w:id="1176" w:author="Jonas" w:date="2011-11-07T00:15:00Z">
              <w:r w:rsidRPr="002B1A6E">
                <w:rPr>
                  <w:rFonts w:ascii="Courier New" w:eastAsia="Times New Roman" w:hAnsi="Courier New" w:cs="Courier New"/>
                  <w:iCs/>
                  <w:color w:val="000000"/>
                </w:rPr>
                <w:tab/>
                <w:t>}</w:t>
              </w:r>
            </w:ins>
          </w:p>
          <w:p w:rsidR="002B1A6E" w:rsidRPr="002B1A6E" w:rsidDel="00916BC5" w:rsidRDefault="002B1A6E" w:rsidP="002B1A6E">
            <w:pPr>
              <w:jc w:val="left"/>
              <w:rPr>
                <w:ins w:id="1177" w:author="Jonas" w:date="2011-11-07T00:15:00Z"/>
                <w:del w:id="1178" w:author="MPH" w:date="2011-11-07T23:13:00Z"/>
                <w:rFonts w:ascii="Courier New" w:eastAsia="Times New Roman" w:hAnsi="Courier New" w:cs="Courier New"/>
                <w:iCs/>
                <w:color w:val="000000"/>
              </w:rPr>
            </w:pPr>
            <w:ins w:id="1179" w:author="Jonas" w:date="2011-11-07T00:15:00Z">
              <w:r w:rsidRPr="002B1A6E">
                <w:rPr>
                  <w:rFonts w:ascii="Courier New" w:eastAsia="Times New Roman" w:hAnsi="Courier New" w:cs="Courier New"/>
                  <w:iCs/>
                  <w:color w:val="000000"/>
                </w:rPr>
                <w:t>}</w:t>
              </w:r>
            </w:ins>
          </w:p>
          <w:p w:rsidR="002B1A6E" w:rsidRDefault="002B1A6E" w:rsidP="00AC1AF9">
            <w:pPr>
              <w:jc w:val="left"/>
              <w:rPr>
                <w:ins w:id="1180" w:author="Jonas" w:date="2011-11-07T00:14:00Z"/>
                <w:rFonts w:ascii="Courier New" w:eastAsia="Times New Roman" w:hAnsi="Courier New" w:cs="Courier New"/>
                <w:iCs/>
                <w:color w:val="000000"/>
              </w:rPr>
            </w:pPr>
          </w:p>
        </w:tc>
      </w:tr>
    </w:tbl>
    <w:p w:rsidR="001B78D1" w:rsidRPr="002B1A6E" w:rsidDel="002B1A6E" w:rsidRDefault="001B78D1" w:rsidP="00AC1AF9">
      <w:pPr>
        <w:spacing w:after="0" w:line="240" w:lineRule="auto"/>
        <w:jc w:val="left"/>
        <w:rPr>
          <w:del w:id="1181" w:author="Jonas" w:date="2011-11-07T00:15:00Z"/>
          <w:rFonts w:ascii="Courier New" w:eastAsia="Times New Roman" w:hAnsi="Courier New" w:cs="Courier New"/>
          <w:iCs/>
          <w:color w:val="000000"/>
          <w:sz w:val="22"/>
        </w:rPr>
      </w:pPr>
      <w:del w:id="1182" w:author="Jonas" w:date="2011-11-07T00:15:00Z">
        <w:r w:rsidRPr="002B1A6E" w:rsidDel="002B1A6E">
          <w:rPr>
            <w:rFonts w:ascii="Courier New" w:eastAsia="Times New Roman" w:hAnsi="Courier New" w:cs="Courier New"/>
            <w:iCs/>
            <w:color w:val="000000"/>
            <w:sz w:val="22"/>
          </w:rPr>
          <w:lastRenderedPageBreak/>
          <w:delText>while(isSending){</w:delText>
        </w:r>
      </w:del>
    </w:p>
    <w:p w:rsidR="001B78D1" w:rsidRPr="002B1A6E" w:rsidDel="002B1A6E" w:rsidRDefault="001B78D1" w:rsidP="00AC1AF9">
      <w:pPr>
        <w:spacing w:after="0" w:line="240" w:lineRule="auto"/>
        <w:jc w:val="left"/>
        <w:rPr>
          <w:del w:id="1183" w:author="Jonas" w:date="2011-11-07T00:15:00Z"/>
          <w:rFonts w:ascii="Courier New" w:eastAsia="Times New Roman" w:hAnsi="Courier New" w:cs="Courier New"/>
          <w:szCs w:val="24"/>
        </w:rPr>
      </w:pPr>
      <w:del w:id="1184" w:author="Jonas" w:date="2011-11-07T00:15:00Z">
        <w:r w:rsidRPr="002B1A6E" w:rsidDel="002B1A6E">
          <w:rPr>
            <w:rFonts w:ascii="Courier New" w:eastAsia="Times New Roman" w:hAnsi="Courier New" w:cs="Courier New"/>
            <w:iCs/>
            <w:color w:val="000000"/>
            <w:sz w:val="22"/>
          </w:rPr>
          <w:tab/>
          <w:delText>try {</w:delText>
        </w:r>
      </w:del>
    </w:p>
    <w:p w:rsidR="001B78D1" w:rsidRPr="002B1A6E" w:rsidDel="002B1A6E" w:rsidRDefault="001B78D1" w:rsidP="00AC1AF9">
      <w:pPr>
        <w:spacing w:after="0" w:line="240" w:lineRule="auto"/>
        <w:jc w:val="left"/>
        <w:rPr>
          <w:del w:id="1185" w:author="Jonas" w:date="2011-11-07T00:15:00Z"/>
          <w:rFonts w:ascii="Courier New" w:eastAsia="Times New Roman" w:hAnsi="Courier New" w:cs="Courier New"/>
          <w:szCs w:val="24"/>
        </w:rPr>
      </w:pPr>
      <w:del w:id="1186" w:author="Jonas" w:date="2011-11-07T00:15:00Z">
        <w:r w:rsidRPr="002B1A6E" w:rsidDel="002B1A6E">
          <w:rPr>
            <w:rFonts w:ascii="Courier New" w:eastAsia="Times New Roman" w:hAnsi="Courier New" w:cs="Courier New"/>
            <w:iCs/>
            <w:color w:val="000000"/>
            <w:sz w:val="22"/>
          </w:rPr>
          <w:tab/>
        </w:r>
        <w:r w:rsidRPr="002B1A6E" w:rsidDel="002B1A6E">
          <w:rPr>
            <w:rFonts w:ascii="Courier New" w:eastAsia="Times New Roman" w:hAnsi="Courier New" w:cs="Courier New"/>
            <w:iCs/>
            <w:color w:val="000000"/>
            <w:sz w:val="22"/>
          </w:rPr>
          <w:tab/>
          <w:delText xml:space="preserve">#Code vom Senden/Empfangen# </w:delText>
        </w:r>
      </w:del>
    </w:p>
    <w:p w:rsidR="001B78D1" w:rsidRPr="002B1A6E" w:rsidDel="002B1A6E" w:rsidRDefault="001B78D1" w:rsidP="00AC1AF9">
      <w:pPr>
        <w:spacing w:after="0" w:line="240" w:lineRule="auto"/>
        <w:jc w:val="left"/>
        <w:rPr>
          <w:del w:id="1187" w:author="Jonas" w:date="2011-11-07T00:15:00Z"/>
          <w:rFonts w:ascii="Courier New" w:eastAsia="Times New Roman" w:hAnsi="Courier New" w:cs="Courier New"/>
          <w:szCs w:val="24"/>
        </w:rPr>
      </w:pPr>
      <w:del w:id="1188" w:author="Jonas" w:date="2011-11-07T00:15:00Z">
        <w:r w:rsidRPr="002B1A6E" w:rsidDel="002B1A6E">
          <w:rPr>
            <w:rFonts w:ascii="Courier New" w:eastAsia="Times New Roman" w:hAnsi="Courier New" w:cs="Courier New"/>
            <w:iCs/>
            <w:color w:val="000000"/>
            <w:sz w:val="22"/>
          </w:rPr>
          <w:tab/>
          <w:delText>} catch(IOException e) {</w:delText>
        </w:r>
        <w:r w:rsidRPr="002B1A6E" w:rsidDel="002B1A6E">
          <w:rPr>
            <w:rFonts w:ascii="Courier New" w:eastAsia="Times New Roman" w:hAnsi="Courier New" w:cs="Courier New"/>
            <w:iCs/>
            <w:color w:val="000000"/>
            <w:sz w:val="22"/>
          </w:rPr>
          <w:tab/>
          <w:delText>#...#</w:delText>
        </w:r>
      </w:del>
    </w:p>
    <w:p w:rsidR="001B78D1" w:rsidRPr="002B1A6E" w:rsidDel="002B1A6E" w:rsidRDefault="001B78D1" w:rsidP="00AC1AF9">
      <w:pPr>
        <w:spacing w:after="0" w:line="240" w:lineRule="auto"/>
        <w:jc w:val="left"/>
        <w:rPr>
          <w:del w:id="1189" w:author="Jonas" w:date="2011-11-07T00:15:00Z"/>
          <w:rFonts w:ascii="Courier New" w:eastAsia="Times New Roman" w:hAnsi="Courier New" w:cs="Courier New"/>
          <w:szCs w:val="24"/>
        </w:rPr>
      </w:pPr>
      <w:del w:id="1190" w:author="Jonas" w:date="2011-11-07T00:15:00Z">
        <w:r w:rsidRPr="002B1A6E" w:rsidDel="002B1A6E">
          <w:rPr>
            <w:rFonts w:ascii="Courier New" w:eastAsia="Times New Roman" w:hAnsi="Courier New" w:cs="Courier New"/>
            <w:iCs/>
            <w:color w:val="000000"/>
            <w:sz w:val="22"/>
          </w:rPr>
          <w:tab/>
        </w:r>
        <w:r w:rsidRPr="002B1A6E" w:rsidDel="002B1A6E">
          <w:rPr>
            <w:rFonts w:ascii="Courier New" w:eastAsia="Times New Roman" w:hAnsi="Courier New" w:cs="Courier New"/>
            <w:iCs/>
            <w:color w:val="000000"/>
            <w:sz w:val="22"/>
          </w:rPr>
          <w:tab/>
          <w:delText>#Logging des Fehlers#</w:delText>
        </w:r>
      </w:del>
    </w:p>
    <w:p w:rsidR="001B78D1" w:rsidRPr="002B1A6E" w:rsidDel="002B1A6E" w:rsidRDefault="001B78D1" w:rsidP="00AC1AF9">
      <w:pPr>
        <w:spacing w:after="0" w:line="240" w:lineRule="auto"/>
        <w:jc w:val="left"/>
        <w:rPr>
          <w:del w:id="1191" w:author="Jonas" w:date="2011-11-07T00:15:00Z"/>
          <w:rFonts w:ascii="Courier New" w:eastAsia="Times New Roman" w:hAnsi="Courier New" w:cs="Courier New"/>
          <w:szCs w:val="24"/>
        </w:rPr>
      </w:pPr>
      <w:del w:id="1192" w:author="Jonas" w:date="2011-11-07T00:15:00Z">
        <w:r w:rsidRPr="002B1A6E" w:rsidDel="002B1A6E">
          <w:rPr>
            <w:rFonts w:ascii="Courier New" w:eastAsia="Times New Roman" w:hAnsi="Courier New" w:cs="Courier New"/>
            <w:iCs/>
            <w:color w:val="000000"/>
            <w:sz w:val="22"/>
          </w:rPr>
          <w:tab/>
          <w:delText>}</w:delText>
        </w:r>
      </w:del>
    </w:p>
    <w:p w:rsidR="00AC1AF9" w:rsidRPr="002B1A6E" w:rsidDel="002B1A6E" w:rsidRDefault="001B78D1" w:rsidP="00AC1AF9">
      <w:pPr>
        <w:spacing w:line="240" w:lineRule="auto"/>
        <w:jc w:val="left"/>
        <w:rPr>
          <w:del w:id="1193" w:author="Jonas" w:date="2011-11-07T00:15:00Z"/>
          <w:rFonts w:ascii="Courier New" w:eastAsia="Times New Roman" w:hAnsi="Courier New" w:cs="Courier New"/>
          <w:iCs/>
          <w:color w:val="000000"/>
          <w:sz w:val="22"/>
        </w:rPr>
      </w:pPr>
      <w:del w:id="1194" w:author="Jonas" w:date="2011-11-07T00:15:00Z">
        <w:r w:rsidRPr="002B1A6E" w:rsidDel="002B1A6E">
          <w:rPr>
            <w:rFonts w:ascii="Courier New" w:eastAsia="Times New Roman" w:hAnsi="Courier New" w:cs="Courier New"/>
            <w:iCs/>
            <w:color w:val="000000"/>
            <w:sz w:val="22"/>
          </w:rPr>
          <w:delText>}</w:delText>
        </w:r>
      </w:del>
    </w:p>
    <w:p w:rsidR="00AC1AF9" w:rsidRPr="00AC1AF9" w:rsidDel="002B1A6E" w:rsidRDefault="00AC1AF9" w:rsidP="00AC1AF9">
      <w:pPr>
        <w:spacing w:line="240" w:lineRule="auto"/>
        <w:jc w:val="left"/>
        <w:rPr>
          <w:del w:id="1195" w:author="Jonas" w:date="2011-11-07T00:15:00Z"/>
          <w:rFonts w:ascii="Arial" w:eastAsia="Times New Roman" w:hAnsi="Arial" w:cs="Arial"/>
          <w:i/>
          <w:iCs/>
          <w:color w:val="000000"/>
          <w:sz w:val="22"/>
        </w:rPr>
      </w:pPr>
      <w:del w:id="1196" w:author="Jonas" w:date="2011-11-07T00:15:00Z">
        <w:r w:rsidRPr="00AC1AF9" w:rsidDel="002B1A6E">
          <w:rPr>
            <w:rFonts w:ascii="Arial" w:eastAsia="Times New Roman" w:hAnsi="Arial" w:cs="Arial"/>
            <w:i/>
            <w:iCs/>
            <w:color w:val="000000"/>
            <w:sz w:val="22"/>
          </w:rPr>
          <w:delText>#Code zum Beenden des Sender/Receiver#</w:delText>
        </w:r>
      </w:del>
    </w:p>
    <w:p w:rsidR="001B78D1" w:rsidRDefault="001B78D1" w:rsidP="00A61EC6"/>
    <w:p w:rsidR="001B78D1" w:rsidRDefault="00AC1AF9" w:rsidP="00A61EC6">
      <w:r w:rsidRPr="00AC1AF9">
        <w:t>Diese Schleife sorgt dafür</w:t>
      </w:r>
      <w:r>
        <w:t>, dass der Sender/Rec</w:t>
      </w:r>
      <w:r w:rsidRPr="00AC1AF9">
        <w:t>e</w:t>
      </w:r>
      <w:r>
        <w:t>i</w:t>
      </w:r>
      <w:r w:rsidRPr="00AC1AF9">
        <w:t>ver ständig aktiv bleibt und arbeitet</w:t>
      </w:r>
      <w:r>
        <w:t>, bis die boolean-</w:t>
      </w:r>
      <w:r w:rsidRPr="00AC1AF9">
        <w:t xml:space="preserve">Variable </w:t>
      </w:r>
      <w:r w:rsidRPr="00AC1AF9">
        <w:rPr>
          <w:b/>
          <w:bCs/>
        </w:rPr>
        <w:t>isSending</w:t>
      </w:r>
      <w:r w:rsidRPr="00AC1AF9">
        <w:t xml:space="preserve"> auf false gesetzt wird. Dies kann von außen über die Methode </w:t>
      </w:r>
      <w:r w:rsidRPr="00AC1AF9">
        <w:rPr>
          <w:b/>
          <w:bCs/>
        </w:rPr>
        <w:t>setActive(boolean)</w:t>
      </w:r>
      <w:r w:rsidRPr="00AC1AF9">
        <w:t xml:space="preserve"> passieren. </w:t>
      </w:r>
      <w:r>
        <w:t>Das bedeutet,</w:t>
      </w:r>
      <w:r w:rsidRPr="00AC1AF9">
        <w:t xml:space="preserve"> da</w:t>
      </w:r>
      <w:r>
        <w:t>ss der Sender/Rec</w:t>
      </w:r>
      <w:r w:rsidRPr="00AC1AF9">
        <w:t>e</w:t>
      </w:r>
      <w:r>
        <w:t>i</w:t>
      </w:r>
      <w:r w:rsidRPr="00AC1AF9">
        <w:t>ver</w:t>
      </w:r>
      <w:r>
        <w:t xml:space="preserve"> -</w:t>
      </w:r>
      <w:r w:rsidRPr="00AC1AF9">
        <w:t xml:space="preserve"> solange er nicht von außen auf </w:t>
      </w:r>
      <w:r>
        <w:t>i</w:t>
      </w:r>
      <w:r w:rsidRPr="00AC1AF9">
        <w:t xml:space="preserve">naktiv gestellt wird </w:t>
      </w:r>
      <w:r>
        <w:t>- einfach weiter sendet bzw. probiert zu e</w:t>
      </w:r>
      <w:r w:rsidRPr="00AC1AF9">
        <w:t>mpfangen und dies lediglich loggt.</w:t>
      </w:r>
    </w:p>
    <w:p w:rsidR="00327036" w:rsidRDefault="00327036" w:rsidP="00A61EC6"/>
    <w:p w:rsidR="00327036" w:rsidRDefault="00327036" w:rsidP="00327036">
      <w:pPr>
        <w:pStyle w:val="berschrift2"/>
        <w:numPr>
          <w:ilvl w:val="1"/>
          <w:numId w:val="3"/>
        </w:numPr>
      </w:pPr>
      <w:r>
        <w:t xml:space="preserve"> </w:t>
      </w:r>
      <w:bookmarkStart w:id="1197" w:name="_Toc308644310"/>
      <w:r>
        <w:t>Gewolltes Verhalten</w:t>
      </w:r>
      <w:bookmarkEnd w:id="1197"/>
    </w:p>
    <w:p w:rsidR="00327036" w:rsidRDefault="00327036" w:rsidP="00327036"/>
    <w:p w:rsidR="00327036" w:rsidRPr="00327036" w:rsidRDefault="00327036" w:rsidP="00327036">
      <w:r w:rsidRPr="00327036">
        <w:t>Im MCastor2.0 soll das bisherige Verhalten im Fehle</w:t>
      </w:r>
      <w:r>
        <w:t>r</w:t>
      </w:r>
      <w:r w:rsidRPr="00327036">
        <w:t>fall verbessert werden. Wenn ein Verbindungsproblem besteht</w:t>
      </w:r>
      <w:r>
        <w:t>,</w:t>
      </w:r>
      <w:r w:rsidRPr="00327036">
        <w:t xml:space="preserve"> soll das ein Mal geloggt werden. Anschließend soll nicht weiter normal gesendet werden, sondern probiert werden</w:t>
      </w:r>
      <w:r>
        <w:t>,</w:t>
      </w:r>
      <w:r w:rsidRPr="00327036">
        <w:t xml:space="preserve"> die Verbindung wieder aufzubauen. Dies soll für ca. </w:t>
      </w:r>
      <w:r>
        <w:t>10-15 Sekunden geschehen. Dieses</w:t>
      </w:r>
      <w:r w:rsidRPr="00327036">
        <w:t xml:space="preserve"> Zeitintervall ist wegen des MMRP Protokoll gewählt, da nach 10-15 Sekunden der Garbage Collector aktiv wird und “aufräumt”</w:t>
      </w:r>
      <w:r>
        <w:t xml:space="preserve"> </w:t>
      </w:r>
      <w:r w:rsidRPr="00327036">
        <w:t>(</w:t>
      </w:r>
      <w:r w:rsidR="00291838">
        <w:t xml:space="preserve">, </w:t>
      </w:r>
      <w:r w:rsidRPr="00327036">
        <w:t>fall</w:t>
      </w:r>
      <w:r>
        <w:t>s Sender/Rec</w:t>
      </w:r>
      <w:r w:rsidRPr="00327036">
        <w:t>e</w:t>
      </w:r>
      <w:r>
        <w:t>i</w:t>
      </w:r>
      <w:r w:rsidRPr="00327036">
        <w:t>ver nicht mehr antwortet</w:t>
      </w:r>
      <w:r>
        <w:t>)</w:t>
      </w:r>
      <w:r w:rsidRPr="00327036">
        <w:t>. Wenn in dieser Zeit die Verbindung nicht hergestellt werden kon</w:t>
      </w:r>
      <w:r w:rsidR="00F1417B">
        <w:t>nte, soll der Benutzer darüber i</w:t>
      </w:r>
      <w:r w:rsidRPr="00327036">
        <w:t>nformiert werden und über einen Dialog entscheiden</w:t>
      </w:r>
      <w:r w:rsidR="00F1417B">
        <w:t>, ob er weiter probieren möchte,</w:t>
      </w:r>
      <w:r w:rsidRPr="00327036">
        <w:t xml:space="preserve"> die Verbindung aufrechtzuerhalten oder den Sender/Rece</w:t>
      </w:r>
      <w:r w:rsidR="00F1417B">
        <w:t>i</w:t>
      </w:r>
      <w:r w:rsidRPr="00327036">
        <w:t>ver deaktivieren will.</w:t>
      </w:r>
    </w:p>
    <w:p w:rsidR="001B78D1" w:rsidRDefault="001B78D1" w:rsidP="00A61EC6"/>
    <w:p w:rsidR="003358B5" w:rsidDel="00916BC5" w:rsidRDefault="003358B5" w:rsidP="00A61EC6">
      <w:pPr>
        <w:rPr>
          <w:del w:id="1198" w:author="MPH" w:date="2011-11-07T23:14:00Z"/>
        </w:rPr>
      </w:pPr>
    </w:p>
    <w:p w:rsidR="003358B5" w:rsidRDefault="003358B5" w:rsidP="00A61EC6"/>
    <w:p w:rsidR="003358B5" w:rsidRDefault="003358B5" w:rsidP="00A61EC6"/>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default" r:id="rId38"/>
          <w:footerReference w:type="default" r:id="rId39"/>
          <w:footerReference w:type="first" r:id="rId40"/>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1209" w:name="_Toc308644311"/>
      <w:r w:rsidRPr="00105B6E">
        <w:lastRenderedPageBreak/>
        <w:t>Dokumentversionen</w:t>
      </w:r>
      <w:bookmarkEnd w:id="1209"/>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r>
              <w:rPr>
                <w:sz w:val="28"/>
                <w:szCs w:val="28"/>
              </w:rPr>
              <w:t>Versionsnr</w:t>
            </w:r>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r>
              <w:rPr>
                <w:sz w:val="28"/>
                <w:szCs w:val="28"/>
              </w:rPr>
              <w:t>Stuckert/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r>
              <w:rPr>
                <w:sz w:val="28"/>
                <w:szCs w:val="28"/>
              </w:rPr>
              <w:t>Koralewski</w:t>
            </w:r>
          </w:p>
        </w:tc>
        <w:tc>
          <w:tcPr>
            <w:tcW w:w="4216" w:type="dxa"/>
          </w:tcPr>
          <w:p w:rsidR="00692AB0" w:rsidRDefault="00692AB0" w:rsidP="00A12184">
            <w:pPr>
              <w:pStyle w:val="KeinLeerraum"/>
              <w:cnfStyle w:val="000000100000"/>
              <w:rPr>
                <w:sz w:val="28"/>
                <w:szCs w:val="28"/>
              </w:rPr>
            </w:pPr>
            <w:r>
              <w:rPr>
                <w:sz w:val="28"/>
                <w:szCs w:val="28"/>
              </w:rPr>
              <w:t>Inhaltliche Ausarbeitung „</w:t>
            </w:r>
            <w:r w:rsidR="00A12184">
              <w:rPr>
                <w:sz w:val="28"/>
                <w:szCs w:val="28"/>
              </w:rPr>
              <w:t>MMRP</w:t>
            </w:r>
            <w:r>
              <w:rPr>
                <w:sz w:val="28"/>
                <w:szCs w:val="28"/>
              </w:rPr>
              <w:t>“</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A12184" w:rsidP="005552B4">
            <w:pPr>
              <w:pStyle w:val="KeinLeerraum"/>
              <w:cnfStyle w:val="000000000000"/>
              <w:rPr>
                <w:sz w:val="28"/>
                <w:szCs w:val="28"/>
              </w:rPr>
            </w:pPr>
            <w:r>
              <w:rPr>
                <w:sz w:val="28"/>
                <w:szCs w:val="28"/>
              </w:rPr>
              <w:t>31</w:t>
            </w:r>
            <w:r w:rsidR="009E1E8C">
              <w:rPr>
                <w:sz w:val="28"/>
                <w:szCs w:val="28"/>
              </w:rPr>
              <w:t>.10</w:t>
            </w:r>
            <w:r w:rsidR="00692AB0">
              <w:rPr>
                <w:sz w:val="28"/>
                <w:szCs w:val="28"/>
              </w:rPr>
              <w:t>.2011</w:t>
            </w:r>
          </w:p>
        </w:tc>
        <w:tc>
          <w:tcPr>
            <w:tcW w:w="1701" w:type="dxa"/>
          </w:tcPr>
          <w:p w:rsidR="00692AB0" w:rsidRDefault="00A12184" w:rsidP="005552B4">
            <w:pPr>
              <w:pStyle w:val="KeinLeerraum"/>
              <w:cnfStyle w:val="000000000000"/>
              <w:rPr>
                <w:sz w:val="28"/>
                <w:szCs w:val="28"/>
              </w:rPr>
            </w:pPr>
            <w:r>
              <w:rPr>
                <w:sz w:val="28"/>
                <w:szCs w:val="28"/>
              </w:rPr>
              <w:t>Fäßler</w:t>
            </w:r>
          </w:p>
        </w:tc>
        <w:tc>
          <w:tcPr>
            <w:tcW w:w="4216" w:type="dxa"/>
          </w:tcPr>
          <w:p w:rsidR="00692AB0" w:rsidRDefault="00692AB0" w:rsidP="005F23B5">
            <w:pPr>
              <w:pStyle w:val="KeinLeerraum"/>
              <w:cnfStyle w:val="000000000000"/>
              <w:rPr>
                <w:sz w:val="28"/>
                <w:szCs w:val="28"/>
              </w:rPr>
            </w:pPr>
            <w:r>
              <w:rPr>
                <w:sz w:val="28"/>
                <w:szCs w:val="28"/>
              </w:rPr>
              <w:t>Inhaltliche Ausarbeitung</w:t>
            </w:r>
            <w:r w:rsidR="005F23B5">
              <w:rPr>
                <w:sz w:val="28"/>
                <w:szCs w:val="28"/>
              </w:rPr>
              <w:t xml:space="preserve"> </w:t>
            </w:r>
            <w:r>
              <w:rPr>
                <w:sz w:val="28"/>
                <w:szCs w:val="28"/>
              </w:rPr>
              <w:t>„</w:t>
            </w:r>
            <w:r w:rsidR="00A12184">
              <w:rPr>
                <w:sz w:val="28"/>
                <w:szCs w:val="28"/>
              </w:rPr>
              <w:t>STAF/STAX</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A12184" w:rsidP="005552B4">
            <w:pPr>
              <w:pStyle w:val="KeinLeerraum"/>
              <w:cnfStyle w:val="000000100000"/>
              <w:rPr>
                <w:sz w:val="28"/>
                <w:szCs w:val="28"/>
              </w:rPr>
            </w:pPr>
            <w:r>
              <w:rPr>
                <w:sz w:val="28"/>
                <w:szCs w:val="28"/>
              </w:rPr>
              <w:t>Hauschild</w:t>
            </w:r>
          </w:p>
        </w:tc>
        <w:tc>
          <w:tcPr>
            <w:tcW w:w="4216" w:type="dxa"/>
          </w:tcPr>
          <w:p w:rsidR="00692AB0" w:rsidRDefault="00692AB0" w:rsidP="005F23B5">
            <w:pPr>
              <w:pStyle w:val="KeinLeerraum"/>
              <w:cnfStyle w:val="000000100000"/>
              <w:rPr>
                <w:sz w:val="28"/>
                <w:szCs w:val="28"/>
              </w:rPr>
            </w:pPr>
            <w:r>
              <w:rPr>
                <w:sz w:val="28"/>
                <w:szCs w:val="28"/>
              </w:rPr>
              <w:t>Inhaltliche Ausarbeitung</w:t>
            </w:r>
            <w:r w:rsidR="005F23B5">
              <w:rPr>
                <w:sz w:val="28"/>
                <w:szCs w:val="28"/>
              </w:rPr>
              <w:t xml:space="preserve"> </w:t>
            </w:r>
            <w:r>
              <w:rPr>
                <w:sz w:val="28"/>
                <w:szCs w:val="28"/>
              </w:rPr>
              <w:t>„</w:t>
            </w:r>
            <w:r w:rsidR="00A12184">
              <w:rPr>
                <w:sz w:val="28"/>
                <w:szCs w:val="28"/>
              </w:rPr>
              <w:t>Einführung</w:t>
            </w:r>
            <w:r>
              <w:rPr>
                <w:sz w:val="28"/>
                <w:szCs w:val="28"/>
              </w:rPr>
              <w:t>“</w:t>
            </w:r>
            <w:r w:rsidR="00882DF2">
              <w:rPr>
                <w:sz w:val="28"/>
                <w:szCs w:val="28"/>
              </w:rPr>
              <w:t xml:space="preserve"> sowie „Konfiguration</w:t>
            </w:r>
          </w:p>
        </w:tc>
      </w:tr>
      <w:tr w:rsidR="001D2F36" w:rsidTr="00692AB0">
        <w:tc>
          <w:tcPr>
            <w:cnfStyle w:val="001000000000"/>
            <w:tcW w:w="1526" w:type="dxa"/>
          </w:tcPr>
          <w:p w:rsidR="001D2F36" w:rsidRDefault="001D2F36" w:rsidP="005552B4">
            <w:pPr>
              <w:pStyle w:val="KeinLeerraum"/>
              <w:rPr>
                <w:sz w:val="28"/>
                <w:szCs w:val="28"/>
              </w:rPr>
            </w:pPr>
            <w:r>
              <w:rPr>
                <w:sz w:val="28"/>
                <w:szCs w:val="28"/>
              </w:rPr>
              <w:t>V 0.6</w:t>
            </w:r>
          </w:p>
        </w:tc>
        <w:tc>
          <w:tcPr>
            <w:tcW w:w="1843" w:type="dxa"/>
          </w:tcPr>
          <w:p w:rsidR="001D2F36" w:rsidRDefault="001D2F36" w:rsidP="009E1E8C">
            <w:pPr>
              <w:pStyle w:val="KeinLeerraum"/>
              <w:cnfStyle w:val="000000000000"/>
              <w:rPr>
                <w:sz w:val="28"/>
                <w:szCs w:val="28"/>
              </w:rPr>
            </w:pPr>
            <w:r>
              <w:rPr>
                <w:sz w:val="28"/>
                <w:szCs w:val="28"/>
              </w:rPr>
              <w:t>01.11.2011</w:t>
            </w:r>
          </w:p>
        </w:tc>
        <w:tc>
          <w:tcPr>
            <w:tcW w:w="1701" w:type="dxa"/>
          </w:tcPr>
          <w:p w:rsidR="001D2F36" w:rsidRDefault="001D2F36" w:rsidP="005552B4">
            <w:pPr>
              <w:pStyle w:val="KeinLeerraum"/>
              <w:cnfStyle w:val="000000000000"/>
              <w:rPr>
                <w:sz w:val="28"/>
                <w:szCs w:val="28"/>
              </w:rPr>
            </w:pPr>
            <w:r>
              <w:rPr>
                <w:sz w:val="28"/>
                <w:szCs w:val="28"/>
              </w:rPr>
              <w:t>Haase</w:t>
            </w:r>
          </w:p>
        </w:tc>
        <w:tc>
          <w:tcPr>
            <w:tcW w:w="4216" w:type="dxa"/>
          </w:tcPr>
          <w:p w:rsidR="001D2F36" w:rsidRDefault="005F23B5" w:rsidP="005552B4">
            <w:pPr>
              <w:pStyle w:val="KeinLeerraum"/>
              <w:cnfStyle w:val="000000000000"/>
              <w:rPr>
                <w:sz w:val="28"/>
                <w:szCs w:val="28"/>
              </w:rPr>
            </w:pPr>
            <w:r>
              <w:rPr>
                <w:sz w:val="28"/>
                <w:szCs w:val="28"/>
              </w:rPr>
              <w:t>Inhaltliche Ausarbeitung „Reaktion im Fehlerfall“</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A12184" w:rsidP="005552B4">
            <w:pPr>
              <w:pStyle w:val="KeinLeerraum"/>
              <w:cnfStyle w:val="000000100000"/>
              <w:rPr>
                <w:b/>
                <w:sz w:val="28"/>
                <w:szCs w:val="28"/>
              </w:rPr>
            </w:pPr>
            <w:r>
              <w:rPr>
                <w:b/>
                <w:sz w:val="28"/>
                <w:szCs w:val="28"/>
              </w:rPr>
              <w:t>02</w:t>
            </w:r>
            <w:r w:rsidR="009E1E8C">
              <w:rPr>
                <w:b/>
                <w:sz w:val="28"/>
                <w:szCs w:val="28"/>
              </w:rPr>
              <w:t>.11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5552B4">
            <w:pPr>
              <w:pStyle w:val="KeinLeerraum"/>
              <w:rPr>
                <w:sz w:val="28"/>
                <w:szCs w:val="28"/>
              </w:rPr>
            </w:pPr>
            <w:r>
              <w:rPr>
                <w:sz w:val="28"/>
                <w:szCs w:val="28"/>
              </w:rPr>
              <w:t xml:space="preserve">V 1.0 </w:t>
            </w:r>
            <w:r w:rsidRPr="00692AB0">
              <w:rPr>
                <w:sz w:val="20"/>
                <w:szCs w:val="20"/>
              </w:rPr>
              <w:t>(beta</w:t>
            </w:r>
            <w:r>
              <w:rPr>
                <w:sz w:val="20"/>
                <w:szCs w:val="20"/>
              </w:rPr>
              <w:t xml:space="preserve"> 2</w:t>
            </w:r>
            <w:r w:rsidRPr="00692AB0">
              <w:rPr>
                <w:sz w:val="20"/>
                <w:szCs w:val="20"/>
              </w:rPr>
              <w:t>)</w:t>
            </w:r>
          </w:p>
        </w:tc>
        <w:tc>
          <w:tcPr>
            <w:tcW w:w="1843" w:type="dxa"/>
          </w:tcPr>
          <w:p w:rsidR="001752AF" w:rsidRDefault="00A470FB" w:rsidP="00692AB0">
            <w:pPr>
              <w:pStyle w:val="KeinLeerraum"/>
              <w:cnfStyle w:val="000000000000"/>
              <w:rPr>
                <w:sz w:val="28"/>
                <w:szCs w:val="28"/>
              </w:rPr>
            </w:pPr>
            <w:r>
              <w:rPr>
                <w:sz w:val="28"/>
                <w:szCs w:val="28"/>
              </w:rPr>
              <w:t>04.11.2011</w:t>
            </w:r>
          </w:p>
        </w:tc>
        <w:tc>
          <w:tcPr>
            <w:tcW w:w="1701" w:type="dxa"/>
          </w:tcPr>
          <w:p w:rsidR="001752AF" w:rsidRDefault="00A470FB" w:rsidP="005552B4">
            <w:pPr>
              <w:pStyle w:val="KeinLeerraum"/>
              <w:cnfStyle w:val="000000000000"/>
              <w:rPr>
                <w:sz w:val="28"/>
                <w:szCs w:val="28"/>
              </w:rPr>
            </w:pPr>
            <w:r>
              <w:rPr>
                <w:sz w:val="28"/>
                <w:szCs w:val="28"/>
              </w:rPr>
              <w:t>Hauschild</w:t>
            </w:r>
          </w:p>
        </w:tc>
        <w:tc>
          <w:tcPr>
            <w:tcW w:w="4216" w:type="dxa"/>
          </w:tcPr>
          <w:p w:rsidR="001752AF" w:rsidRDefault="000A4137" w:rsidP="00692AB0">
            <w:pPr>
              <w:pStyle w:val="KeinLeerraum"/>
              <w:cnfStyle w:val="000000000000"/>
              <w:rPr>
                <w:sz w:val="28"/>
                <w:szCs w:val="28"/>
              </w:rPr>
            </w:pPr>
            <w:r>
              <w:rPr>
                <w:sz w:val="28"/>
                <w:szCs w:val="28"/>
              </w:rPr>
              <w:t>Anpassungen von Formulierungen &amp;</w:t>
            </w:r>
            <w:r w:rsidR="00A470FB">
              <w:rPr>
                <w:sz w:val="28"/>
                <w:szCs w:val="28"/>
              </w:rPr>
              <w:t xml:space="preserve"> Formatierungen nach Gruppengespräch</w:t>
            </w:r>
            <w:r>
              <w:rPr>
                <w:sz w:val="28"/>
                <w:szCs w:val="28"/>
              </w:rPr>
              <w:t xml:space="preserve"> sowie Hinzufügen der Actions der state machines von Koralewski</w:t>
            </w:r>
          </w:p>
        </w:tc>
      </w:tr>
      <w:tr w:rsidR="00BD4EFB" w:rsidTr="00692AB0">
        <w:trPr>
          <w:cnfStyle w:val="000000100000"/>
        </w:trPr>
        <w:tc>
          <w:tcPr>
            <w:cnfStyle w:val="001000000000"/>
            <w:tcW w:w="1526" w:type="dxa"/>
          </w:tcPr>
          <w:p w:rsidR="00BD4EFB" w:rsidRDefault="00BD4EFB" w:rsidP="002B1A6E">
            <w:pPr>
              <w:pStyle w:val="KeinLeerraum"/>
              <w:rPr>
                <w:sz w:val="28"/>
                <w:szCs w:val="28"/>
              </w:rPr>
            </w:pPr>
            <w:r>
              <w:rPr>
                <w:sz w:val="28"/>
                <w:szCs w:val="28"/>
              </w:rPr>
              <w:t>V 1.0</w:t>
            </w:r>
            <w:r w:rsidR="0073743A">
              <w:rPr>
                <w:sz w:val="28"/>
                <w:szCs w:val="28"/>
              </w:rPr>
              <w:t xml:space="preserve"> </w:t>
            </w:r>
            <w:r w:rsidR="0073743A">
              <w:rPr>
                <w:sz w:val="20"/>
                <w:szCs w:val="20"/>
              </w:rPr>
              <w:t>(</w:t>
            </w:r>
            <w:del w:id="1210" w:author="Jonas" w:date="2011-11-07T00:16:00Z">
              <w:r w:rsidR="0073743A" w:rsidDel="002B1A6E">
                <w:rPr>
                  <w:sz w:val="20"/>
                  <w:szCs w:val="20"/>
                </w:rPr>
                <w:delText>final</w:delText>
              </w:r>
            </w:del>
            <w:ins w:id="1211" w:author="Jonas" w:date="2011-11-07T00:16:00Z">
              <w:r w:rsidR="002B1A6E">
                <w:rPr>
                  <w:sz w:val="20"/>
                  <w:szCs w:val="20"/>
                </w:rPr>
                <w:t>beta 3</w:t>
              </w:r>
            </w:ins>
            <w:r w:rsidR="0073743A" w:rsidRPr="00692AB0">
              <w:rPr>
                <w:sz w:val="20"/>
                <w:szCs w:val="20"/>
              </w:rPr>
              <w:t>)</w:t>
            </w:r>
          </w:p>
        </w:tc>
        <w:tc>
          <w:tcPr>
            <w:tcW w:w="1843" w:type="dxa"/>
          </w:tcPr>
          <w:p w:rsidR="00BD4EFB" w:rsidRDefault="002B1A6E" w:rsidP="00692AB0">
            <w:pPr>
              <w:pStyle w:val="KeinLeerraum"/>
              <w:cnfStyle w:val="000000100000"/>
              <w:rPr>
                <w:sz w:val="28"/>
                <w:szCs w:val="28"/>
              </w:rPr>
            </w:pPr>
            <w:ins w:id="1212" w:author="Jonas" w:date="2011-11-07T00:16:00Z">
              <w:r>
                <w:rPr>
                  <w:sz w:val="28"/>
                  <w:szCs w:val="28"/>
                </w:rPr>
                <w:t>07.11.2011</w:t>
              </w:r>
            </w:ins>
          </w:p>
        </w:tc>
        <w:tc>
          <w:tcPr>
            <w:tcW w:w="1701" w:type="dxa"/>
          </w:tcPr>
          <w:p w:rsidR="00BD4EFB" w:rsidRDefault="002B1A6E" w:rsidP="005552B4">
            <w:pPr>
              <w:pStyle w:val="KeinLeerraum"/>
              <w:cnfStyle w:val="000000100000"/>
              <w:rPr>
                <w:sz w:val="28"/>
                <w:szCs w:val="28"/>
              </w:rPr>
            </w:pPr>
            <w:ins w:id="1213" w:author="Jonas" w:date="2011-11-07T00:16:00Z">
              <w:r>
                <w:rPr>
                  <w:sz w:val="28"/>
                  <w:szCs w:val="28"/>
                </w:rPr>
                <w:t>Traub</w:t>
              </w:r>
            </w:ins>
          </w:p>
        </w:tc>
        <w:tc>
          <w:tcPr>
            <w:tcW w:w="4216" w:type="dxa"/>
          </w:tcPr>
          <w:p w:rsidR="00BD4EFB" w:rsidRDefault="002B1A6E" w:rsidP="00692AB0">
            <w:pPr>
              <w:pStyle w:val="KeinLeerraum"/>
              <w:cnfStyle w:val="000000100000"/>
              <w:rPr>
                <w:sz w:val="28"/>
                <w:szCs w:val="28"/>
              </w:rPr>
            </w:pPr>
            <w:ins w:id="1214" w:author="Jonas" w:date="2011-11-07T00:16:00Z">
              <w:r>
                <w:rPr>
                  <w:sz w:val="28"/>
                  <w:szCs w:val="28"/>
                </w:rPr>
                <w:t>Verschiedenste Änderungen</w:t>
              </w:r>
            </w:ins>
          </w:p>
        </w:tc>
      </w:tr>
      <w:tr w:rsidR="00B14B86" w:rsidTr="00692AB0">
        <w:trPr>
          <w:ins w:id="1215" w:author="MPH" w:date="2011-11-07T23:14:00Z"/>
        </w:trPr>
        <w:tc>
          <w:tcPr>
            <w:cnfStyle w:val="001000000000"/>
            <w:tcW w:w="1526" w:type="dxa"/>
          </w:tcPr>
          <w:p w:rsidR="00B14B86" w:rsidRDefault="00B14B86" w:rsidP="002B1A6E">
            <w:pPr>
              <w:pStyle w:val="KeinLeerraum"/>
              <w:rPr>
                <w:ins w:id="1216" w:author="MPH" w:date="2011-11-07T23:14:00Z"/>
                <w:sz w:val="28"/>
                <w:szCs w:val="28"/>
              </w:rPr>
            </w:pPr>
            <w:ins w:id="1217" w:author="MPH" w:date="2011-11-07T23:14:00Z">
              <w:r>
                <w:rPr>
                  <w:sz w:val="28"/>
                  <w:szCs w:val="28"/>
                </w:rPr>
                <w:t xml:space="preserve">V 1.0 </w:t>
              </w:r>
              <w:r>
                <w:rPr>
                  <w:sz w:val="20"/>
                  <w:szCs w:val="20"/>
                </w:rPr>
                <w:t>(beta 4</w:t>
              </w:r>
              <w:r w:rsidRPr="00692AB0">
                <w:rPr>
                  <w:sz w:val="20"/>
                  <w:szCs w:val="20"/>
                </w:rPr>
                <w:t>)</w:t>
              </w:r>
            </w:ins>
          </w:p>
        </w:tc>
        <w:tc>
          <w:tcPr>
            <w:tcW w:w="1843" w:type="dxa"/>
          </w:tcPr>
          <w:p w:rsidR="00B14B86" w:rsidRDefault="00B14B86" w:rsidP="00692AB0">
            <w:pPr>
              <w:pStyle w:val="KeinLeerraum"/>
              <w:cnfStyle w:val="000000000000"/>
              <w:rPr>
                <w:ins w:id="1218" w:author="MPH" w:date="2011-11-07T23:14:00Z"/>
                <w:sz w:val="28"/>
                <w:szCs w:val="28"/>
              </w:rPr>
            </w:pPr>
            <w:ins w:id="1219" w:author="MPH" w:date="2011-11-07T23:14:00Z">
              <w:r>
                <w:rPr>
                  <w:sz w:val="28"/>
                  <w:szCs w:val="28"/>
                </w:rPr>
                <w:t>07.11.2011</w:t>
              </w:r>
            </w:ins>
          </w:p>
        </w:tc>
        <w:tc>
          <w:tcPr>
            <w:tcW w:w="1701" w:type="dxa"/>
          </w:tcPr>
          <w:p w:rsidR="00B14B86" w:rsidRDefault="00B14B86" w:rsidP="005552B4">
            <w:pPr>
              <w:pStyle w:val="KeinLeerraum"/>
              <w:cnfStyle w:val="000000000000"/>
              <w:rPr>
                <w:ins w:id="1220" w:author="MPH" w:date="2011-11-07T23:15:00Z"/>
                <w:sz w:val="28"/>
                <w:szCs w:val="28"/>
              </w:rPr>
            </w:pPr>
            <w:ins w:id="1221" w:author="MPH" w:date="2011-11-07T23:14:00Z">
              <w:r>
                <w:rPr>
                  <w:sz w:val="28"/>
                  <w:szCs w:val="28"/>
                </w:rPr>
                <w:t>Traub</w:t>
              </w:r>
            </w:ins>
          </w:p>
          <w:p w:rsidR="00B14B86" w:rsidRDefault="00B14B86" w:rsidP="005552B4">
            <w:pPr>
              <w:pStyle w:val="KeinLeerraum"/>
              <w:cnfStyle w:val="000000000000"/>
              <w:rPr>
                <w:ins w:id="1222" w:author="MPH" w:date="2011-11-07T23:14:00Z"/>
                <w:sz w:val="28"/>
                <w:szCs w:val="28"/>
              </w:rPr>
            </w:pPr>
            <w:ins w:id="1223" w:author="MPH" w:date="2011-11-07T23:15:00Z">
              <w:r>
                <w:rPr>
                  <w:sz w:val="28"/>
                  <w:szCs w:val="28"/>
                </w:rPr>
                <w:t>Hauschild</w:t>
              </w:r>
            </w:ins>
          </w:p>
        </w:tc>
        <w:tc>
          <w:tcPr>
            <w:tcW w:w="4216" w:type="dxa"/>
          </w:tcPr>
          <w:p w:rsidR="00B14B86" w:rsidRDefault="00B14B86" w:rsidP="00692AB0">
            <w:pPr>
              <w:pStyle w:val="KeinLeerraum"/>
              <w:cnfStyle w:val="000000000000"/>
              <w:rPr>
                <w:ins w:id="1224" w:author="MPH" w:date="2011-11-07T23:14:00Z"/>
                <w:sz w:val="28"/>
                <w:szCs w:val="28"/>
              </w:rPr>
            </w:pPr>
            <w:ins w:id="1225" w:author="MPH" w:date="2011-11-07T23:14:00Z">
              <w:r>
                <w:rPr>
                  <w:sz w:val="28"/>
                  <w:szCs w:val="28"/>
                </w:rPr>
                <w:t>Verschiedenste Änderungen</w:t>
              </w:r>
            </w:ins>
          </w:p>
        </w:tc>
      </w:tr>
      <w:tr w:rsidR="007B0E0F" w:rsidTr="00692AB0">
        <w:trPr>
          <w:cnfStyle w:val="000000100000"/>
          <w:ins w:id="1226" w:author="MPH" w:date="2011-11-09T23:21:00Z"/>
        </w:trPr>
        <w:tc>
          <w:tcPr>
            <w:cnfStyle w:val="001000000000"/>
            <w:tcW w:w="1526" w:type="dxa"/>
          </w:tcPr>
          <w:p w:rsidR="007B0E0F" w:rsidRDefault="007B0E0F" w:rsidP="002B1A6E">
            <w:pPr>
              <w:pStyle w:val="KeinLeerraum"/>
              <w:rPr>
                <w:ins w:id="1227" w:author="MPH" w:date="2011-11-09T23:21:00Z"/>
                <w:sz w:val="28"/>
                <w:szCs w:val="28"/>
              </w:rPr>
            </w:pPr>
            <w:ins w:id="1228" w:author="MPH" w:date="2011-11-09T23:21:00Z">
              <w:r>
                <w:rPr>
                  <w:sz w:val="28"/>
                  <w:szCs w:val="28"/>
                </w:rPr>
                <w:t xml:space="preserve">V 1.0 </w:t>
              </w:r>
              <w:r>
                <w:rPr>
                  <w:sz w:val="20"/>
                  <w:szCs w:val="20"/>
                </w:rPr>
                <w:t>(beta 5</w:t>
              </w:r>
              <w:r w:rsidRPr="00692AB0">
                <w:rPr>
                  <w:sz w:val="20"/>
                  <w:szCs w:val="20"/>
                </w:rPr>
                <w:t>)</w:t>
              </w:r>
            </w:ins>
          </w:p>
        </w:tc>
        <w:tc>
          <w:tcPr>
            <w:tcW w:w="1843" w:type="dxa"/>
          </w:tcPr>
          <w:p w:rsidR="007B0E0F" w:rsidRDefault="007B0E0F" w:rsidP="007B0E0F">
            <w:pPr>
              <w:pStyle w:val="KeinLeerraum"/>
              <w:cnfStyle w:val="000000100000"/>
              <w:rPr>
                <w:ins w:id="1229" w:author="MPH" w:date="2011-11-09T23:21:00Z"/>
                <w:sz w:val="28"/>
                <w:szCs w:val="28"/>
              </w:rPr>
            </w:pPr>
            <w:ins w:id="1230" w:author="MPH" w:date="2011-11-09T23:21:00Z">
              <w:r>
                <w:rPr>
                  <w:sz w:val="28"/>
                  <w:szCs w:val="28"/>
                </w:rPr>
                <w:t>09.11.2011</w:t>
              </w:r>
            </w:ins>
          </w:p>
        </w:tc>
        <w:tc>
          <w:tcPr>
            <w:tcW w:w="1701" w:type="dxa"/>
          </w:tcPr>
          <w:p w:rsidR="007B0E0F" w:rsidRDefault="007B0E0F" w:rsidP="007B0E0F">
            <w:pPr>
              <w:pStyle w:val="KeinLeerraum"/>
              <w:cnfStyle w:val="000000100000"/>
              <w:rPr>
                <w:ins w:id="1231" w:author="MPH" w:date="2011-11-09T23:21:00Z"/>
                <w:sz w:val="28"/>
                <w:szCs w:val="28"/>
              </w:rPr>
            </w:pPr>
            <w:ins w:id="1232" w:author="MPH" w:date="2011-11-09T23:21:00Z">
              <w:r>
                <w:rPr>
                  <w:sz w:val="28"/>
                  <w:szCs w:val="28"/>
                </w:rPr>
                <w:t>Hauschild</w:t>
              </w:r>
            </w:ins>
          </w:p>
        </w:tc>
        <w:tc>
          <w:tcPr>
            <w:tcW w:w="4216" w:type="dxa"/>
          </w:tcPr>
          <w:p w:rsidR="007B0E0F" w:rsidRDefault="007B0E0F" w:rsidP="00692AB0">
            <w:pPr>
              <w:pStyle w:val="KeinLeerraum"/>
              <w:cnfStyle w:val="000000100000"/>
              <w:rPr>
                <w:ins w:id="1233" w:author="MPH" w:date="2011-11-09T23:21:00Z"/>
                <w:sz w:val="28"/>
                <w:szCs w:val="28"/>
              </w:rPr>
            </w:pPr>
            <w:ins w:id="1234" w:author="MPH" w:date="2011-11-09T23:21:00Z">
              <w:r>
                <w:rPr>
                  <w:sz w:val="28"/>
                  <w:szCs w:val="28"/>
                </w:rPr>
                <w:t>Verschiedenste Änderungen</w:t>
              </w:r>
            </w:ins>
          </w:p>
        </w:tc>
      </w:tr>
    </w:tbl>
    <w:p w:rsidR="001752AF" w:rsidRPr="00105B6E" w:rsidRDefault="001752AF" w:rsidP="00CD295D">
      <w:pPr>
        <w:pStyle w:val="KeinLeerraum"/>
        <w:rPr>
          <w:sz w:val="28"/>
          <w:szCs w:val="28"/>
        </w:rPr>
      </w:pPr>
    </w:p>
    <w:sectPr w:rsidR="001752AF" w:rsidRPr="00105B6E" w:rsidSect="007B04B2">
      <w:footerReference w:type="default" r:id="rId41"/>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28" w:author="MPH" w:date="2011-11-07T00:18:00Z" w:initials="M">
    <w:p w:rsidR="005A0980" w:rsidRDefault="005A0980">
      <w:pPr>
        <w:pStyle w:val="Kommentartext"/>
      </w:pPr>
      <w:r>
        <w:rPr>
          <w:rStyle w:val="Kommentarzeichen"/>
        </w:rPr>
        <w:annotationRef/>
      </w:r>
      <w:r>
        <w:t>Quelle fehlt</w:t>
      </w:r>
    </w:p>
  </w:comment>
  <w:comment w:id="1003" w:author="MPH" w:date="2011-11-07T23:09:00Z" w:initials="M">
    <w:p w:rsidR="00916BC5" w:rsidRDefault="00916BC5">
      <w:pPr>
        <w:pStyle w:val="Kommentartext"/>
      </w:pPr>
      <w:r>
        <w:rPr>
          <w:rStyle w:val="Kommentarzeichen"/>
        </w:rPr>
        <w:annotationRef/>
      </w:r>
      <w:r>
        <w:t>Grafik einfügen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74E7" w:rsidRDefault="00F074E7" w:rsidP="000F2E3F">
      <w:pPr>
        <w:spacing w:after="0" w:line="240" w:lineRule="auto"/>
      </w:pPr>
      <w:r>
        <w:separator/>
      </w:r>
    </w:p>
  </w:endnote>
  <w:endnote w:type="continuationSeparator" w:id="0">
    <w:p w:rsidR="00F074E7" w:rsidRDefault="00F074E7"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980" w:rsidRDefault="00091D7B">
    <w:pPr>
      <w:pStyle w:val="Fuzeile"/>
    </w:pPr>
    <w:r>
      <w:rPr>
        <w:noProof/>
      </w:rPr>
      <w:pict>
        <v:shapetype id="_x0000_t202" coordsize="21600,21600" o:spt="202" path="m,l,21600r21600,l21600,xe">
          <v:stroke joinstyle="miter"/>
          <v:path gradientshapeok="t" o:connecttype="rect"/>
        </v:shapetype>
        <v:shape id="_x0000_s2169" type="#_x0000_t202" style="position:absolute;left:0;text-align:left;margin-left:406.15pt;margin-top:10.05pt;width:50.25pt;height:26.75pt;z-index:251658240;mso-width-relative:margin;mso-height-relative:margin" filled="f" stroked="f">
          <v:textbox style="mso-next-textbox:#_x0000_s2169">
            <w:txbxContent>
              <w:p w:rsidR="005A0980" w:rsidRDefault="00091D7B" w:rsidP="00DE4429">
                <w:pPr>
                  <w:jc w:val="right"/>
                </w:pPr>
                <w:r>
                  <w:fldChar w:fldCharType="begin"/>
                </w:r>
                <w:r w:rsidR="005A0980">
                  <w:instrText xml:space="preserve"> PAGE    \* MERGEFORMAT </w:instrText>
                </w:r>
                <w:r>
                  <w:fldChar w:fldCharType="separate"/>
                </w:r>
                <w:r w:rsidR="00A9112A">
                  <w:rPr>
                    <w:noProof/>
                  </w:rPr>
                  <w:t>3</w:t>
                </w:r>
                <w:r>
                  <w:fldChar w:fldCharType="end"/>
                </w:r>
                <w:r w:rsidR="005A0980">
                  <w:t xml:space="preserve"> / </w:t>
                </w:r>
                <w:fldSimple w:instr=" NUMPAGES   \* MERGEFORMAT ">
                  <w:ins w:id="1199" w:author="MPH" w:date="2011-11-09T23:22:00Z">
                    <w:r w:rsidR="00A9112A">
                      <w:rPr>
                        <w:noProof/>
                      </w:rPr>
                      <w:t>50</w:t>
                    </w:r>
                  </w:ins>
                  <w:del w:id="1200" w:author="MPH" w:date="2011-11-07T22:34:00Z">
                    <w:r w:rsidR="007060FE" w:rsidDel="007060FE">
                      <w:rPr>
                        <w:noProof/>
                      </w:rPr>
                      <w:delText>44</w:delText>
                    </w:r>
                  </w:del>
                </w:fldSimple>
              </w:p>
            </w:txbxContent>
          </v:textbox>
        </v:shape>
      </w:pict>
    </w:r>
    <w:r>
      <w:rPr>
        <w:noProof/>
      </w:rPr>
      <w:pict>
        <v:shape id="_x0000_s2168" type="#_x0000_t202" style="position:absolute;left:0;text-align:left;margin-left:-8.6pt;margin-top:10.05pt;width:273pt;height:24.8pt;z-index:251657216;mso-width-relative:margin;mso-height-relative:margin" filled="f" stroked="f">
          <v:textbox style="mso-next-textbox:#_x0000_s2168">
            <w:txbxContent>
              <w:p w:rsidR="005A0980" w:rsidRPr="005650BB" w:rsidRDefault="005A0980" w:rsidP="00DE4429">
                <w:pPr>
                  <w:rPr>
                    <w:sz w:val="18"/>
                    <w:szCs w:val="18"/>
                  </w:rPr>
                </w:pPr>
                <w:r w:rsidRPr="005650BB">
                  <w:rPr>
                    <w:sz w:val="18"/>
                    <w:szCs w:val="18"/>
                  </w:rPr>
                  <w:t>© Fäßler, Haase, Hauschild, Koralewski, Traub, Westphal</w:t>
                </w:r>
              </w:p>
            </w:txbxContent>
          </v:textbox>
        </v:shape>
      </w:pict>
    </w:r>
    <w:r w:rsidR="005A0980"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left:0;text-align:left;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980" w:rsidRDefault="00091D7B" w:rsidP="00941186">
    <w:r>
      <w:rPr>
        <w:noProof/>
      </w:rPr>
      <w:pict>
        <v:shapetype id="_x0000_t32" coordsize="21600,21600" o:spt="32" o:oned="t" path="m,l21600,21600e" filled="f">
          <v:path arrowok="t" fillok="f" o:connecttype="none"/>
          <o:lock v:ext="edit" shapetype="t"/>
        </v:shapetype>
        <v:shape id="_x0000_s2170" type="#_x0000_t32" style="position:absolute;left:0;text-align:left;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left:0;text-align:left;margin-left:276.75pt;margin-top:3.55pt;width:181.45pt;height:21.9pt;z-index:251660288;mso-width-percent:400;mso-width-percent:400;mso-width-relative:margin;mso-height-relative:margin" filled="f" stroked="f">
          <v:textbox style="mso-next-textbox:#_x0000_s2171">
            <w:txbxContent>
              <w:p w:rsidR="005A0980" w:rsidRDefault="00091D7B" w:rsidP="00941186">
                <w:pPr>
                  <w:jc w:val="right"/>
                </w:pPr>
                <w:fldSimple w:instr=" TIME \@ &quot;d. MMMM yyyy&quot; ">
                  <w:ins w:id="1201" w:author="MPH" w:date="2011-11-09T23:22:00Z">
                    <w:r w:rsidR="00A9112A">
                      <w:rPr>
                        <w:noProof/>
                      </w:rPr>
                      <w:t>9. November 2011</w:t>
                    </w:r>
                  </w:ins>
                  <w:ins w:id="1202" w:author="Jonas" w:date="2011-11-07T00:13:00Z">
                    <w:del w:id="1203" w:author="MPH" w:date="2011-11-07T20:48:00Z">
                      <w:r w:rsidR="005A0980" w:rsidDel="005A0980">
                        <w:rPr>
                          <w:noProof/>
                        </w:rPr>
                        <w:delText>7. November 2011</w:delText>
                      </w:r>
                    </w:del>
                  </w:ins>
                  <w:del w:id="1204" w:author="MPH" w:date="2011-11-07T20:48:00Z">
                    <w:r w:rsidR="005A0980" w:rsidDel="005A0980">
                      <w:rPr>
                        <w:noProof/>
                      </w:rPr>
                      <w:delText>6. November 2011</w:delText>
                    </w:r>
                  </w:del>
                </w:fldSimple>
              </w:p>
            </w:txbxContent>
          </v:textbox>
        </v:shape>
      </w:pict>
    </w:r>
    <w:r w:rsidR="005A0980">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left:0;text-align:left;margin-left:-70.85pt;margin-top:129.2pt;width:595.5pt;height:0;flip:x;z-index:251661312;mso-position-horizontal-relative:text;mso-position-vertical-relative:text" o:connectortype="straight" strokecolor="#c00000" strokeweight="4.5pt"/>
      </w:pict>
    </w:r>
    <w:r w:rsidR="005A0980"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left:0;text-align:left;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5A0980" w:rsidRDefault="00091D7B" w:rsidP="00941186">
                <w:pPr>
                  <w:jc w:val="right"/>
                </w:pPr>
                <w:fldSimple w:instr=" TIME \@ &quot;d. MMMM yyyy&quot; ">
                  <w:ins w:id="1205" w:author="MPH" w:date="2011-11-09T23:22:00Z">
                    <w:r w:rsidR="00A9112A">
                      <w:rPr>
                        <w:noProof/>
                      </w:rPr>
                      <w:t>9. November 2011</w:t>
                    </w:r>
                  </w:ins>
                  <w:ins w:id="1206" w:author="Jonas" w:date="2011-11-07T00:13:00Z">
                    <w:del w:id="1207" w:author="MPH" w:date="2011-11-07T20:48:00Z">
                      <w:r w:rsidR="005A0980" w:rsidDel="005A0980">
                        <w:rPr>
                          <w:noProof/>
                        </w:rPr>
                        <w:delText>7. November 2011</w:delText>
                      </w:r>
                    </w:del>
                  </w:ins>
                  <w:del w:id="1208" w:author="MPH" w:date="2011-11-07T20:48:00Z">
                    <w:r w:rsidR="005A0980" w:rsidDel="005A0980">
                      <w:rPr>
                        <w:noProof/>
                      </w:rPr>
                      <w:delText>6. November 2011</w:delText>
                    </w:r>
                  </w:del>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980" w:rsidRDefault="00091D7B">
    <w:pPr>
      <w:pStyle w:val="Fuzeile"/>
    </w:pPr>
    <w:r>
      <w:rPr>
        <w:noProof/>
      </w:rPr>
      <w:pict>
        <v:shapetype id="_x0000_t202" coordsize="21600,21600" o:spt="202" path="m,l,21600r21600,l21600,xe">
          <v:stroke joinstyle="miter"/>
          <v:path gradientshapeok="t" o:connecttype="rect"/>
        </v:shapetype>
        <v:shape id="_x0000_s2056" type="#_x0000_t202" style="position:absolute;left:0;text-align:left;margin-left:-8.6pt;margin-top:10.05pt;width:471.2pt;height:218.7pt;z-index:251663360;mso-width-relative:margin;mso-height-relative:margin" filled="f" stroked="f">
          <v:textbox style="mso-next-textbox:#_x0000_s2056">
            <w:txbxContent>
              <w:p w:rsidR="005A0980" w:rsidRPr="005552B4" w:rsidRDefault="005A0980" w:rsidP="00A84674">
                <w:pPr>
                  <w:pStyle w:val="KeinLeerraum"/>
                  <w:rPr>
                    <w:b/>
                  </w:rPr>
                </w:pPr>
                <w:r w:rsidRPr="005552B4">
                  <w:rPr>
                    <w:b/>
                  </w:rPr>
                  <w:t>Lizenz/License:</w:t>
                </w:r>
              </w:p>
              <w:p w:rsidR="005A0980" w:rsidRPr="005552B4" w:rsidRDefault="005A0980" w:rsidP="00A84674">
                <w:pPr>
                  <w:pStyle w:val="KeinLeerraum"/>
                </w:pPr>
                <w:r w:rsidRPr="005552B4">
                  <w:t xml:space="preserve">© </w:t>
                </w:r>
                <w:r w:rsidRPr="005650BB">
                  <w:rPr>
                    <w:sz w:val="18"/>
                    <w:szCs w:val="18"/>
                  </w:rPr>
                  <w:t>Fäßler, Haase, Hauschild, Koralewski, Traub, Westphal</w:t>
                </w:r>
              </w:p>
              <w:p w:rsidR="005A0980" w:rsidRPr="005552B4" w:rsidRDefault="005A0980" w:rsidP="00C45E68">
                <w:pPr>
                  <w:pStyle w:val="KeinLeerraum"/>
                </w:pPr>
              </w:p>
              <w:p w:rsidR="005A0980" w:rsidRPr="000510E8" w:rsidRDefault="005A0980" w:rsidP="00C45E68">
                <w:pPr>
                  <w:pStyle w:val="KeinLeerraum"/>
                  <w:rPr>
                    <w:b/>
                    <w:lang w:val="en-US"/>
                  </w:rPr>
                </w:pPr>
                <w:r w:rsidRPr="000510E8">
                  <w:rPr>
                    <w:b/>
                    <w:lang w:val="en-US"/>
                  </w:rPr>
                  <w:t>Dokumentversion/Document Version:</w:t>
                </w:r>
              </w:p>
              <w:p w:rsidR="005A0980" w:rsidRPr="005552B4" w:rsidRDefault="005A0980" w:rsidP="00C45E68">
                <w:pPr>
                  <w:pStyle w:val="KeinLeerraum"/>
                  <w:rPr>
                    <w:lang w:val="en-US"/>
                  </w:rPr>
                </w:pPr>
                <w:r w:rsidRPr="005552B4">
                  <w:rPr>
                    <w:lang w:val="en-US"/>
                  </w:rPr>
                  <w:t>Titel:</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420B4F">
                      <w:rPr>
                        <w:lang w:val="en-US"/>
                      </w:rPr>
                      <w:t>System Architecture Specification</w:t>
                    </w:r>
                  </w:sdtContent>
                </w:sdt>
              </w:p>
              <w:p w:rsidR="005A0980" w:rsidRDefault="005A0980"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del w:id="1235" w:author="MPH" w:date="2011-11-07T20:48:00Z">
                      <w:r w:rsidDel="005A0980">
                        <w:delText>V 1.0 beta3</w:delText>
                      </w:r>
                    </w:del>
                    <w:ins w:id="1236" w:author="Jonas" w:date="2011-11-07T00:19:00Z">
                      <w:del w:id="1237" w:author="MPH" w:date="2011-11-07T20:48:00Z">
                        <w:r w:rsidDel="005A0980">
                          <w:delText>V 1.0 beta 3</w:delText>
                        </w:r>
                      </w:del>
                    </w:ins>
                    <w:ins w:id="1238" w:author="MPH" w:date="2011-11-09T23:22:00Z">
                      <w:r w:rsidR="00A9112A">
                        <w:t>V 1.0 beta 5</w:t>
                      </w:r>
                    </w:ins>
                  </w:sdtContent>
                </w:sdt>
                <w:r>
                  <w:rPr>
                    <w:lang w:val="en-US"/>
                  </w:rPr>
                  <w:t xml:space="preserve">   (</w:t>
                </w:r>
                <w:fldSimple w:instr=" TIME \@ &quot;d. MMMM yyyy&quot; ">
                  <w:ins w:id="1239" w:author="MPH" w:date="2011-11-09T23:22:00Z">
                    <w:r w:rsidR="00A9112A">
                      <w:rPr>
                        <w:noProof/>
                      </w:rPr>
                      <w:t>9. November 2011</w:t>
                    </w:r>
                  </w:ins>
                  <w:ins w:id="1240" w:author="Jonas" w:date="2011-11-07T00:13:00Z">
                    <w:del w:id="1241" w:author="MPH" w:date="2011-11-07T20:48:00Z">
                      <w:r w:rsidDel="005A0980">
                        <w:rPr>
                          <w:noProof/>
                        </w:rPr>
                        <w:delText>7. November 2011</w:delText>
                      </w:r>
                    </w:del>
                  </w:ins>
                  <w:del w:id="1242" w:author="MPH" w:date="2011-11-07T20:48:00Z">
                    <w:r w:rsidDel="005A0980">
                      <w:rPr>
                        <w:noProof/>
                      </w:rPr>
                      <w:delText>6. November 2011</w:delText>
                    </w:r>
                  </w:del>
                </w:fldSimple>
                <w:r>
                  <w:rPr>
                    <w:lang w:val="en-US"/>
                  </w:rPr>
                  <w:t>)</w:t>
                </w:r>
              </w:p>
              <w:p w:rsidR="005A0980" w:rsidRPr="00A84674" w:rsidRDefault="005A0980" w:rsidP="00C45E68">
                <w:pPr>
                  <w:pStyle w:val="KeinLeerraum"/>
                  <w:rPr>
                    <w:lang w:val="en-US"/>
                  </w:rPr>
                </w:pPr>
              </w:p>
              <w:p w:rsidR="005A0980" w:rsidRPr="00A84674" w:rsidRDefault="005A0980" w:rsidP="00A84674">
                <w:pPr>
                  <w:pStyle w:val="KeinLeerraum"/>
                  <w:rPr>
                    <w:b/>
                    <w:lang w:val="en-US"/>
                  </w:rPr>
                </w:pPr>
                <w:r w:rsidRPr="00A84674">
                  <w:rPr>
                    <w:b/>
                    <w:lang w:val="en-US"/>
                  </w:rPr>
                  <w:t>Autoren/Authors     Projektteam/Project team:</w:t>
                </w:r>
              </w:p>
              <w:p w:rsidR="005A0980" w:rsidRDefault="005A0980" w:rsidP="00A84674">
                <w:pPr>
                  <w:pStyle w:val="KeinLeerraum"/>
                  <w:numPr>
                    <w:ilvl w:val="0"/>
                    <w:numId w:val="1"/>
                  </w:numPr>
                  <w:rPr>
                    <w:lang w:val="en-US"/>
                  </w:rPr>
                </w:pPr>
                <w:r>
                  <w:rPr>
                    <w:lang w:val="en-US"/>
                  </w:rPr>
                  <w:t>Jonas Traub</w:t>
                </w:r>
                <w:r>
                  <w:rPr>
                    <w:lang w:val="en-US"/>
                  </w:rPr>
                  <w:tab/>
                </w:r>
                <w:r>
                  <w:rPr>
                    <w:lang w:val="en-US"/>
                  </w:rPr>
                  <w:tab/>
                  <w:t>(Projektleiter)</w:t>
                </w:r>
              </w:p>
              <w:p w:rsidR="005A0980" w:rsidRDefault="005A0980"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5A0980" w:rsidRPr="00105B6E" w:rsidRDefault="005A0980" w:rsidP="00105B6E">
                <w:pPr>
                  <w:pStyle w:val="KeinLeerraum"/>
                  <w:numPr>
                    <w:ilvl w:val="0"/>
                    <w:numId w:val="1"/>
                  </w:numPr>
                  <w:rPr>
                    <w:lang w:val="en-US"/>
                  </w:rPr>
                </w:pPr>
                <w:r>
                  <w:rPr>
                    <w:lang w:val="en-US"/>
                  </w:rPr>
                  <w:t>Matthis Hauschild</w:t>
                </w:r>
                <w:r>
                  <w:rPr>
                    <w:lang w:val="en-US"/>
                  </w:rPr>
                  <w:tab/>
                </w:r>
                <w:r>
                  <w:rPr>
                    <w:lang w:val="en-US"/>
                  </w:rPr>
                  <w:tab/>
                  <w:t>(Documentation)</w:t>
                </w:r>
              </w:p>
              <w:p w:rsidR="005A0980" w:rsidRDefault="005A0980"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5A0980" w:rsidRDefault="005A0980" w:rsidP="00A84674">
                <w:pPr>
                  <w:pStyle w:val="KeinLeerraum"/>
                  <w:numPr>
                    <w:ilvl w:val="0"/>
                    <w:numId w:val="1"/>
                  </w:numPr>
                  <w:rPr>
                    <w:lang w:val="en-US"/>
                  </w:rPr>
                </w:pPr>
                <w:r>
                  <w:rPr>
                    <w:lang w:val="en-US"/>
                  </w:rPr>
                  <w:t>Christopher Westphal</w:t>
                </w:r>
                <w:r>
                  <w:rPr>
                    <w:lang w:val="en-US"/>
                  </w:rPr>
                  <w:tab/>
                  <w:t>(Engineer/Tester, Expert on Usability)</w:t>
                </w:r>
              </w:p>
              <w:p w:rsidR="005A0980" w:rsidRPr="008977F3" w:rsidRDefault="005A0980"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005A0980"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left:0;text-align:left;margin-left:425.65pt;margin-top:209pt;width:46.2pt;height:24.8pt;z-index:251665408;mso-position-horizontal-relative:text;mso-position-vertical-relative:text;mso-width-relative:margin;mso-height-relative:margin" filled="f" stroked="f">
          <v:textbox style="mso-next-textbox:#_x0000_s2059">
            <w:txbxContent>
              <w:p w:rsidR="005A0980" w:rsidRDefault="00091D7B" w:rsidP="00D904B3">
                <w:pPr>
                  <w:jc w:val="right"/>
                </w:pPr>
                <w:fldSimple w:instr=" PAGE    \* MERGEFORMAT ">
                  <w:r w:rsidR="00A9112A">
                    <w:rPr>
                      <w:noProof/>
                    </w:rPr>
                    <w:t>50</w:t>
                  </w:r>
                </w:fldSimple>
                <w:r w:rsidR="005A0980">
                  <w:t xml:space="preserve"> / </w:t>
                </w:r>
                <w:fldSimple w:instr=" NUMPAGES   \* MERGEFORMAT ">
                  <w:ins w:id="1243" w:author="MPH" w:date="2011-11-09T23:22:00Z">
                    <w:r w:rsidR="00A9112A">
                      <w:rPr>
                        <w:noProof/>
                      </w:rPr>
                      <w:t>50</w:t>
                    </w:r>
                  </w:ins>
                  <w:ins w:id="1244" w:author="Jonas" w:date="2011-11-07T00:18:00Z">
                    <w:del w:id="1245" w:author="MPH" w:date="2011-11-07T20:48:00Z">
                      <w:r w:rsidR="005A0980" w:rsidDel="005A0980">
                        <w:rPr>
                          <w:noProof/>
                        </w:rPr>
                        <w:delText>42</w:delText>
                      </w:r>
                    </w:del>
                  </w:ins>
                  <w:del w:id="1246" w:author="MPH" w:date="2011-11-07T20:48:00Z">
                    <w:r w:rsidR="005A0980" w:rsidDel="005A0980">
                      <w:rPr>
                        <w:noProof/>
                      </w:rPr>
                      <w:delText>41</w:delText>
                    </w:r>
                  </w:del>
                </w:fldSimple>
              </w:p>
              <w:p w:rsidR="005A0980" w:rsidRPr="00D904B3" w:rsidRDefault="005A0980" w:rsidP="00D904B3"/>
            </w:txbxContent>
          </v:textbox>
        </v:shape>
      </w:pict>
    </w:r>
    <w:r w:rsidR="005A0980"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left:0;text-align:left;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74E7" w:rsidRDefault="00F074E7" w:rsidP="000F2E3F">
      <w:pPr>
        <w:spacing w:after="0" w:line="240" w:lineRule="auto"/>
      </w:pPr>
      <w:r>
        <w:separator/>
      </w:r>
    </w:p>
  </w:footnote>
  <w:footnote w:type="continuationSeparator" w:id="0">
    <w:p w:rsidR="00F074E7" w:rsidRDefault="00F074E7" w:rsidP="000F2E3F">
      <w:pPr>
        <w:spacing w:after="0" w:line="240" w:lineRule="auto"/>
      </w:pPr>
      <w:r>
        <w:continuationSeparator/>
      </w:r>
    </w:p>
  </w:footnote>
  <w:footnote w:id="1">
    <w:p w:rsidR="005A0980" w:rsidRPr="005A0980" w:rsidRDefault="005A0980">
      <w:pPr>
        <w:pStyle w:val="Funotentext"/>
        <w:rPr>
          <w:rFonts w:cstheme="minorHAnsi"/>
        </w:rPr>
      </w:pPr>
      <w:r>
        <w:rPr>
          <w:rStyle w:val="Funotenzeichen"/>
        </w:rPr>
        <w:footnoteRef/>
      </w:r>
      <w:r>
        <w:t xml:space="preserve"> </w:t>
      </w:r>
      <w:r w:rsidRPr="005A0980">
        <w:t xml:space="preserve">Quelle: SAS Multicastor V1.0 </w:t>
      </w:r>
      <w:r w:rsidRPr="005A0980">
        <w:rPr>
          <w:rFonts w:cstheme="minorHAnsi"/>
        </w:rPr>
        <w:t>(</w:t>
      </w:r>
      <w:r w:rsidRPr="005A0980">
        <w:rPr>
          <w:rFonts w:cstheme="minorHAnsi"/>
          <w:color w:val="000000"/>
        </w:rPr>
        <w:t>http://sourceforge.net/projects/multicastor/)</w:t>
      </w:r>
    </w:p>
  </w:footnote>
  <w:footnote w:id="2">
    <w:p w:rsidR="005A0980" w:rsidRPr="005A0980" w:rsidRDefault="005A0980">
      <w:pPr>
        <w:pStyle w:val="Funotentext"/>
        <w:rPr>
          <w:rFonts w:cstheme="minorHAnsi"/>
        </w:rPr>
      </w:pPr>
      <w:ins w:id="385" w:author="MPH" w:date="2011-11-07T20:50:00Z">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ins>
    </w:p>
  </w:footnote>
  <w:footnote w:id="3">
    <w:p w:rsidR="005A0980" w:rsidRPr="005A0980" w:rsidRDefault="005A0980" w:rsidP="00420B4F">
      <w:pPr>
        <w:pStyle w:val="Funotentext"/>
        <w:rPr>
          <w:ins w:id="396" w:author="Jonas" w:date="2011-11-06T23:31:00Z"/>
          <w:rFonts w:cstheme="minorHAnsi"/>
        </w:rPr>
      </w:pPr>
      <w:ins w:id="397" w:author="Jonas" w:date="2011-11-06T23:31:00Z">
        <w:r w:rsidRPr="005A0980">
          <w:rPr>
            <w:rStyle w:val="Funotenzeichen"/>
            <w:rFonts w:cstheme="minorHAnsi"/>
          </w:rPr>
          <w:footnoteRef/>
        </w:r>
        <w:r w:rsidRPr="005A0980">
          <w:rPr>
            <w:rFonts w:cstheme="minorHAnsi"/>
          </w:rPr>
          <w:t xml:space="preserve"> Quelle: SAS Multicastor V1.0 (</w:t>
        </w:r>
        <w:r w:rsidRPr="005A0980">
          <w:rPr>
            <w:rFonts w:cstheme="minorHAnsi"/>
            <w:color w:val="000000"/>
          </w:rPr>
          <w:t>http://sourceforge.net/projects/multicastor/)</w:t>
        </w:r>
      </w:ins>
    </w:p>
  </w:footnote>
  <w:footnote w:id="4">
    <w:p w:rsidR="005A0980" w:rsidRDefault="005A0980" w:rsidP="0063364B">
      <w:pPr>
        <w:pStyle w:val="Funotentext"/>
      </w:pPr>
      <w:r>
        <w:rPr>
          <w:rStyle w:val="Funotenzeichen"/>
        </w:rPr>
        <w:footnoteRef/>
      </w:r>
      <w:r>
        <w:t xml:space="preserve"> http://www.java.com/de/download/help/sysreq.xml)</w:t>
      </w:r>
    </w:p>
  </w:footnote>
  <w:footnote w:id="5">
    <w:p w:rsidR="00F710A1" w:rsidRDefault="00F710A1">
      <w:pPr>
        <w:pStyle w:val="Funotentext"/>
      </w:pPr>
      <w:ins w:id="485" w:author="MPH" w:date="2011-11-07T22:20:00Z">
        <w:r>
          <w:rPr>
            <w:rStyle w:val="Funotenzeichen"/>
          </w:rPr>
          <w:footnoteRef/>
        </w:r>
        <w:r>
          <w:t xml:space="preserve"> Quelle: TIT09AIB_System_Architecture_Specification </w:t>
        </w:r>
      </w:ins>
      <w:ins w:id="486" w:author="MPH" w:date="2011-11-07T22:21:00Z">
        <w:r>
          <w:t>– Abbildung 3 Menu</w:t>
        </w:r>
      </w:ins>
    </w:p>
  </w:footnote>
  <w:footnote w:id="6">
    <w:p w:rsidR="008C705E" w:rsidRDefault="008C705E">
      <w:pPr>
        <w:pStyle w:val="Funotentext"/>
      </w:pPr>
      <w:ins w:id="493" w:author="MPH" w:date="2011-11-07T22:26:00Z">
        <w:r>
          <w:rPr>
            <w:rStyle w:val="Funotenzeichen"/>
          </w:rPr>
          <w:footnoteRef/>
        </w:r>
        <w:r>
          <w:t xml:space="preserve"> Quelle: TIT09AIB_System_Architecture_Specification </w:t>
        </w:r>
      </w:ins>
      <w:ins w:id="494" w:author="MPH" w:date="2011-11-07T22:27:00Z">
        <w:r>
          <w:t>–</w:t>
        </w:r>
      </w:ins>
      <w:ins w:id="495" w:author="MPH" w:date="2011-11-07T22:26:00Z">
        <w:r>
          <w:t xml:space="preserve"> Tabelle </w:t>
        </w:r>
      </w:ins>
      <w:ins w:id="496" w:author="MPH" w:date="2011-11-07T22:27:00Z">
        <w:r>
          <w:t>3 Einstellung Benutzererfahrung</w:t>
        </w:r>
      </w:ins>
    </w:p>
  </w:footnote>
  <w:footnote w:id="7">
    <w:p w:rsidR="007060FE" w:rsidRDefault="007060FE">
      <w:pPr>
        <w:pStyle w:val="Funotentext"/>
      </w:pPr>
      <w:ins w:id="933" w:author="MPH" w:date="2011-11-07T22:36:00Z">
        <w:r>
          <w:rPr>
            <w:rStyle w:val="Funotenzeichen"/>
          </w:rPr>
          <w:footnoteRef/>
        </w:r>
        <w:r>
          <w:t xml:space="preserve"> Quelle: TIT09AIB_System_Architecture_Specification </w:t>
        </w:r>
      </w:ins>
      <w:ins w:id="934" w:author="MPH" w:date="2011-11-07T22:37:00Z">
        <w:r>
          <w:t>–</w:t>
        </w:r>
      </w:ins>
      <w:ins w:id="935" w:author="MPH" w:date="2011-11-07T22:36:00Z">
        <w:r>
          <w:t xml:space="preserve"> 2.</w:t>
        </w:r>
      </w:ins>
      <w:ins w:id="936" w:author="MPH" w:date="2011-11-07T22:37:00Z">
        <w:r>
          <w:t xml:space="preserve">2.4 Multicast Anzeige </w:t>
        </w:r>
      </w:ins>
      <w:ins w:id="937" w:author="MPH" w:date="2011-11-07T22:38:00Z">
        <w:r>
          <w:t>&amp;</w:t>
        </w:r>
      </w:ins>
      <w:ins w:id="938" w:author="MPH" w:date="2011-11-07T22:37:00Z">
        <w:r>
          <w:t xml:space="preserve"> Tabelle</w:t>
        </w:r>
      </w:ins>
      <w:ins w:id="939" w:author="MPH" w:date="2011-11-07T22:38:00Z">
        <w:r>
          <w:t xml:space="preserve"> 1</w:t>
        </w:r>
      </w:ins>
    </w:p>
  </w:footnote>
  <w:footnote w:id="8">
    <w:p w:rsidR="005A0980" w:rsidRDefault="005A0980">
      <w:pPr>
        <w:pStyle w:val="Funotentext"/>
      </w:pPr>
      <w:r>
        <w:rPr>
          <w:rStyle w:val="Funotenzeichen"/>
        </w:rPr>
        <w:footnoteRef/>
      </w:r>
      <w:r>
        <w:t xml:space="preserve"> siehe Glossar</w:t>
      </w:r>
    </w:p>
  </w:footnote>
  <w:footnote w:id="9">
    <w:p w:rsidR="005A0980" w:rsidRDefault="005A0980">
      <w:pPr>
        <w:pStyle w:val="Funotentext"/>
      </w:pPr>
      <w:r>
        <w:rPr>
          <w:rStyle w:val="Funotenzeichen"/>
        </w:rPr>
        <w:footnoteRef/>
      </w:r>
      <w:r>
        <w:t xml:space="preserve"> siehe Glossar</w:t>
      </w:r>
    </w:p>
  </w:footnote>
  <w:footnote w:id="10">
    <w:p w:rsidR="005A0980" w:rsidRDefault="005A0980">
      <w:pPr>
        <w:pStyle w:val="Funotentext"/>
      </w:pPr>
      <w:r>
        <w:rPr>
          <w:rStyle w:val="Funotenzeichen"/>
        </w:rPr>
        <w:footnoteRef/>
      </w:r>
      <w:r w:rsidRPr="00752DE2">
        <w:rPr>
          <w:rFonts w:ascii="Arial" w:hAnsi="Arial" w:cs="Arial"/>
          <w:color w:val="000000"/>
          <w:sz w:val="16"/>
          <w:szCs w:val="16"/>
        </w:rPr>
        <w:t>Quelle</w:t>
      </w:r>
      <w:r>
        <w:rPr>
          <w:rFonts w:ascii="Arial" w:hAnsi="Arial" w:cs="Arial"/>
          <w:color w:val="000000"/>
          <w:sz w:val="16"/>
          <w:szCs w:val="16"/>
        </w:rPr>
        <w:t>:</w:t>
      </w:r>
      <w:r w:rsidRPr="00752DE2">
        <w:rPr>
          <w:rFonts w:ascii="Arial" w:hAnsi="Arial" w:cs="Arial"/>
          <w:color w:val="000000"/>
          <w:sz w:val="16"/>
          <w:szCs w:val="16"/>
        </w:rPr>
        <w:t xml:space="preserve"> </w:t>
      </w:r>
      <w:r>
        <w:rPr>
          <w:rFonts w:ascii="Arial" w:hAnsi="Arial" w:cs="Arial"/>
          <w:color w:val="000000"/>
          <w:sz w:val="16"/>
          <w:szCs w:val="16"/>
        </w:rPr>
        <w:t>Analyse des MMRP-Protokolls nach IEEE 802.3ak einschließlich Erstellung einer zustandsorientierten Simulation des Protokolls auf Basis von OMNeT++ sowie weiterer Tools für Testzwecke von Johannes Jochen</w:t>
      </w:r>
    </w:p>
  </w:footnote>
  <w:footnote w:id="11">
    <w:p w:rsidR="005A0980" w:rsidRDefault="005A0980">
      <w:pPr>
        <w:pStyle w:val="Funotentext"/>
      </w:pPr>
      <w:r>
        <w:rPr>
          <w:rStyle w:val="Funotenzeichen"/>
        </w:rPr>
        <w:footnoteRef/>
      </w:r>
      <w:r w:rsidRPr="00DF322C">
        <w:rPr>
          <w:rFonts w:ascii="Arial" w:hAnsi="Arial" w:cs="Arial"/>
          <w:color w:val="000000"/>
          <w:sz w:val="16"/>
          <w:szCs w:val="16"/>
        </w:rPr>
        <w:t>Quelle</w:t>
      </w:r>
      <w:r>
        <w:rPr>
          <w:rFonts w:ascii="Arial" w:hAnsi="Arial" w:cs="Arial"/>
          <w:color w:val="000000"/>
          <w:sz w:val="16"/>
          <w:szCs w:val="16"/>
        </w:rPr>
        <w:t>:</w:t>
      </w:r>
      <w:r w:rsidRPr="00DF322C">
        <w:rPr>
          <w:rFonts w:ascii="Arial" w:hAnsi="Arial" w:cs="Arial"/>
          <w:color w:val="000000"/>
          <w:sz w:val="16"/>
          <w:szCs w:val="16"/>
        </w:rPr>
        <w:t xml:space="preserve"> </w:t>
      </w:r>
      <w:r>
        <w:rPr>
          <w:rFonts w:ascii="Arial" w:hAnsi="Arial" w:cs="Arial"/>
          <w:color w:val="000000"/>
          <w:sz w:val="16"/>
          <w:szCs w:val="16"/>
        </w:rPr>
        <w:t>Analyse des MMRP-Protokolls nach IEEE 802.3ak einschließlich Erstellung einer zustandsorientierten Simulation des Protokolls auf Basis von OMNeT++ sowie weiterer Tools für Testzwecke von Johannes Jochen</w:t>
      </w:r>
    </w:p>
  </w:footnote>
  <w:footnote w:id="12">
    <w:p w:rsidR="005A0980" w:rsidRDefault="005A0980">
      <w:pPr>
        <w:pStyle w:val="Funotentext"/>
      </w:pPr>
      <w:r>
        <w:rPr>
          <w:rStyle w:val="Funotenzeichen"/>
        </w:rPr>
        <w:footnoteRef/>
      </w:r>
      <w:r w:rsidRPr="00C1072C">
        <w:t>Quelle</w:t>
      </w:r>
      <w:r>
        <w:t xml:space="preserve">: </w:t>
      </w:r>
      <w:r w:rsidRPr="00986693">
        <w:t>Analyse des MMRP-Protokolls nach IEEE 802.3ak einschließlich Erstellung einer zustandsorientierten Simulation des Protokolls auf Basis von OMNeT++ sowie weiterer Tools für Testzwecke von Johannes Jochen</w:t>
      </w:r>
    </w:p>
  </w:footnote>
  <w:footnote w:id="13">
    <w:p w:rsidR="005A0980" w:rsidRDefault="005A0980">
      <w:pPr>
        <w:pStyle w:val="Funotentext"/>
      </w:pPr>
      <w:r>
        <w:rPr>
          <w:rStyle w:val="Funotenzeichen"/>
        </w:rPr>
        <w:footnoteRef/>
      </w:r>
      <w:r w:rsidRPr="00BD2366">
        <w:t>Quelle</w:t>
      </w:r>
      <w:r>
        <w:t xml:space="preserve">: </w:t>
      </w:r>
      <w:r w:rsidRPr="00D239C2">
        <w:t>http://standards.ieee.org/getieee802/download/802.1ak-2007.pdf Seite 58</w:t>
      </w:r>
    </w:p>
  </w:footnote>
  <w:footnote w:id="14">
    <w:p w:rsidR="005A0980" w:rsidRDefault="005A0980">
      <w:pPr>
        <w:pStyle w:val="Funotentext"/>
      </w:pPr>
      <w:r>
        <w:rPr>
          <w:rStyle w:val="Funotenzeichen"/>
        </w:rPr>
        <w:footnoteRef/>
      </w:r>
      <w:r w:rsidRPr="00E01B92">
        <w:t>Quelle</w:t>
      </w:r>
      <w:r>
        <w:t xml:space="preserve">: </w:t>
      </w:r>
      <w:r w:rsidRPr="00CC32AB">
        <w:t>Analyse des MMRP-Protokolls nach IEEE 802.3ak einschließlich Erstellung einer zustandsorientie</w:t>
      </w:r>
      <w:r>
        <w:t xml:space="preserve">rten Simulation des Protokolls </w:t>
      </w:r>
      <w:r w:rsidRPr="00CC32AB">
        <w:t>auf Basis von OMNeT++ sowie</w:t>
      </w:r>
      <w:r>
        <w:t xml:space="preserve"> weiterer Tools für Testzwecke </w:t>
      </w:r>
      <w:r w:rsidRPr="00CC32AB">
        <w:t>von Johannes Jochen</w:t>
      </w:r>
    </w:p>
  </w:footnote>
  <w:footnote w:id="15">
    <w:p w:rsidR="005A0980" w:rsidRDefault="005A0980">
      <w:pPr>
        <w:pStyle w:val="Funotentext"/>
      </w:pPr>
      <w:r>
        <w:rPr>
          <w:rStyle w:val="Funotenzeichen"/>
        </w:rPr>
        <w:footnoteRef/>
      </w:r>
      <w:r>
        <w:t xml:space="preserve"> Quelle: </w:t>
      </w:r>
      <w:r w:rsidRPr="00210CB6">
        <w:t>Analyse des MMRP-Protokolls nach IEEE 802.3ak einschließlich Erstellung einer zustandsorientierten Simulation des Protokolls  auf Basis von OMNeT++ sowie weiterer Tools für Testzwecke  von Johannes Jochen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980" w:rsidRDefault="00091D7B"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rsidR="005A0980">
          <w:t>System Architecture Specification</w:t>
        </w:r>
      </w:sdtContent>
    </w:sdt>
    <w:r w:rsidR="005A0980">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7DC27BB"/>
    <w:multiLevelType w:val="multilevel"/>
    <w:tmpl w:val="BB04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B0D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5243D09"/>
    <w:multiLevelType w:val="hybridMultilevel"/>
    <w:tmpl w:val="7E0CF5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6BA0B4D"/>
    <w:multiLevelType w:val="multilevel"/>
    <w:tmpl w:val="86B68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58584A"/>
    <w:multiLevelType w:val="hybridMultilevel"/>
    <w:tmpl w:val="97261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7">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3B700692"/>
    <w:multiLevelType w:val="multilevel"/>
    <w:tmpl w:val="69D6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26305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EC720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9AA37F5"/>
    <w:multiLevelType w:val="hybridMultilevel"/>
    <w:tmpl w:val="03589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C6C07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2636E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26">
    <w:nsid w:val="5F341CFB"/>
    <w:multiLevelType w:val="multilevel"/>
    <w:tmpl w:val="08B0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3F9247F"/>
    <w:multiLevelType w:val="multilevel"/>
    <w:tmpl w:val="C244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DD80EA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5"/>
  </w:num>
  <w:num w:numId="3">
    <w:abstractNumId w:val="11"/>
  </w:num>
  <w:num w:numId="4">
    <w:abstractNumId w:val="16"/>
  </w:num>
  <w:num w:numId="5">
    <w:abstractNumId w:val="4"/>
  </w:num>
  <w:num w:numId="6">
    <w:abstractNumId w:val="27"/>
  </w:num>
  <w:num w:numId="7">
    <w:abstractNumId w:val="1"/>
  </w:num>
  <w:num w:numId="8">
    <w:abstractNumId w:val="5"/>
  </w:num>
  <w:num w:numId="9">
    <w:abstractNumId w:val="17"/>
  </w:num>
  <w:num w:numId="10">
    <w:abstractNumId w:val="2"/>
  </w:num>
  <w:num w:numId="11">
    <w:abstractNumId w:val="15"/>
  </w:num>
  <w:num w:numId="12">
    <w:abstractNumId w:val="10"/>
  </w:num>
  <w:num w:numId="13">
    <w:abstractNumId w:val="14"/>
  </w:num>
  <w:num w:numId="14">
    <w:abstractNumId w:val="21"/>
  </w:num>
  <w:num w:numId="15">
    <w:abstractNumId w:val="29"/>
  </w:num>
  <w:num w:numId="16">
    <w:abstractNumId w:val="30"/>
  </w:num>
  <w:num w:numId="17">
    <w:abstractNumId w:val="0"/>
  </w:num>
  <w:num w:numId="18">
    <w:abstractNumId w:val="7"/>
  </w:num>
  <w:num w:numId="19">
    <w:abstractNumId w:val="20"/>
  </w:num>
  <w:num w:numId="20">
    <w:abstractNumId w:val="23"/>
  </w:num>
  <w:num w:numId="21">
    <w:abstractNumId w:val="6"/>
  </w:num>
  <w:num w:numId="22">
    <w:abstractNumId w:val="24"/>
  </w:num>
  <w:num w:numId="23">
    <w:abstractNumId w:val="8"/>
  </w:num>
  <w:num w:numId="24">
    <w:abstractNumId w:val="18"/>
  </w:num>
  <w:num w:numId="25">
    <w:abstractNumId w:val="9"/>
  </w:num>
  <w:num w:numId="26">
    <w:abstractNumId w:val="12"/>
  </w:num>
  <w:num w:numId="27">
    <w:abstractNumId w:val="3"/>
  </w:num>
  <w:num w:numId="28">
    <w:abstractNumId w:val="26"/>
  </w:num>
  <w:num w:numId="29">
    <w:abstractNumId w:val="28"/>
  </w:num>
  <w:num w:numId="30">
    <w:abstractNumId w:val="22"/>
  </w:num>
  <w:num w:numId="31">
    <w:abstractNumId w:val="31"/>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trackRevisions/>
  <w:doNotTrackMoves/>
  <w:doNotTrackFormatting/>
  <w:defaultTabStop w:val="708"/>
  <w:hyphenationZone w:val="425"/>
  <w:drawingGridHorizontalSpacing w:val="110"/>
  <w:displayHorizontalDrawingGridEvery w:val="2"/>
  <w:characterSpacingControl w:val="doNotCompress"/>
  <w:hdrShapeDefaults>
    <o:shapedefaults v:ext="edit" spidmax="62466">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
  <w:rsids>
    <w:rsidRoot w:val="00C25B2B"/>
    <w:rsid w:val="0001269D"/>
    <w:rsid w:val="00030484"/>
    <w:rsid w:val="000348C4"/>
    <w:rsid w:val="00036EDF"/>
    <w:rsid w:val="000510E8"/>
    <w:rsid w:val="000546E9"/>
    <w:rsid w:val="00056AF0"/>
    <w:rsid w:val="00061082"/>
    <w:rsid w:val="000651A6"/>
    <w:rsid w:val="00066D7B"/>
    <w:rsid w:val="00081104"/>
    <w:rsid w:val="00081D31"/>
    <w:rsid w:val="00081DFE"/>
    <w:rsid w:val="00084B8D"/>
    <w:rsid w:val="00090C5E"/>
    <w:rsid w:val="00091D7B"/>
    <w:rsid w:val="000957CC"/>
    <w:rsid w:val="000A4137"/>
    <w:rsid w:val="000A5C0C"/>
    <w:rsid w:val="000A6B2B"/>
    <w:rsid w:val="000B066A"/>
    <w:rsid w:val="000C795A"/>
    <w:rsid w:val="000D6E0A"/>
    <w:rsid w:val="000F04CE"/>
    <w:rsid w:val="000F2E3F"/>
    <w:rsid w:val="000F760F"/>
    <w:rsid w:val="00105B6E"/>
    <w:rsid w:val="0011062E"/>
    <w:rsid w:val="00110B28"/>
    <w:rsid w:val="00116321"/>
    <w:rsid w:val="00121C25"/>
    <w:rsid w:val="0012731E"/>
    <w:rsid w:val="001469DE"/>
    <w:rsid w:val="00150BAA"/>
    <w:rsid w:val="00156BC7"/>
    <w:rsid w:val="001752AF"/>
    <w:rsid w:val="00180BF4"/>
    <w:rsid w:val="00193513"/>
    <w:rsid w:val="00193C60"/>
    <w:rsid w:val="001A0FEE"/>
    <w:rsid w:val="001B25ED"/>
    <w:rsid w:val="001B74C0"/>
    <w:rsid w:val="001B78D1"/>
    <w:rsid w:val="001C2764"/>
    <w:rsid w:val="001C4829"/>
    <w:rsid w:val="001C673B"/>
    <w:rsid w:val="001D2F36"/>
    <w:rsid w:val="001D674A"/>
    <w:rsid w:val="001E3214"/>
    <w:rsid w:val="001E7930"/>
    <w:rsid w:val="001F2362"/>
    <w:rsid w:val="00210CB6"/>
    <w:rsid w:val="00252903"/>
    <w:rsid w:val="0025556F"/>
    <w:rsid w:val="00260A9F"/>
    <w:rsid w:val="0027004A"/>
    <w:rsid w:val="002753CF"/>
    <w:rsid w:val="0029080E"/>
    <w:rsid w:val="00291838"/>
    <w:rsid w:val="00291858"/>
    <w:rsid w:val="002A0AB7"/>
    <w:rsid w:val="002A33B2"/>
    <w:rsid w:val="002A42FE"/>
    <w:rsid w:val="002B1A6E"/>
    <w:rsid w:val="002D6F8E"/>
    <w:rsid w:val="002F0650"/>
    <w:rsid w:val="002F6BB9"/>
    <w:rsid w:val="00306FED"/>
    <w:rsid w:val="003207E2"/>
    <w:rsid w:val="0032159D"/>
    <w:rsid w:val="00327036"/>
    <w:rsid w:val="003333D7"/>
    <w:rsid w:val="003358B5"/>
    <w:rsid w:val="00345C28"/>
    <w:rsid w:val="003473E2"/>
    <w:rsid w:val="00352B86"/>
    <w:rsid w:val="00355F1D"/>
    <w:rsid w:val="003601AB"/>
    <w:rsid w:val="00392119"/>
    <w:rsid w:val="003B1C38"/>
    <w:rsid w:val="003B666C"/>
    <w:rsid w:val="003C13B8"/>
    <w:rsid w:val="003C3A1B"/>
    <w:rsid w:val="003C5108"/>
    <w:rsid w:val="003D637E"/>
    <w:rsid w:val="003D6944"/>
    <w:rsid w:val="003E0385"/>
    <w:rsid w:val="003F5C25"/>
    <w:rsid w:val="0040227A"/>
    <w:rsid w:val="00405864"/>
    <w:rsid w:val="00412716"/>
    <w:rsid w:val="00420B4F"/>
    <w:rsid w:val="00425F7F"/>
    <w:rsid w:val="004262E4"/>
    <w:rsid w:val="00433EE8"/>
    <w:rsid w:val="00460F40"/>
    <w:rsid w:val="00470514"/>
    <w:rsid w:val="00483616"/>
    <w:rsid w:val="004978BE"/>
    <w:rsid w:val="004A1551"/>
    <w:rsid w:val="004B6904"/>
    <w:rsid w:val="004D1E2B"/>
    <w:rsid w:val="004D2352"/>
    <w:rsid w:val="004D41F0"/>
    <w:rsid w:val="004F22B1"/>
    <w:rsid w:val="005057B1"/>
    <w:rsid w:val="00510BC3"/>
    <w:rsid w:val="00530CA4"/>
    <w:rsid w:val="00552314"/>
    <w:rsid w:val="005552B4"/>
    <w:rsid w:val="00561704"/>
    <w:rsid w:val="005625A1"/>
    <w:rsid w:val="005628A2"/>
    <w:rsid w:val="00564092"/>
    <w:rsid w:val="005650BB"/>
    <w:rsid w:val="0058371A"/>
    <w:rsid w:val="0058391C"/>
    <w:rsid w:val="00593B3B"/>
    <w:rsid w:val="005A0980"/>
    <w:rsid w:val="005A2300"/>
    <w:rsid w:val="005B56B5"/>
    <w:rsid w:val="005C22E9"/>
    <w:rsid w:val="005C61B6"/>
    <w:rsid w:val="005D4903"/>
    <w:rsid w:val="005D771E"/>
    <w:rsid w:val="005F23B5"/>
    <w:rsid w:val="005F6D71"/>
    <w:rsid w:val="006201E4"/>
    <w:rsid w:val="00621C2A"/>
    <w:rsid w:val="0063364B"/>
    <w:rsid w:val="00633985"/>
    <w:rsid w:val="00645CCA"/>
    <w:rsid w:val="00647DAC"/>
    <w:rsid w:val="00661B12"/>
    <w:rsid w:val="00663DD9"/>
    <w:rsid w:val="00667F34"/>
    <w:rsid w:val="00680C30"/>
    <w:rsid w:val="006833B2"/>
    <w:rsid w:val="006844C3"/>
    <w:rsid w:val="0069034F"/>
    <w:rsid w:val="00692AB0"/>
    <w:rsid w:val="00694CC7"/>
    <w:rsid w:val="0069680D"/>
    <w:rsid w:val="006A5A3B"/>
    <w:rsid w:val="006B1303"/>
    <w:rsid w:val="006B7F6E"/>
    <w:rsid w:val="006C162E"/>
    <w:rsid w:val="006C1667"/>
    <w:rsid w:val="006C318F"/>
    <w:rsid w:val="006C7E18"/>
    <w:rsid w:val="006D1CC0"/>
    <w:rsid w:val="006D3A63"/>
    <w:rsid w:val="006D3C3E"/>
    <w:rsid w:val="006D43CE"/>
    <w:rsid w:val="006D5BC2"/>
    <w:rsid w:val="006E3816"/>
    <w:rsid w:val="007060FE"/>
    <w:rsid w:val="00711E05"/>
    <w:rsid w:val="0072776E"/>
    <w:rsid w:val="00735E40"/>
    <w:rsid w:val="0073743A"/>
    <w:rsid w:val="007406F4"/>
    <w:rsid w:val="007417E4"/>
    <w:rsid w:val="007517D0"/>
    <w:rsid w:val="00752DE2"/>
    <w:rsid w:val="00781460"/>
    <w:rsid w:val="00792F80"/>
    <w:rsid w:val="007A0D5C"/>
    <w:rsid w:val="007A43E0"/>
    <w:rsid w:val="007A5747"/>
    <w:rsid w:val="007B04B2"/>
    <w:rsid w:val="007B0E0F"/>
    <w:rsid w:val="007D6690"/>
    <w:rsid w:val="007E1E3A"/>
    <w:rsid w:val="007E2819"/>
    <w:rsid w:val="007E2E9F"/>
    <w:rsid w:val="007E301E"/>
    <w:rsid w:val="007F3D3D"/>
    <w:rsid w:val="00807120"/>
    <w:rsid w:val="00815BA8"/>
    <w:rsid w:val="0082059B"/>
    <w:rsid w:val="00824E22"/>
    <w:rsid w:val="008463E3"/>
    <w:rsid w:val="00856CBA"/>
    <w:rsid w:val="0086757D"/>
    <w:rsid w:val="008762E6"/>
    <w:rsid w:val="00880DBE"/>
    <w:rsid w:val="00882DF2"/>
    <w:rsid w:val="00883F47"/>
    <w:rsid w:val="00894BFB"/>
    <w:rsid w:val="00897794"/>
    <w:rsid w:val="008A3EF6"/>
    <w:rsid w:val="008A5FD4"/>
    <w:rsid w:val="008B71FA"/>
    <w:rsid w:val="008C705E"/>
    <w:rsid w:val="008D03A6"/>
    <w:rsid w:val="008E3282"/>
    <w:rsid w:val="008E3E3A"/>
    <w:rsid w:val="008E7C49"/>
    <w:rsid w:val="008F4C53"/>
    <w:rsid w:val="008F5D33"/>
    <w:rsid w:val="008F66EE"/>
    <w:rsid w:val="00902776"/>
    <w:rsid w:val="00903BBC"/>
    <w:rsid w:val="0091125B"/>
    <w:rsid w:val="00912023"/>
    <w:rsid w:val="00914D01"/>
    <w:rsid w:val="00916BC5"/>
    <w:rsid w:val="009405A6"/>
    <w:rsid w:val="00941186"/>
    <w:rsid w:val="00950C31"/>
    <w:rsid w:val="00954AC4"/>
    <w:rsid w:val="00957721"/>
    <w:rsid w:val="009601B2"/>
    <w:rsid w:val="0098390D"/>
    <w:rsid w:val="00983FBB"/>
    <w:rsid w:val="00986693"/>
    <w:rsid w:val="009936EC"/>
    <w:rsid w:val="009941E2"/>
    <w:rsid w:val="009A49EF"/>
    <w:rsid w:val="009A5BB1"/>
    <w:rsid w:val="009A6D73"/>
    <w:rsid w:val="009E1E8C"/>
    <w:rsid w:val="009E57CD"/>
    <w:rsid w:val="009E60C0"/>
    <w:rsid w:val="009F2974"/>
    <w:rsid w:val="00A0394B"/>
    <w:rsid w:val="00A12184"/>
    <w:rsid w:val="00A17BB9"/>
    <w:rsid w:val="00A24493"/>
    <w:rsid w:val="00A2648D"/>
    <w:rsid w:val="00A31F04"/>
    <w:rsid w:val="00A37C8B"/>
    <w:rsid w:val="00A402EF"/>
    <w:rsid w:val="00A470FB"/>
    <w:rsid w:val="00A60406"/>
    <w:rsid w:val="00A61EC6"/>
    <w:rsid w:val="00A62DFF"/>
    <w:rsid w:val="00A70637"/>
    <w:rsid w:val="00A71FCB"/>
    <w:rsid w:val="00A7720C"/>
    <w:rsid w:val="00A84674"/>
    <w:rsid w:val="00A9112A"/>
    <w:rsid w:val="00A9321D"/>
    <w:rsid w:val="00AA59B8"/>
    <w:rsid w:val="00AA6484"/>
    <w:rsid w:val="00AA68B0"/>
    <w:rsid w:val="00AB07E3"/>
    <w:rsid w:val="00AB38D2"/>
    <w:rsid w:val="00AC1AF9"/>
    <w:rsid w:val="00AC520B"/>
    <w:rsid w:val="00AC6185"/>
    <w:rsid w:val="00AD001C"/>
    <w:rsid w:val="00AD69AE"/>
    <w:rsid w:val="00AE4F02"/>
    <w:rsid w:val="00AF161E"/>
    <w:rsid w:val="00B14B86"/>
    <w:rsid w:val="00B210C9"/>
    <w:rsid w:val="00B22631"/>
    <w:rsid w:val="00B247CE"/>
    <w:rsid w:val="00B251A4"/>
    <w:rsid w:val="00B31547"/>
    <w:rsid w:val="00B32E26"/>
    <w:rsid w:val="00B348E6"/>
    <w:rsid w:val="00B429D1"/>
    <w:rsid w:val="00B45650"/>
    <w:rsid w:val="00B66023"/>
    <w:rsid w:val="00B90899"/>
    <w:rsid w:val="00BA758A"/>
    <w:rsid w:val="00BC1773"/>
    <w:rsid w:val="00BD2366"/>
    <w:rsid w:val="00BD2620"/>
    <w:rsid w:val="00BD4EFB"/>
    <w:rsid w:val="00BF28A9"/>
    <w:rsid w:val="00BF69D8"/>
    <w:rsid w:val="00C1072C"/>
    <w:rsid w:val="00C24883"/>
    <w:rsid w:val="00C25B2B"/>
    <w:rsid w:val="00C36D4A"/>
    <w:rsid w:val="00C42A1F"/>
    <w:rsid w:val="00C45E68"/>
    <w:rsid w:val="00C51025"/>
    <w:rsid w:val="00C776B5"/>
    <w:rsid w:val="00C96C8E"/>
    <w:rsid w:val="00CA0A5D"/>
    <w:rsid w:val="00CA1106"/>
    <w:rsid w:val="00CC32AB"/>
    <w:rsid w:val="00CD295D"/>
    <w:rsid w:val="00CE4639"/>
    <w:rsid w:val="00CF5C74"/>
    <w:rsid w:val="00D073B6"/>
    <w:rsid w:val="00D239C2"/>
    <w:rsid w:val="00D24083"/>
    <w:rsid w:val="00D259A4"/>
    <w:rsid w:val="00D26B07"/>
    <w:rsid w:val="00D37CE3"/>
    <w:rsid w:val="00D42895"/>
    <w:rsid w:val="00D46905"/>
    <w:rsid w:val="00D51E00"/>
    <w:rsid w:val="00D537E7"/>
    <w:rsid w:val="00D904B3"/>
    <w:rsid w:val="00D91F1A"/>
    <w:rsid w:val="00DA1724"/>
    <w:rsid w:val="00DB4678"/>
    <w:rsid w:val="00DC36F4"/>
    <w:rsid w:val="00DD3F82"/>
    <w:rsid w:val="00DE33E5"/>
    <w:rsid w:val="00DE4429"/>
    <w:rsid w:val="00DF322C"/>
    <w:rsid w:val="00DF459D"/>
    <w:rsid w:val="00DF5490"/>
    <w:rsid w:val="00E00420"/>
    <w:rsid w:val="00E01B92"/>
    <w:rsid w:val="00E02230"/>
    <w:rsid w:val="00E10DF1"/>
    <w:rsid w:val="00E10E05"/>
    <w:rsid w:val="00E23F6F"/>
    <w:rsid w:val="00E300A8"/>
    <w:rsid w:val="00E33EF2"/>
    <w:rsid w:val="00E50D3C"/>
    <w:rsid w:val="00E52B48"/>
    <w:rsid w:val="00E54FB1"/>
    <w:rsid w:val="00E56F14"/>
    <w:rsid w:val="00E6066B"/>
    <w:rsid w:val="00E64C3E"/>
    <w:rsid w:val="00E74CFC"/>
    <w:rsid w:val="00E751AB"/>
    <w:rsid w:val="00E86A45"/>
    <w:rsid w:val="00E95DBD"/>
    <w:rsid w:val="00E97EDE"/>
    <w:rsid w:val="00EB2EB9"/>
    <w:rsid w:val="00EC0868"/>
    <w:rsid w:val="00EC37BE"/>
    <w:rsid w:val="00ED6418"/>
    <w:rsid w:val="00ED6A30"/>
    <w:rsid w:val="00EE10CE"/>
    <w:rsid w:val="00EE130D"/>
    <w:rsid w:val="00EE2D49"/>
    <w:rsid w:val="00EE2D7E"/>
    <w:rsid w:val="00EE3731"/>
    <w:rsid w:val="00EF0ED1"/>
    <w:rsid w:val="00EF690D"/>
    <w:rsid w:val="00EF6BB4"/>
    <w:rsid w:val="00EF6F0B"/>
    <w:rsid w:val="00F074E7"/>
    <w:rsid w:val="00F12A89"/>
    <w:rsid w:val="00F1417B"/>
    <w:rsid w:val="00F15363"/>
    <w:rsid w:val="00F24C35"/>
    <w:rsid w:val="00F25E00"/>
    <w:rsid w:val="00F302D4"/>
    <w:rsid w:val="00F40147"/>
    <w:rsid w:val="00F4241F"/>
    <w:rsid w:val="00F526F1"/>
    <w:rsid w:val="00F60477"/>
    <w:rsid w:val="00F63CD3"/>
    <w:rsid w:val="00F6693A"/>
    <w:rsid w:val="00F710A1"/>
    <w:rsid w:val="00F95992"/>
    <w:rsid w:val="00FA02D4"/>
    <w:rsid w:val="00FA1DE9"/>
    <w:rsid w:val="00FC0105"/>
    <w:rsid w:val="00FC1C1D"/>
    <w:rsid w:val="00FC1EFE"/>
    <w:rsid w:val="00FE2138"/>
    <w:rsid w:val="00FE4852"/>
    <w:rsid w:val="00FE7088"/>
    <w:rsid w:val="00FF485C"/>
    <w:rsid w:val="00FF56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2466">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01B92"/>
    <w:pPr>
      <w:jc w:val="both"/>
    </w:pPr>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FE7088"/>
    <w:rPr>
      <w:sz w:val="16"/>
      <w:szCs w:val="16"/>
    </w:rPr>
  </w:style>
  <w:style w:type="paragraph" w:styleId="Kommentartext">
    <w:name w:val="annotation text"/>
    <w:basedOn w:val="Standard"/>
    <w:link w:val="KommentartextZchn"/>
    <w:uiPriority w:val="99"/>
    <w:semiHidden/>
    <w:unhideWhenUsed/>
    <w:rsid w:val="00FE708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7088"/>
    <w:rPr>
      <w:sz w:val="20"/>
      <w:szCs w:val="20"/>
    </w:rPr>
  </w:style>
  <w:style w:type="paragraph" w:styleId="Kommentarthema">
    <w:name w:val="annotation subject"/>
    <w:basedOn w:val="Kommentartext"/>
    <w:next w:val="Kommentartext"/>
    <w:link w:val="KommentarthemaZchn"/>
    <w:uiPriority w:val="99"/>
    <w:semiHidden/>
    <w:unhideWhenUsed/>
    <w:rsid w:val="00FE7088"/>
    <w:rPr>
      <w:b/>
      <w:bCs/>
    </w:rPr>
  </w:style>
  <w:style w:type="character" w:customStyle="1" w:styleId="KommentarthemaZchn">
    <w:name w:val="Kommentarthema Zchn"/>
    <w:basedOn w:val="KommentartextZchn"/>
    <w:link w:val="Kommentarthema"/>
    <w:uiPriority w:val="99"/>
    <w:semiHidden/>
    <w:rsid w:val="00FE7088"/>
    <w:rPr>
      <w:b/>
      <w:bCs/>
    </w:rPr>
  </w:style>
  <w:style w:type="table" w:customStyle="1" w:styleId="HelleSchattierung-Akzent11">
    <w:name w:val="Helle Schattierung - Akzent 11"/>
    <w:basedOn w:val="NormaleTabelle"/>
    <w:uiPriority w:val="60"/>
    <w:rsid w:val="006844C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ZStyleNormal1">
    <w:name w:val="ZStyle Normal 1"/>
    <w:basedOn w:val="Standard"/>
    <w:uiPriority w:val="99"/>
    <w:rsid w:val="008C705E"/>
    <w:pPr>
      <w:spacing w:after="0" w:line="240" w:lineRule="auto"/>
    </w:pPr>
    <w:rPr>
      <w:rFonts w:ascii="Verdana" w:eastAsia="Times New Roman" w:hAnsi="Verdana" w:cs="Times New Roman"/>
      <w:bCs/>
      <w:szCs w:val="24"/>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4985715">
      <w:bodyDiv w:val="1"/>
      <w:marLeft w:val="0"/>
      <w:marRight w:val="0"/>
      <w:marTop w:val="0"/>
      <w:marBottom w:val="0"/>
      <w:divBdr>
        <w:top w:val="none" w:sz="0" w:space="0" w:color="auto"/>
        <w:left w:val="none" w:sz="0" w:space="0" w:color="auto"/>
        <w:bottom w:val="none" w:sz="0" w:space="0" w:color="auto"/>
        <w:right w:val="none" w:sz="0" w:space="0" w:color="auto"/>
      </w:divBdr>
    </w:div>
    <w:div w:id="57441470">
      <w:bodyDiv w:val="1"/>
      <w:marLeft w:val="0"/>
      <w:marRight w:val="0"/>
      <w:marTop w:val="0"/>
      <w:marBottom w:val="0"/>
      <w:divBdr>
        <w:top w:val="none" w:sz="0" w:space="0" w:color="auto"/>
        <w:left w:val="none" w:sz="0" w:space="0" w:color="auto"/>
        <w:bottom w:val="none" w:sz="0" w:space="0" w:color="auto"/>
        <w:right w:val="none" w:sz="0" w:space="0" w:color="auto"/>
      </w:divBdr>
    </w:div>
    <w:div w:id="196628675">
      <w:bodyDiv w:val="1"/>
      <w:marLeft w:val="0"/>
      <w:marRight w:val="0"/>
      <w:marTop w:val="0"/>
      <w:marBottom w:val="0"/>
      <w:divBdr>
        <w:top w:val="none" w:sz="0" w:space="0" w:color="auto"/>
        <w:left w:val="none" w:sz="0" w:space="0" w:color="auto"/>
        <w:bottom w:val="none" w:sz="0" w:space="0" w:color="auto"/>
        <w:right w:val="none" w:sz="0" w:space="0" w:color="auto"/>
      </w:divBdr>
    </w:div>
    <w:div w:id="201481239">
      <w:bodyDiv w:val="1"/>
      <w:marLeft w:val="0"/>
      <w:marRight w:val="0"/>
      <w:marTop w:val="0"/>
      <w:marBottom w:val="0"/>
      <w:divBdr>
        <w:top w:val="none" w:sz="0" w:space="0" w:color="auto"/>
        <w:left w:val="none" w:sz="0" w:space="0" w:color="auto"/>
        <w:bottom w:val="none" w:sz="0" w:space="0" w:color="auto"/>
        <w:right w:val="none" w:sz="0" w:space="0" w:color="auto"/>
      </w:divBdr>
    </w:div>
    <w:div w:id="219639391">
      <w:bodyDiv w:val="1"/>
      <w:marLeft w:val="0"/>
      <w:marRight w:val="0"/>
      <w:marTop w:val="0"/>
      <w:marBottom w:val="0"/>
      <w:divBdr>
        <w:top w:val="none" w:sz="0" w:space="0" w:color="auto"/>
        <w:left w:val="none" w:sz="0" w:space="0" w:color="auto"/>
        <w:bottom w:val="none" w:sz="0" w:space="0" w:color="auto"/>
        <w:right w:val="none" w:sz="0" w:space="0" w:color="auto"/>
      </w:divBdr>
    </w:div>
    <w:div w:id="224800944">
      <w:bodyDiv w:val="1"/>
      <w:marLeft w:val="0"/>
      <w:marRight w:val="0"/>
      <w:marTop w:val="0"/>
      <w:marBottom w:val="0"/>
      <w:divBdr>
        <w:top w:val="none" w:sz="0" w:space="0" w:color="auto"/>
        <w:left w:val="none" w:sz="0" w:space="0" w:color="auto"/>
        <w:bottom w:val="none" w:sz="0" w:space="0" w:color="auto"/>
        <w:right w:val="none" w:sz="0" w:space="0" w:color="auto"/>
      </w:divBdr>
    </w:div>
    <w:div w:id="226960128">
      <w:bodyDiv w:val="1"/>
      <w:marLeft w:val="0"/>
      <w:marRight w:val="0"/>
      <w:marTop w:val="0"/>
      <w:marBottom w:val="0"/>
      <w:divBdr>
        <w:top w:val="none" w:sz="0" w:space="0" w:color="auto"/>
        <w:left w:val="none" w:sz="0" w:space="0" w:color="auto"/>
        <w:bottom w:val="none" w:sz="0" w:space="0" w:color="auto"/>
        <w:right w:val="none" w:sz="0" w:space="0" w:color="auto"/>
      </w:divBdr>
    </w:div>
    <w:div w:id="251354941">
      <w:bodyDiv w:val="1"/>
      <w:marLeft w:val="0"/>
      <w:marRight w:val="0"/>
      <w:marTop w:val="0"/>
      <w:marBottom w:val="0"/>
      <w:divBdr>
        <w:top w:val="none" w:sz="0" w:space="0" w:color="auto"/>
        <w:left w:val="none" w:sz="0" w:space="0" w:color="auto"/>
        <w:bottom w:val="none" w:sz="0" w:space="0" w:color="auto"/>
        <w:right w:val="none" w:sz="0" w:space="0" w:color="auto"/>
      </w:divBdr>
    </w:div>
    <w:div w:id="388529800">
      <w:bodyDiv w:val="1"/>
      <w:marLeft w:val="0"/>
      <w:marRight w:val="0"/>
      <w:marTop w:val="0"/>
      <w:marBottom w:val="0"/>
      <w:divBdr>
        <w:top w:val="none" w:sz="0" w:space="0" w:color="auto"/>
        <w:left w:val="none" w:sz="0" w:space="0" w:color="auto"/>
        <w:bottom w:val="none" w:sz="0" w:space="0" w:color="auto"/>
        <w:right w:val="none" w:sz="0" w:space="0" w:color="auto"/>
      </w:divBdr>
    </w:div>
    <w:div w:id="411240483">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499005841">
      <w:bodyDiv w:val="1"/>
      <w:marLeft w:val="0"/>
      <w:marRight w:val="0"/>
      <w:marTop w:val="0"/>
      <w:marBottom w:val="0"/>
      <w:divBdr>
        <w:top w:val="none" w:sz="0" w:space="0" w:color="auto"/>
        <w:left w:val="none" w:sz="0" w:space="0" w:color="auto"/>
        <w:bottom w:val="none" w:sz="0" w:space="0" w:color="auto"/>
        <w:right w:val="none" w:sz="0" w:space="0" w:color="auto"/>
      </w:divBdr>
    </w:div>
    <w:div w:id="515776766">
      <w:bodyDiv w:val="1"/>
      <w:marLeft w:val="0"/>
      <w:marRight w:val="0"/>
      <w:marTop w:val="0"/>
      <w:marBottom w:val="0"/>
      <w:divBdr>
        <w:top w:val="none" w:sz="0" w:space="0" w:color="auto"/>
        <w:left w:val="none" w:sz="0" w:space="0" w:color="auto"/>
        <w:bottom w:val="none" w:sz="0" w:space="0" w:color="auto"/>
        <w:right w:val="none" w:sz="0" w:space="0" w:color="auto"/>
      </w:divBdr>
    </w:div>
    <w:div w:id="537551568">
      <w:bodyDiv w:val="1"/>
      <w:marLeft w:val="0"/>
      <w:marRight w:val="0"/>
      <w:marTop w:val="0"/>
      <w:marBottom w:val="0"/>
      <w:divBdr>
        <w:top w:val="none" w:sz="0" w:space="0" w:color="auto"/>
        <w:left w:val="none" w:sz="0" w:space="0" w:color="auto"/>
        <w:bottom w:val="none" w:sz="0" w:space="0" w:color="auto"/>
        <w:right w:val="none" w:sz="0" w:space="0" w:color="auto"/>
      </w:divBdr>
    </w:div>
    <w:div w:id="555745651">
      <w:bodyDiv w:val="1"/>
      <w:marLeft w:val="0"/>
      <w:marRight w:val="0"/>
      <w:marTop w:val="0"/>
      <w:marBottom w:val="0"/>
      <w:divBdr>
        <w:top w:val="none" w:sz="0" w:space="0" w:color="auto"/>
        <w:left w:val="none" w:sz="0" w:space="0" w:color="auto"/>
        <w:bottom w:val="none" w:sz="0" w:space="0" w:color="auto"/>
        <w:right w:val="none" w:sz="0" w:space="0" w:color="auto"/>
      </w:divBdr>
    </w:div>
    <w:div w:id="564872506">
      <w:bodyDiv w:val="1"/>
      <w:marLeft w:val="0"/>
      <w:marRight w:val="0"/>
      <w:marTop w:val="0"/>
      <w:marBottom w:val="0"/>
      <w:divBdr>
        <w:top w:val="none" w:sz="0" w:space="0" w:color="auto"/>
        <w:left w:val="none" w:sz="0" w:space="0" w:color="auto"/>
        <w:bottom w:val="none" w:sz="0" w:space="0" w:color="auto"/>
        <w:right w:val="none" w:sz="0" w:space="0" w:color="auto"/>
      </w:divBdr>
    </w:div>
    <w:div w:id="572011806">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631785999">
      <w:bodyDiv w:val="1"/>
      <w:marLeft w:val="0"/>
      <w:marRight w:val="0"/>
      <w:marTop w:val="0"/>
      <w:marBottom w:val="0"/>
      <w:divBdr>
        <w:top w:val="none" w:sz="0" w:space="0" w:color="auto"/>
        <w:left w:val="none" w:sz="0" w:space="0" w:color="auto"/>
        <w:bottom w:val="none" w:sz="0" w:space="0" w:color="auto"/>
        <w:right w:val="none" w:sz="0" w:space="0" w:color="auto"/>
      </w:divBdr>
    </w:div>
    <w:div w:id="664625155">
      <w:bodyDiv w:val="1"/>
      <w:marLeft w:val="0"/>
      <w:marRight w:val="0"/>
      <w:marTop w:val="0"/>
      <w:marBottom w:val="0"/>
      <w:divBdr>
        <w:top w:val="none" w:sz="0" w:space="0" w:color="auto"/>
        <w:left w:val="none" w:sz="0" w:space="0" w:color="auto"/>
        <w:bottom w:val="none" w:sz="0" w:space="0" w:color="auto"/>
        <w:right w:val="none" w:sz="0" w:space="0" w:color="auto"/>
      </w:divBdr>
    </w:div>
    <w:div w:id="703334698">
      <w:bodyDiv w:val="1"/>
      <w:marLeft w:val="0"/>
      <w:marRight w:val="0"/>
      <w:marTop w:val="0"/>
      <w:marBottom w:val="0"/>
      <w:divBdr>
        <w:top w:val="none" w:sz="0" w:space="0" w:color="auto"/>
        <w:left w:val="none" w:sz="0" w:space="0" w:color="auto"/>
        <w:bottom w:val="none" w:sz="0" w:space="0" w:color="auto"/>
        <w:right w:val="none" w:sz="0" w:space="0" w:color="auto"/>
      </w:divBdr>
    </w:div>
    <w:div w:id="774520781">
      <w:bodyDiv w:val="1"/>
      <w:marLeft w:val="0"/>
      <w:marRight w:val="0"/>
      <w:marTop w:val="0"/>
      <w:marBottom w:val="0"/>
      <w:divBdr>
        <w:top w:val="none" w:sz="0" w:space="0" w:color="auto"/>
        <w:left w:val="none" w:sz="0" w:space="0" w:color="auto"/>
        <w:bottom w:val="none" w:sz="0" w:space="0" w:color="auto"/>
        <w:right w:val="none" w:sz="0" w:space="0" w:color="auto"/>
      </w:divBdr>
    </w:div>
    <w:div w:id="839274519">
      <w:bodyDiv w:val="1"/>
      <w:marLeft w:val="0"/>
      <w:marRight w:val="0"/>
      <w:marTop w:val="0"/>
      <w:marBottom w:val="0"/>
      <w:divBdr>
        <w:top w:val="none" w:sz="0" w:space="0" w:color="auto"/>
        <w:left w:val="none" w:sz="0" w:space="0" w:color="auto"/>
        <w:bottom w:val="none" w:sz="0" w:space="0" w:color="auto"/>
        <w:right w:val="none" w:sz="0" w:space="0" w:color="auto"/>
      </w:divBdr>
    </w:div>
    <w:div w:id="880362374">
      <w:bodyDiv w:val="1"/>
      <w:marLeft w:val="0"/>
      <w:marRight w:val="0"/>
      <w:marTop w:val="0"/>
      <w:marBottom w:val="0"/>
      <w:divBdr>
        <w:top w:val="none" w:sz="0" w:space="0" w:color="auto"/>
        <w:left w:val="none" w:sz="0" w:space="0" w:color="auto"/>
        <w:bottom w:val="none" w:sz="0" w:space="0" w:color="auto"/>
        <w:right w:val="none" w:sz="0" w:space="0" w:color="auto"/>
      </w:divBdr>
    </w:div>
    <w:div w:id="994914937">
      <w:bodyDiv w:val="1"/>
      <w:marLeft w:val="0"/>
      <w:marRight w:val="0"/>
      <w:marTop w:val="0"/>
      <w:marBottom w:val="0"/>
      <w:divBdr>
        <w:top w:val="none" w:sz="0" w:space="0" w:color="auto"/>
        <w:left w:val="none" w:sz="0" w:space="0" w:color="auto"/>
        <w:bottom w:val="none" w:sz="0" w:space="0" w:color="auto"/>
        <w:right w:val="none" w:sz="0" w:space="0" w:color="auto"/>
      </w:divBdr>
    </w:div>
    <w:div w:id="999769010">
      <w:bodyDiv w:val="1"/>
      <w:marLeft w:val="0"/>
      <w:marRight w:val="0"/>
      <w:marTop w:val="0"/>
      <w:marBottom w:val="0"/>
      <w:divBdr>
        <w:top w:val="none" w:sz="0" w:space="0" w:color="auto"/>
        <w:left w:val="none" w:sz="0" w:space="0" w:color="auto"/>
        <w:bottom w:val="none" w:sz="0" w:space="0" w:color="auto"/>
        <w:right w:val="none" w:sz="0" w:space="0" w:color="auto"/>
      </w:divBdr>
    </w:div>
    <w:div w:id="1004433664">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111170950">
      <w:bodyDiv w:val="1"/>
      <w:marLeft w:val="0"/>
      <w:marRight w:val="0"/>
      <w:marTop w:val="0"/>
      <w:marBottom w:val="0"/>
      <w:divBdr>
        <w:top w:val="none" w:sz="0" w:space="0" w:color="auto"/>
        <w:left w:val="none" w:sz="0" w:space="0" w:color="auto"/>
        <w:bottom w:val="none" w:sz="0" w:space="0" w:color="auto"/>
        <w:right w:val="none" w:sz="0" w:space="0" w:color="auto"/>
      </w:divBdr>
    </w:div>
    <w:div w:id="1117602398">
      <w:bodyDiv w:val="1"/>
      <w:marLeft w:val="0"/>
      <w:marRight w:val="0"/>
      <w:marTop w:val="0"/>
      <w:marBottom w:val="0"/>
      <w:divBdr>
        <w:top w:val="none" w:sz="0" w:space="0" w:color="auto"/>
        <w:left w:val="none" w:sz="0" w:space="0" w:color="auto"/>
        <w:bottom w:val="none" w:sz="0" w:space="0" w:color="auto"/>
        <w:right w:val="none" w:sz="0" w:space="0" w:color="auto"/>
      </w:divBdr>
    </w:div>
    <w:div w:id="1174808981">
      <w:bodyDiv w:val="1"/>
      <w:marLeft w:val="0"/>
      <w:marRight w:val="0"/>
      <w:marTop w:val="0"/>
      <w:marBottom w:val="0"/>
      <w:divBdr>
        <w:top w:val="none" w:sz="0" w:space="0" w:color="auto"/>
        <w:left w:val="none" w:sz="0" w:space="0" w:color="auto"/>
        <w:bottom w:val="none" w:sz="0" w:space="0" w:color="auto"/>
        <w:right w:val="none" w:sz="0" w:space="0" w:color="auto"/>
      </w:divBdr>
    </w:div>
    <w:div w:id="1257637797">
      <w:bodyDiv w:val="1"/>
      <w:marLeft w:val="0"/>
      <w:marRight w:val="0"/>
      <w:marTop w:val="0"/>
      <w:marBottom w:val="0"/>
      <w:divBdr>
        <w:top w:val="none" w:sz="0" w:space="0" w:color="auto"/>
        <w:left w:val="none" w:sz="0" w:space="0" w:color="auto"/>
        <w:bottom w:val="none" w:sz="0" w:space="0" w:color="auto"/>
        <w:right w:val="none" w:sz="0" w:space="0" w:color="auto"/>
      </w:divBdr>
    </w:div>
    <w:div w:id="1273125334">
      <w:bodyDiv w:val="1"/>
      <w:marLeft w:val="0"/>
      <w:marRight w:val="0"/>
      <w:marTop w:val="0"/>
      <w:marBottom w:val="0"/>
      <w:divBdr>
        <w:top w:val="none" w:sz="0" w:space="0" w:color="auto"/>
        <w:left w:val="none" w:sz="0" w:space="0" w:color="auto"/>
        <w:bottom w:val="none" w:sz="0" w:space="0" w:color="auto"/>
        <w:right w:val="none" w:sz="0" w:space="0" w:color="auto"/>
      </w:divBdr>
    </w:div>
    <w:div w:id="1286157893">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67485599">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425958671">
      <w:bodyDiv w:val="1"/>
      <w:marLeft w:val="0"/>
      <w:marRight w:val="0"/>
      <w:marTop w:val="0"/>
      <w:marBottom w:val="0"/>
      <w:divBdr>
        <w:top w:val="none" w:sz="0" w:space="0" w:color="auto"/>
        <w:left w:val="none" w:sz="0" w:space="0" w:color="auto"/>
        <w:bottom w:val="none" w:sz="0" w:space="0" w:color="auto"/>
        <w:right w:val="none" w:sz="0" w:space="0" w:color="auto"/>
      </w:divBdr>
    </w:div>
    <w:div w:id="1458833935">
      <w:bodyDiv w:val="1"/>
      <w:marLeft w:val="0"/>
      <w:marRight w:val="0"/>
      <w:marTop w:val="0"/>
      <w:marBottom w:val="0"/>
      <w:divBdr>
        <w:top w:val="none" w:sz="0" w:space="0" w:color="auto"/>
        <w:left w:val="none" w:sz="0" w:space="0" w:color="auto"/>
        <w:bottom w:val="none" w:sz="0" w:space="0" w:color="auto"/>
        <w:right w:val="none" w:sz="0" w:space="0" w:color="auto"/>
      </w:divBdr>
    </w:div>
    <w:div w:id="1465152530">
      <w:bodyDiv w:val="1"/>
      <w:marLeft w:val="0"/>
      <w:marRight w:val="0"/>
      <w:marTop w:val="0"/>
      <w:marBottom w:val="0"/>
      <w:divBdr>
        <w:top w:val="none" w:sz="0" w:space="0" w:color="auto"/>
        <w:left w:val="none" w:sz="0" w:space="0" w:color="auto"/>
        <w:bottom w:val="none" w:sz="0" w:space="0" w:color="auto"/>
        <w:right w:val="none" w:sz="0" w:space="0" w:color="auto"/>
      </w:divBdr>
    </w:div>
    <w:div w:id="1474785226">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51309997">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13169792">
      <w:bodyDiv w:val="1"/>
      <w:marLeft w:val="0"/>
      <w:marRight w:val="0"/>
      <w:marTop w:val="0"/>
      <w:marBottom w:val="0"/>
      <w:divBdr>
        <w:top w:val="none" w:sz="0" w:space="0" w:color="auto"/>
        <w:left w:val="none" w:sz="0" w:space="0" w:color="auto"/>
        <w:bottom w:val="none" w:sz="0" w:space="0" w:color="auto"/>
        <w:right w:val="none" w:sz="0" w:space="0" w:color="auto"/>
      </w:divBdr>
    </w:div>
    <w:div w:id="1614897695">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690794461">
      <w:bodyDiv w:val="1"/>
      <w:marLeft w:val="0"/>
      <w:marRight w:val="0"/>
      <w:marTop w:val="0"/>
      <w:marBottom w:val="0"/>
      <w:divBdr>
        <w:top w:val="none" w:sz="0" w:space="0" w:color="auto"/>
        <w:left w:val="none" w:sz="0" w:space="0" w:color="auto"/>
        <w:bottom w:val="none" w:sz="0" w:space="0" w:color="auto"/>
        <w:right w:val="none" w:sz="0" w:space="0" w:color="auto"/>
      </w:divBdr>
    </w:div>
    <w:div w:id="1736510103">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23346618">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1888565385">
      <w:bodyDiv w:val="1"/>
      <w:marLeft w:val="0"/>
      <w:marRight w:val="0"/>
      <w:marTop w:val="0"/>
      <w:marBottom w:val="0"/>
      <w:divBdr>
        <w:top w:val="none" w:sz="0" w:space="0" w:color="auto"/>
        <w:left w:val="none" w:sz="0" w:space="0" w:color="auto"/>
        <w:bottom w:val="none" w:sz="0" w:space="0" w:color="auto"/>
        <w:right w:val="none" w:sz="0" w:space="0" w:color="auto"/>
      </w:divBdr>
    </w:div>
    <w:div w:id="1942031819">
      <w:bodyDiv w:val="1"/>
      <w:marLeft w:val="0"/>
      <w:marRight w:val="0"/>
      <w:marTop w:val="0"/>
      <w:marBottom w:val="0"/>
      <w:divBdr>
        <w:top w:val="none" w:sz="0" w:space="0" w:color="auto"/>
        <w:left w:val="none" w:sz="0" w:space="0" w:color="auto"/>
        <w:bottom w:val="none" w:sz="0" w:space="0" w:color="auto"/>
        <w:right w:val="none" w:sz="0" w:space="0" w:color="auto"/>
      </w:divBdr>
    </w:div>
    <w:div w:id="1962496777">
      <w:bodyDiv w:val="1"/>
      <w:marLeft w:val="0"/>
      <w:marRight w:val="0"/>
      <w:marTop w:val="0"/>
      <w:marBottom w:val="0"/>
      <w:divBdr>
        <w:top w:val="none" w:sz="0" w:space="0" w:color="auto"/>
        <w:left w:val="none" w:sz="0" w:space="0" w:color="auto"/>
        <w:bottom w:val="none" w:sz="0" w:space="0" w:color="auto"/>
        <w:right w:val="none" w:sz="0" w:space="0" w:color="auto"/>
      </w:divBdr>
    </w:div>
    <w:div w:id="1986929847">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 w:id="2058771377">
      <w:bodyDiv w:val="1"/>
      <w:marLeft w:val="0"/>
      <w:marRight w:val="0"/>
      <w:marTop w:val="0"/>
      <w:marBottom w:val="0"/>
      <w:divBdr>
        <w:top w:val="none" w:sz="0" w:space="0" w:color="auto"/>
        <w:left w:val="none" w:sz="0" w:space="0" w:color="auto"/>
        <w:bottom w:val="none" w:sz="0" w:space="0" w:color="auto"/>
        <w:right w:val="none" w:sz="0" w:space="0" w:color="auto"/>
      </w:divBdr>
    </w:div>
    <w:div w:id="2084599211">
      <w:bodyDiv w:val="1"/>
      <w:marLeft w:val="0"/>
      <w:marRight w:val="0"/>
      <w:marTop w:val="0"/>
      <w:marBottom w:val="0"/>
      <w:divBdr>
        <w:top w:val="none" w:sz="0" w:space="0" w:color="auto"/>
        <w:left w:val="none" w:sz="0" w:space="0" w:color="auto"/>
        <w:bottom w:val="none" w:sz="0" w:space="0" w:color="auto"/>
        <w:right w:val="none" w:sz="0" w:space="0" w:color="auto"/>
      </w:divBdr>
    </w:div>
    <w:div w:id="2093431451">
      <w:bodyDiv w:val="1"/>
      <w:marLeft w:val="0"/>
      <w:marRight w:val="0"/>
      <w:marTop w:val="0"/>
      <w:marBottom w:val="0"/>
      <w:divBdr>
        <w:top w:val="none" w:sz="0" w:space="0" w:color="auto"/>
        <w:left w:val="none" w:sz="0" w:space="0" w:color="auto"/>
        <w:bottom w:val="none" w:sz="0" w:space="0" w:color="auto"/>
        <w:right w:val="none" w:sz="0" w:space="0" w:color="auto"/>
      </w:divBdr>
    </w:div>
    <w:div w:id="209874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footer3.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04DCF"/>
    <w:rsid w:val="00016586"/>
    <w:rsid w:val="00067A99"/>
    <w:rsid w:val="000E1C0C"/>
    <w:rsid w:val="001463BE"/>
    <w:rsid w:val="00151B4C"/>
    <w:rsid w:val="002254D5"/>
    <w:rsid w:val="0042091F"/>
    <w:rsid w:val="004510AA"/>
    <w:rsid w:val="00520949"/>
    <w:rsid w:val="005C15A4"/>
    <w:rsid w:val="005D4D59"/>
    <w:rsid w:val="00622564"/>
    <w:rsid w:val="007B421B"/>
    <w:rsid w:val="007D10F4"/>
    <w:rsid w:val="0083330E"/>
    <w:rsid w:val="0087129E"/>
    <w:rsid w:val="008B2B4F"/>
    <w:rsid w:val="00964B84"/>
    <w:rsid w:val="009911A7"/>
    <w:rsid w:val="009C0DBC"/>
    <w:rsid w:val="009F78BD"/>
    <w:rsid w:val="00AD3237"/>
    <w:rsid w:val="00B55E2D"/>
    <w:rsid w:val="00BB0396"/>
    <w:rsid w:val="00D04B08"/>
    <w:rsid w:val="00D47E3C"/>
    <w:rsid w:val="00E83715"/>
    <w:rsid w:val="00F65038"/>
    <w:rsid w:val="00FB3D5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521B1B-E265-455A-B05E-8999105FF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50</Pages>
  <Words>8190</Words>
  <Characters>51598</Characters>
  <Application>Microsoft Office Word</Application>
  <DocSecurity>0</DocSecurity>
  <Lines>429</Lines>
  <Paragraphs>119</Paragraphs>
  <ScaleCrop>false</ScaleCrop>
  <HeadingPairs>
    <vt:vector size="2" baseType="variant">
      <vt:variant>
        <vt:lpstr>Titel</vt:lpstr>
      </vt:variant>
      <vt:variant>
        <vt:i4>1</vt:i4>
      </vt:variant>
    </vt:vector>
  </HeadingPairs>
  <TitlesOfParts>
    <vt:vector size="1" baseType="lpstr">
      <vt:lpstr>System Architecture Specification</vt:lpstr>
    </vt:vector>
  </TitlesOfParts>
  <Company/>
  <LinksUpToDate>false</LinksUpToDate>
  <CharactersWithSpaces>59669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Architecture Specification</dc:title>
  <dc:creator>Jonas Traub;Matthis Hauschild</dc:creator>
  <cp:lastModifiedBy>MPH</cp:lastModifiedBy>
  <cp:revision>22</cp:revision>
  <cp:lastPrinted>2011-11-06T23:07:00Z</cp:lastPrinted>
  <dcterms:created xsi:type="dcterms:W3CDTF">2011-11-06T23:19:00Z</dcterms:created>
  <dcterms:modified xsi:type="dcterms:W3CDTF">2011-11-09T22:22:00Z</dcterms:modified>
  <cp:contentStatus>V 1.0 beta 5</cp:contentStatus>
</cp:coreProperties>
</file>