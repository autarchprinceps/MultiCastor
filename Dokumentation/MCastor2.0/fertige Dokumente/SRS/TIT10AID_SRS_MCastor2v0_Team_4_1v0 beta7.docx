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BD680C" w:rsidRDefault="00BD680C"/>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0A5C0C" w:rsidP="009A5BB1">
          <w:pPr>
            <w:jc w:val="center"/>
            <w:rPr>
              <w:b/>
              <w:sz w:val="72"/>
              <w:szCs w:val="72"/>
              <w:lang w:val="en-US"/>
            </w:rPr>
          </w:pPr>
          <w:r>
            <w:rPr>
              <w:b/>
              <w:sz w:val="72"/>
              <w:szCs w:val="72"/>
              <w:lang w:val="en-US"/>
            </w:rPr>
            <w:t>System</w:t>
          </w:r>
          <w:r w:rsidR="00C25B2B" w:rsidRPr="005552B4">
            <w:rPr>
              <w:b/>
              <w:sz w:val="72"/>
              <w:szCs w:val="72"/>
              <w:lang w:val="en-US"/>
            </w:rPr>
            <w:t xml:space="preserve"> Requirements Specification</w:t>
          </w:r>
        </w:p>
      </w:sdtContent>
    </w:sdt>
    <w:p w:rsidR="000F2E3F" w:rsidRPr="005552B4" w:rsidRDefault="00C25B2B" w:rsidP="009A5BB1">
      <w:pPr>
        <w:jc w:val="center"/>
        <w:rPr>
          <w:b/>
          <w:sz w:val="44"/>
          <w:szCs w:val="44"/>
          <w:lang w:val="en-US"/>
        </w:rPr>
      </w:pPr>
      <w:r w:rsidRPr="005552B4">
        <w:rPr>
          <w:b/>
          <w:sz w:val="44"/>
          <w:szCs w:val="44"/>
          <w:lang w:val="en-US"/>
        </w:rPr>
        <w:t>MultiCastor 2.0</w:t>
      </w:r>
    </w:p>
    <w:p w:rsidR="002A42FE" w:rsidRPr="005552B4" w:rsidRDefault="002A42FE" w:rsidP="009A5BB1">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6165F0" w:rsidP="009A5BB1">
          <w:pPr>
            <w:jc w:val="center"/>
            <w:rPr>
              <w:b/>
              <w:sz w:val="72"/>
              <w:szCs w:val="72"/>
              <w:lang w:val="en-US"/>
            </w:rPr>
          </w:pPr>
          <w:del w:id="0" w:author="MPH" w:date="2011-11-09T23:20:00Z">
            <w:r w:rsidDel="006165F0">
              <w:rPr>
                <w:b/>
                <w:sz w:val="72"/>
                <w:szCs w:val="72"/>
                <w:lang w:val="en-US"/>
              </w:rPr>
              <w:delText>V 1.0 beta 5</w:delText>
            </w:r>
          </w:del>
          <w:ins w:id="1" w:author="MPH" w:date="2011-11-09T23:22:00Z">
            <w:r w:rsidR="00E64F2D">
              <w:rPr>
                <w:b/>
                <w:sz w:val="72"/>
                <w:szCs w:val="72"/>
              </w:rPr>
              <w:t>V 1.0 beta 7</w:t>
            </w:r>
          </w:ins>
        </w:p>
      </w:sdtContent>
    </w:sdt>
    <w:p w:rsidR="00941186" w:rsidRPr="005552B4" w:rsidRDefault="00941186">
      <w:pPr>
        <w:rPr>
          <w:lang w:val="en-US"/>
        </w:rPr>
      </w:pPr>
      <w:r w:rsidRPr="005552B4">
        <w:rPr>
          <w:lang w:val="en-US"/>
        </w:rPr>
        <w:br w:type="page"/>
      </w:r>
    </w:p>
    <w:p w:rsidR="00DE4429" w:rsidRPr="005552B4" w:rsidRDefault="00DE4429" w:rsidP="00E1779B">
      <w:pPr>
        <w:pStyle w:val="KeinLeerraum"/>
        <w:spacing w:line="276" w:lineRule="auto"/>
        <w:rPr>
          <w:lang w:val="en-US"/>
        </w:rPr>
      </w:pPr>
    </w:p>
    <w:p w:rsidR="00CD295D" w:rsidRDefault="002A42FE" w:rsidP="00E1779B">
      <w:pPr>
        <w:pStyle w:val="KeinLeerraum"/>
        <w:spacing w:line="276" w:lineRule="auto"/>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E1779B">
      <w:pPr>
        <w:pStyle w:val="KeinLeerraum"/>
        <w:spacing w:line="276" w:lineRule="auto"/>
        <w:rPr>
          <w:sz w:val="40"/>
          <w:szCs w:val="40"/>
        </w:rPr>
      </w:pPr>
    </w:p>
    <w:p w:rsidR="002A42FE" w:rsidRPr="002A42FE" w:rsidRDefault="002A42FE" w:rsidP="00E1779B">
      <w:pPr>
        <w:pStyle w:val="KeinLeerraum"/>
        <w:spacing w:line="276" w:lineRule="auto"/>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E1779B">
      <w:pPr>
        <w:pStyle w:val="KeinLeerraum"/>
        <w:spacing w:line="276" w:lineRule="auto"/>
      </w:pPr>
    </w:p>
    <w:p w:rsidR="002A42FE" w:rsidRDefault="00645CCA" w:rsidP="00E1779B">
      <w:pPr>
        <w:pStyle w:val="KeinLeerraum"/>
        <w:spacing w:line="276" w:lineRule="auto"/>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E1779B">
      <w:pPr>
        <w:pStyle w:val="KeinLeerraum"/>
        <w:spacing w:line="276" w:lineRule="auto"/>
        <w:rPr>
          <w:sz w:val="32"/>
          <w:szCs w:val="32"/>
        </w:rPr>
      </w:pPr>
    </w:p>
    <w:p w:rsidR="005552B4" w:rsidRPr="000510E8" w:rsidRDefault="002A42FE" w:rsidP="00E1779B">
      <w:pPr>
        <w:pStyle w:val="KeinLeerraum"/>
        <w:spacing w:line="276" w:lineRule="auto"/>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E1779B">
      <w:pPr>
        <w:pStyle w:val="KeinLeerraum"/>
        <w:spacing w:line="276" w:lineRule="auto"/>
        <w:ind w:left="2124" w:firstLine="708"/>
        <w:rPr>
          <w:sz w:val="32"/>
          <w:szCs w:val="32"/>
          <w:lang w:val="en-US"/>
        </w:rPr>
      </w:pPr>
      <w:r w:rsidRPr="000510E8">
        <w:rPr>
          <w:sz w:val="32"/>
          <w:szCs w:val="32"/>
          <w:lang w:val="en-US"/>
        </w:rPr>
        <w:t>Filip Haase</w:t>
      </w:r>
    </w:p>
    <w:p w:rsidR="005552B4" w:rsidRPr="000510E8" w:rsidRDefault="005552B4" w:rsidP="00E1779B">
      <w:pPr>
        <w:pStyle w:val="KeinLeerraum"/>
        <w:spacing w:line="276" w:lineRule="auto"/>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E1779B">
      <w:pPr>
        <w:pStyle w:val="KeinLeerraum"/>
        <w:spacing w:line="276" w:lineRule="auto"/>
        <w:ind w:left="2832"/>
        <w:rPr>
          <w:sz w:val="32"/>
          <w:szCs w:val="32"/>
        </w:rPr>
      </w:pPr>
      <w:r>
        <w:rPr>
          <w:sz w:val="32"/>
          <w:szCs w:val="32"/>
        </w:rPr>
        <w:t>Sebastian Koralewski</w:t>
      </w:r>
    </w:p>
    <w:p w:rsidR="005552B4" w:rsidRDefault="005552B4" w:rsidP="00E1779B">
      <w:pPr>
        <w:pStyle w:val="KeinLeerraum"/>
        <w:spacing w:line="276" w:lineRule="auto"/>
        <w:ind w:left="2832"/>
        <w:rPr>
          <w:sz w:val="32"/>
          <w:szCs w:val="32"/>
        </w:rPr>
      </w:pPr>
      <w:r>
        <w:rPr>
          <w:sz w:val="32"/>
          <w:szCs w:val="32"/>
        </w:rPr>
        <w:t>Jonas Traub</w:t>
      </w:r>
    </w:p>
    <w:p w:rsidR="002A42FE" w:rsidRDefault="005552B4" w:rsidP="00E1779B">
      <w:pPr>
        <w:pStyle w:val="KeinLeerraum"/>
        <w:spacing w:line="276" w:lineRule="auto"/>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E1779B">
      <w:pPr>
        <w:pStyle w:val="KeinLeerraum"/>
        <w:spacing w:line="276" w:lineRule="auto"/>
        <w:ind w:left="2832"/>
        <w:rPr>
          <w:sz w:val="32"/>
          <w:szCs w:val="32"/>
        </w:rPr>
      </w:pPr>
    </w:p>
    <w:p w:rsidR="002A42FE" w:rsidRPr="002A42FE" w:rsidRDefault="002A42FE" w:rsidP="00E1779B">
      <w:pPr>
        <w:pStyle w:val="KeinLeerraum"/>
        <w:spacing w:line="276" w:lineRule="auto"/>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E1779B">
      <w:pPr>
        <w:pStyle w:val="KeinLeerraum"/>
        <w:spacing w:line="276" w:lineRule="auto"/>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rsidP="00E1779B"/>
    <w:p w:rsidR="0025556F" w:rsidRDefault="0025556F" w:rsidP="00E1779B">
      <w:pPr>
        <w:pStyle w:val="KeinLeerraum"/>
        <w:spacing w:line="276" w:lineRule="auto"/>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EndPr>
        <w:rPr>
          <w:sz w:val="24"/>
        </w:rPr>
      </w:sdtEndPr>
      <w:sdtContent>
        <w:p w:rsidR="005650BB" w:rsidRPr="005650BB" w:rsidRDefault="005A2300" w:rsidP="00934449">
          <w:pPr>
            <w:pStyle w:val="Inhaltsverzeichnisberschrift"/>
            <w:jc w:val="center"/>
          </w:pPr>
          <w:r>
            <w:t>Inhaltsverzeichnis</w:t>
          </w:r>
        </w:p>
        <w:p w:rsidR="00E64F2D" w:rsidRDefault="00B613EA">
          <w:pPr>
            <w:pStyle w:val="Verzeichnis1"/>
            <w:rPr>
              <w:ins w:id="2" w:author="MPH" w:date="2011-11-09T23:22:00Z"/>
              <w:sz w:val="22"/>
              <w:szCs w:val="22"/>
            </w:rPr>
          </w:pPr>
          <w:r w:rsidRPr="00B613EA">
            <w:fldChar w:fldCharType="begin"/>
          </w:r>
          <w:r w:rsidR="005A2300">
            <w:instrText xml:space="preserve"> TOC \o "1-3" \h \z \u </w:instrText>
          </w:r>
          <w:r w:rsidRPr="00B613EA">
            <w:fldChar w:fldCharType="separate"/>
          </w:r>
          <w:ins w:id="3" w:author="MPH" w:date="2011-11-09T23:22:00Z">
            <w:r w:rsidR="00E64F2D" w:rsidRPr="00E7326C">
              <w:rPr>
                <w:rStyle w:val="Hyperlink"/>
              </w:rPr>
              <w:fldChar w:fldCharType="begin"/>
            </w:r>
            <w:r w:rsidR="00E64F2D" w:rsidRPr="00E7326C">
              <w:rPr>
                <w:rStyle w:val="Hyperlink"/>
              </w:rPr>
              <w:instrText xml:space="preserve"> </w:instrText>
            </w:r>
            <w:r w:rsidR="00E64F2D">
              <w:instrText>HYPERLINK \l "_Toc308644278"</w:instrText>
            </w:r>
            <w:r w:rsidR="00E64F2D" w:rsidRPr="00E7326C">
              <w:rPr>
                <w:rStyle w:val="Hyperlink"/>
              </w:rPr>
              <w:instrText xml:space="preserve"> </w:instrText>
            </w:r>
            <w:r w:rsidR="00E64F2D" w:rsidRPr="00E7326C">
              <w:rPr>
                <w:rStyle w:val="Hyperlink"/>
              </w:rPr>
            </w:r>
            <w:r w:rsidR="00E64F2D" w:rsidRPr="00E7326C">
              <w:rPr>
                <w:rStyle w:val="Hyperlink"/>
              </w:rPr>
              <w:fldChar w:fldCharType="separate"/>
            </w:r>
            <w:r w:rsidR="00E64F2D" w:rsidRPr="00E7326C">
              <w:rPr>
                <w:rStyle w:val="Hyperlink"/>
              </w:rPr>
              <w:t>1.</w:t>
            </w:r>
            <w:r w:rsidR="00E64F2D">
              <w:rPr>
                <w:sz w:val="22"/>
                <w:szCs w:val="22"/>
              </w:rPr>
              <w:tab/>
            </w:r>
            <w:r w:rsidR="00E64F2D" w:rsidRPr="00E7326C">
              <w:rPr>
                <w:rStyle w:val="Hyperlink"/>
              </w:rPr>
              <w:t>Einleitung</w:t>
            </w:r>
            <w:r w:rsidR="00E64F2D">
              <w:rPr>
                <w:webHidden/>
              </w:rPr>
              <w:tab/>
            </w:r>
            <w:r w:rsidR="00E64F2D">
              <w:rPr>
                <w:webHidden/>
              </w:rPr>
              <w:fldChar w:fldCharType="begin"/>
            </w:r>
            <w:r w:rsidR="00E64F2D">
              <w:rPr>
                <w:webHidden/>
              </w:rPr>
              <w:instrText xml:space="preserve"> PAGEREF _Toc308644278 \h </w:instrText>
            </w:r>
            <w:r w:rsidR="00E64F2D">
              <w:rPr>
                <w:webHidden/>
              </w:rPr>
            </w:r>
          </w:ins>
          <w:r w:rsidR="00E64F2D">
            <w:rPr>
              <w:webHidden/>
            </w:rPr>
            <w:fldChar w:fldCharType="separate"/>
          </w:r>
          <w:ins w:id="4" w:author="MPH" w:date="2011-11-09T23:22:00Z">
            <w:r w:rsidR="00E64F2D">
              <w:rPr>
                <w:webHidden/>
              </w:rPr>
              <w:t>5</w:t>
            </w:r>
            <w:r w:rsidR="00E64F2D">
              <w:rPr>
                <w:webHidden/>
              </w:rPr>
              <w:fldChar w:fldCharType="end"/>
            </w:r>
            <w:r w:rsidR="00E64F2D" w:rsidRPr="00E7326C">
              <w:rPr>
                <w:rStyle w:val="Hyperlink"/>
              </w:rPr>
              <w:fldChar w:fldCharType="end"/>
            </w:r>
          </w:ins>
        </w:p>
        <w:p w:rsidR="00E64F2D" w:rsidRDefault="00E64F2D">
          <w:pPr>
            <w:pStyle w:val="Verzeichnis1"/>
            <w:rPr>
              <w:ins w:id="5" w:author="MPH" w:date="2011-11-09T23:22:00Z"/>
              <w:sz w:val="22"/>
              <w:szCs w:val="22"/>
            </w:rPr>
          </w:pPr>
          <w:ins w:id="6" w:author="MPH" w:date="2011-11-09T23:22:00Z">
            <w:r w:rsidRPr="00E7326C">
              <w:rPr>
                <w:rStyle w:val="Hyperlink"/>
              </w:rPr>
              <w:fldChar w:fldCharType="begin"/>
            </w:r>
            <w:r w:rsidRPr="00E7326C">
              <w:rPr>
                <w:rStyle w:val="Hyperlink"/>
              </w:rPr>
              <w:instrText xml:space="preserve"> </w:instrText>
            </w:r>
            <w:r>
              <w:instrText>HYPERLINK \l "_Toc308644279"</w:instrText>
            </w:r>
            <w:r w:rsidRPr="00E7326C">
              <w:rPr>
                <w:rStyle w:val="Hyperlink"/>
              </w:rPr>
              <w:instrText xml:space="preserve"> </w:instrText>
            </w:r>
            <w:r w:rsidRPr="00E7326C">
              <w:rPr>
                <w:rStyle w:val="Hyperlink"/>
              </w:rPr>
            </w:r>
            <w:r w:rsidRPr="00E7326C">
              <w:rPr>
                <w:rStyle w:val="Hyperlink"/>
              </w:rPr>
              <w:fldChar w:fldCharType="separate"/>
            </w:r>
            <w:r w:rsidRPr="00E7326C">
              <w:rPr>
                <w:rStyle w:val="Hyperlink"/>
              </w:rPr>
              <w:t>2.</w:t>
            </w:r>
            <w:r>
              <w:rPr>
                <w:sz w:val="22"/>
                <w:szCs w:val="22"/>
              </w:rPr>
              <w:tab/>
            </w:r>
            <w:r w:rsidRPr="00E7326C">
              <w:rPr>
                <w:rStyle w:val="Hyperlink"/>
              </w:rPr>
              <w:t>Zielbestimmung</w:t>
            </w:r>
            <w:r>
              <w:rPr>
                <w:webHidden/>
              </w:rPr>
              <w:tab/>
            </w:r>
            <w:r>
              <w:rPr>
                <w:webHidden/>
              </w:rPr>
              <w:fldChar w:fldCharType="begin"/>
            </w:r>
            <w:r>
              <w:rPr>
                <w:webHidden/>
              </w:rPr>
              <w:instrText xml:space="preserve"> PAGEREF _Toc308644279 \h </w:instrText>
            </w:r>
            <w:r>
              <w:rPr>
                <w:webHidden/>
              </w:rPr>
            </w:r>
          </w:ins>
          <w:r>
            <w:rPr>
              <w:webHidden/>
            </w:rPr>
            <w:fldChar w:fldCharType="separate"/>
          </w:r>
          <w:ins w:id="7" w:author="MPH" w:date="2011-11-09T23:22:00Z">
            <w:r>
              <w:rPr>
                <w:webHidden/>
              </w:rPr>
              <w:t>5</w:t>
            </w:r>
            <w:r>
              <w:rPr>
                <w:webHidden/>
              </w:rPr>
              <w:fldChar w:fldCharType="end"/>
            </w:r>
            <w:r w:rsidRPr="00E7326C">
              <w:rPr>
                <w:rStyle w:val="Hyperlink"/>
              </w:rPr>
              <w:fldChar w:fldCharType="end"/>
            </w:r>
          </w:ins>
        </w:p>
        <w:p w:rsidR="00E64F2D" w:rsidRDefault="00E64F2D">
          <w:pPr>
            <w:pStyle w:val="Verzeichnis1"/>
            <w:rPr>
              <w:ins w:id="8" w:author="MPH" w:date="2011-11-09T23:22:00Z"/>
              <w:sz w:val="22"/>
              <w:szCs w:val="22"/>
            </w:rPr>
          </w:pPr>
          <w:ins w:id="9" w:author="MPH" w:date="2011-11-09T23:22:00Z">
            <w:r w:rsidRPr="00E7326C">
              <w:rPr>
                <w:rStyle w:val="Hyperlink"/>
              </w:rPr>
              <w:fldChar w:fldCharType="begin"/>
            </w:r>
            <w:r w:rsidRPr="00E7326C">
              <w:rPr>
                <w:rStyle w:val="Hyperlink"/>
              </w:rPr>
              <w:instrText xml:space="preserve"> </w:instrText>
            </w:r>
            <w:r>
              <w:instrText>HYPERLINK \l "_Toc308644280"</w:instrText>
            </w:r>
            <w:r w:rsidRPr="00E7326C">
              <w:rPr>
                <w:rStyle w:val="Hyperlink"/>
              </w:rPr>
              <w:instrText xml:space="preserve"> </w:instrText>
            </w:r>
            <w:r w:rsidRPr="00E7326C">
              <w:rPr>
                <w:rStyle w:val="Hyperlink"/>
              </w:rPr>
            </w:r>
            <w:r w:rsidRPr="00E7326C">
              <w:rPr>
                <w:rStyle w:val="Hyperlink"/>
              </w:rPr>
              <w:fldChar w:fldCharType="separate"/>
            </w:r>
            <w:r w:rsidRPr="00E7326C">
              <w:rPr>
                <w:rStyle w:val="Hyperlink"/>
              </w:rPr>
              <w:t>3.</w:t>
            </w:r>
            <w:r>
              <w:rPr>
                <w:sz w:val="22"/>
                <w:szCs w:val="22"/>
              </w:rPr>
              <w:tab/>
            </w:r>
            <w:r w:rsidRPr="00E7326C">
              <w:rPr>
                <w:rStyle w:val="Hyperlink"/>
              </w:rPr>
              <w:t>Produkteinsatz</w:t>
            </w:r>
            <w:r>
              <w:rPr>
                <w:webHidden/>
              </w:rPr>
              <w:tab/>
            </w:r>
            <w:r>
              <w:rPr>
                <w:webHidden/>
              </w:rPr>
              <w:fldChar w:fldCharType="begin"/>
            </w:r>
            <w:r>
              <w:rPr>
                <w:webHidden/>
              </w:rPr>
              <w:instrText xml:space="preserve"> PAGEREF _Toc308644280 \h </w:instrText>
            </w:r>
            <w:r>
              <w:rPr>
                <w:webHidden/>
              </w:rPr>
            </w:r>
          </w:ins>
          <w:r>
            <w:rPr>
              <w:webHidden/>
            </w:rPr>
            <w:fldChar w:fldCharType="separate"/>
          </w:r>
          <w:ins w:id="10" w:author="MPH" w:date="2011-11-09T23:22:00Z">
            <w:r>
              <w:rPr>
                <w:webHidden/>
              </w:rPr>
              <w:t>6</w:t>
            </w:r>
            <w:r>
              <w:rPr>
                <w:webHidden/>
              </w:rPr>
              <w:fldChar w:fldCharType="end"/>
            </w:r>
            <w:r w:rsidRPr="00E7326C">
              <w:rPr>
                <w:rStyle w:val="Hyperlink"/>
              </w:rPr>
              <w:fldChar w:fldCharType="end"/>
            </w:r>
          </w:ins>
        </w:p>
        <w:p w:rsidR="00E64F2D" w:rsidRDefault="00E64F2D">
          <w:pPr>
            <w:pStyle w:val="Verzeichnis2"/>
            <w:tabs>
              <w:tab w:val="left" w:pos="880"/>
              <w:tab w:val="right" w:leader="dot" w:pos="9062"/>
            </w:tabs>
            <w:rPr>
              <w:ins w:id="11" w:author="MPH" w:date="2011-11-09T23:22:00Z"/>
              <w:noProof/>
              <w:sz w:val="22"/>
            </w:rPr>
          </w:pPr>
          <w:ins w:id="12"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"_Toc308644281"</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3.1.</w:t>
            </w:r>
            <w:r>
              <w:rPr>
                <w:noProof/>
                <w:sz w:val="22"/>
              </w:rPr>
              <w:tab/>
            </w:r>
            <w:r w:rsidRPr="00E7326C">
              <w:rPr>
                <w:rStyle w:val="Hyperlink"/>
                <w:noProof/>
              </w:rPr>
              <w:t>Beschreibung des Problembereichs</w:t>
            </w:r>
            <w:r>
              <w:rPr>
                <w:noProof/>
                <w:webHidden/>
              </w:rPr>
              <w:tab/>
            </w:r>
            <w:r>
              <w:rPr>
                <w:noProof/>
                <w:webHidden/>
              </w:rPr>
              <w:fldChar w:fldCharType="begin"/>
            </w:r>
            <w:r>
              <w:rPr>
                <w:noProof/>
                <w:webHidden/>
              </w:rPr>
              <w:instrText xml:space="preserve"> PAGEREF _Toc308644281 \h </w:instrText>
            </w:r>
            <w:r>
              <w:rPr>
                <w:noProof/>
                <w:webHidden/>
              </w:rPr>
            </w:r>
          </w:ins>
          <w:r>
            <w:rPr>
              <w:noProof/>
              <w:webHidden/>
            </w:rPr>
            <w:fldChar w:fldCharType="separate"/>
          </w:r>
          <w:ins w:id="13" w:author="MPH" w:date="2011-11-09T23:22:00Z">
            <w:r>
              <w:rPr>
                <w:noProof/>
                <w:webHidden/>
              </w:rPr>
              <w:t>6</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14" w:author="MPH" w:date="2011-11-09T23:22:00Z"/>
              <w:noProof/>
              <w:sz w:val="22"/>
            </w:rPr>
          </w:pPr>
          <w:ins w:id="15"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"_Toc308644282"</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3.2.</w:t>
            </w:r>
            <w:r>
              <w:rPr>
                <w:noProof/>
                <w:sz w:val="22"/>
              </w:rPr>
              <w:tab/>
            </w:r>
            <w:r w:rsidRPr="00E7326C">
              <w:rPr>
                <w:rStyle w:val="Hyperlink"/>
                <w:noProof/>
              </w:rPr>
              <w:t>Modell des Problembereiches</w:t>
            </w:r>
            <w:r>
              <w:rPr>
                <w:noProof/>
                <w:webHidden/>
              </w:rPr>
              <w:tab/>
            </w:r>
            <w:r>
              <w:rPr>
                <w:noProof/>
                <w:webHidden/>
              </w:rPr>
              <w:fldChar w:fldCharType="begin"/>
            </w:r>
            <w:r>
              <w:rPr>
                <w:noProof/>
                <w:webHidden/>
              </w:rPr>
              <w:instrText xml:space="preserve"> PAGEREF _Toc308644282 \h </w:instrText>
            </w:r>
            <w:r>
              <w:rPr>
                <w:noProof/>
                <w:webHidden/>
              </w:rPr>
            </w:r>
          </w:ins>
          <w:r>
            <w:rPr>
              <w:noProof/>
              <w:webHidden/>
            </w:rPr>
            <w:fldChar w:fldCharType="separate"/>
          </w:r>
          <w:ins w:id="16" w:author="MPH" w:date="2011-11-09T23:22:00Z">
            <w:r>
              <w:rPr>
                <w:noProof/>
                <w:webHidden/>
              </w:rPr>
              <w:t>8</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17" w:author="MPH" w:date="2011-11-09T23:22:00Z"/>
              <w:noProof/>
              <w:sz w:val="22"/>
            </w:rPr>
          </w:pPr>
          <w:ins w:id="18"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"_Toc308644283"</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3.3.</w:t>
            </w:r>
            <w:r>
              <w:rPr>
                <w:noProof/>
                <w:sz w:val="22"/>
              </w:rPr>
              <w:tab/>
            </w:r>
            <w:r w:rsidRPr="00E7326C">
              <w:rPr>
                <w:rStyle w:val="Hyperlink"/>
                <w:noProof/>
              </w:rPr>
              <w:t>Beschreibung der Geschäftsprozesse</w:t>
            </w:r>
            <w:r>
              <w:rPr>
                <w:noProof/>
                <w:webHidden/>
              </w:rPr>
              <w:tab/>
            </w:r>
            <w:r>
              <w:rPr>
                <w:noProof/>
                <w:webHidden/>
              </w:rPr>
              <w:fldChar w:fldCharType="begin"/>
            </w:r>
            <w:r>
              <w:rPr>
                <w:noProof/>
                <w:webHidden/>
              </w:rPr>
              <w:instrText xml:space="preserve"> PAGEREF _Toc308644283 \h </w:instrText>
            </w:r>
            <w:r>
              <w:rPr>
                <w:noProof/>
                <w:webHidden/>
              </w:rPr>
            </w:r>
          </w:ins>
          <w:r>
            <w:rPr>
              <w:noProof/>
              <w:webHidden/>
            </w:rPr>
            <w:fldChar w:fldCharType="separate"/>
          </w:r>
          <w:ins w:id="19" w:author="MPH" w:date="2011-11-09T23:22:00Z">
            <w:r>
              <w:rPr>
                <w:noProof/>
                <w:webHidden/>
              </w:rPr>
              <w:t>9</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20" w:author="MPH" w:date="2011-11-09T23:22:00Z"/>
              <w:noProof/>
              <w:sz w:val="22"/>
            </w:rPr>
          </w:pPr>
          <w:ins w:id="21"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"_Toc308644284"</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3.3.1.</w:t>
            </w:r>
            <w:r>
              <w:rPr>
                <w:noProof/>
                <w:sz w:val="22"/>
              </w:rPr>
              <w:tab/>
            </w:r>
            <w:r w:rsidRPr="00E7326C">
              <w:rPr>
                <w:rStyle w:val="Hyperlink"/>
                <w:noProof/>
              </w:rPr>
              <w:t>Testen der Netzwerkverbindung</w:t>
            </w:r>
            <w:r>
              <w:rPr>
                <w:noProof/>
                <w:webHidden/>
              </w:rPr>
              <w:tab/>
            </w:r>
            <w:r>
              <w:rPr>
                <w:noProof/>
                <w:webHidden/>
              </w:rPr>
              <w:fldChar w:fldCharType="begin"/>
            </w:r>
            <w:r>
              <w:rPr>
                <w:noProof/>
                <w:webHidden/>
              </w:rPr>
              <w:instrText xml:space="preserve"> PAGEREF _Toc308644284 \h </w:instrText>
            </w:r>
            <w:r>
              <w:rPr>
                <w:noProof/>
                <w:webHidden/>
              </w:rPr>
            </w:r>
          </w:ins>
          <w:r>
            <w:rPr>
              <w:noProof/>
              <w:webHidden/>
            </w:rPr>
            <w:fldChar w:fldCharType="separate"/>
          </w:r>
          <w:ins w:id="22" w:author="MPH" w:date="2011-11-09T23:22:00Z">
            <w:r>
              <w:rPr>
                <w:noProof/>
                <w:webHidden/>
              </w:rPr>
              <w:t>10</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23" w:author="MPH" w:date="2011-11-09T23:22:00Z"/>
              <w:noProof/>
              <w:sz w:val="22"/>
            </w:rPr>
          </w:pPr>
          <w:ins w:id="24"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"_Toc308644285"</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3.3.2.</w:t>
            </w:r>
            <w:r>
              <w:rPr>
                <w:noProof/>
                <w:sz w:val="22"/>
              </w:rPr>
              <w:tab/>
            </w:r>
            <w:r w:rsidRPr="00E7326C">
              <w:rPr>
                <w:rStyle w:val="Hyperlink"/>
                <w:noProof/>
              </w:rPr>
              <w:t>Multicast-Funktionalitätstest</w:t>
            </w:r>
            <w:r>
              <w:rPr>
                <w:noProof/>
                <w:webHidden/>
              </w:rPr>
              <w:tab/>
            </w:r>
            <w:r>
              <w:rPr>
                <w:noProof/>
                <w:webHidden/>
              </w:rPr>
              <w:fldChar w:fldCharType="begin"/>
            </w:r>
            <w:r>
              <w:rPr>
                <w:noProof/>
                <w:webHidden/>
              </w:rPr>
              <w:instrText xml:space="preserve"> PAGEREF _Toc308644285 \h </w:instrText>
            </w:r>
            <w:r>
              <w:rPr>
                <w:noProof/>
                <w:webHidden/>
              </w:rPr>
            </w:r>
          </w:ins>
          <w:r>
            <w:rPr>
              <w:noProof/>
              <w:webHidden/>
            </w:rPr>
            <w:fldChar w:fldCharType="separate"/>
          </w:r>
          <w:ins w:id="25" w:author="MPH" w:date="2011-11-09T23:22:00Z">
            <w:r>
              <w:rPr>
                <w:noProof/>
                <w:webHidden/>
              </w:rPr>
              <w:t>10</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26" w:author="MPH" w:date="2011-11-09T23:22:00Z"/>
              <w:noProof/>
              <w:sz w:val="22"/>
            </w:rPr>
          </w:pPr>
          <w:ins w:id="27"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"_Toc308644286"</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3.3.3.</w:t>
            </w:r>
            <w:r>
              <w:rPr>
                <w:noProof/>
                <w:sz w:val="22"/>
              </w:rPr>
              <w:tab/>
            </w:r>
            <w:r w:rsidRPr="00E7326C">
              <w:rPr>
                <w:rStyle w:val="Hyperlink"/>
                <w:noProof/>
              </w:rPr>
              <w:t>Belastbarkeitstest</w:t>
            </w:r>
            <w:r>
              <w:rPr>
                <w:noProof/>
                <w:webHidden/>
              </w:rPr>
              <w:tab/>
            </w:r>
            <w:r>
              <w:rPr>
                <w:noProof/>
                <w:webHidden/>
              </w:rPr>
              <w:fldChar w:fldCharType="begin"/>
            </w:r>
            <w:r>
              <w:rPr>
                <w:noProof/>
                <w:webHidden/>
              </w:rPr>
              <w:instrText xml:space="preserve"> PAGEREF _Toc308644286 \h </w:instrText>
            </w:r>
            <w:r>
              <w:rPr>
                <w:noProof/>
                <w:webHidden/>
              </w:rPr>
            </w:r>
          </w:ins>
          <w:r>
            <w:rPr>
              <w:noProof/>
              <w:webHidden/>
            </w:rPr>
            <w:fldChar w:fldCharType="separate"/>
          </w:r>
          <w:ins w:id="28" w:author="MPH" w:date="2011-11-09T23:22:00Z">
            <w:r>
              <w:rPr>
                <w:noProof/>
                <w:webHidden/>
              </w:rPr>
              <w:t>10</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29" w:author="MPH" w:date="2011-11-09T23:22:00Z"/>
              <w:noProof/>
              <w:sz w:val="22"/>
            </w:rPr>
          </w:pPr>
          <w:ins w:id="30"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"_Toc308644287"</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3.3.4.</w:t>
            </w:r>
            <w:r>
              <w:rPr>
                <w:noProof/>
                <w:sz w:val="22"/>
              </w:rPr>
              <w:tab/>
            </w:r>
            <w:r w:rsidRPr="00E7326C">
              <w:rPr>
                <w:rStyle w:val="Hyperlink"/>
                <w:noProof/>
              </w:rPr>
              <w:t>Fehlersuche</w:t>
            </w:r>
            <w:r>
              <w:rPr>
                <w:noProof/>
                <w:webHidden/>
              </w:rPr>
              <w:tab/>
            </w:r>
            <w:r>
              <w:rPr>
                <w:noProof/>
                <w:webHidden/>
              </w:rPr>
              <w:fldChar w:fldCharType="begin"/>
            </w:r>
            <w:r>
              <w:rPr>
                <w:noProof/>
                <w:webHidden/>
              </w:rPr>
              <w:instrText xml:space="preserve"> PAGEREF _Toc308644287 \h </w:instrText>
            </w:r>
            <w:r>
              <w:rPr>
                <w:noProof/>
                <w:webHidden/>
              </w:rPr>
            </w:r>
          </w:ins>
          <w:r>
            <w:rPr>
              <w:noProof/>
              <w:webHidden/>
            </w:rPr>
            <w:fldChar w:fldCharType="separate"/>
          </w:r>
          <w:ins w:id="31" w:author="MPH" w:date="2011-11-09T23:22:00Z">
            <w:r>
              <w:rPr>
                <w:noProof/>
                <w:webHidden/>
              </w:rPr>
              <w:t>11</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32" w:author="MPH" w:date="2011-11-09T23:22:00Z"/>
              <w:noProof/>
              <w:sz w:val="22"/>
            </w:rPr>
          </w:pPr>
          <w:ins w:id="33"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"_Toc308644288"</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3.3.5.</w:t>
            </w:r>
            <w:r>
              <w:rPr>
                <w:noProof/>
                <w:sz w:val="22"/>
              </w:rPr>
              <w:tab/>
            </w:r>
            <w:r w:rsidRPr="00E7326C">
              <w:rPr>
                <w:rStyle w:val="Hyperlink"/>
                <w:noProof/>
              </w:rPr>
              <w:t>Testbericht</w:t>
            </w:r>
            <w:r>
              <w:rPr>
                <w:noProof/>
                <w:webHidden/>
              </w:rPr>
              <w:tab/>
            </w:r>
            <w:r>
              <w:rPr>
                <w:noProof/>
                <w:webHidden/>
              </w:rPr>
              <w:fldChar w:fldCharType="begin"/>
            </w:r>
            <w:r>
              <w:rPr>
                <w:noProof/>
                <w:webHidden/>
              </w:rPr>
              <w:instrText xml:space="preserve"> PAGEREF _Toc308644288 \h </w:instrText>
            </w:r>
            <w:r>
              <w:rPr>
                <w:noProof/>
                <w:webHidden/>
              </w:rPr>
            </w:r>
          </w:ins>
          <w:r>
            <w:rPr>
              <w:noProof/>
              <w:webHidden/>
            </w:rPr>
            <w:fldChar w:fldCharType="separate"/>
          </w:r>
          <w:ins w:id="34" w:author="MPH" w:date="2011-11-09T23:22:00Z">
            <w:r>
              <w:rPr>
                <w:noProof/>
                <w:webHidden/>
              </w:rPr>
              <w:t>11</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35" w:author="MPH" w:date="2011-11-09T23:22:00Z"/>
              <w:noProof/>
              <w:sz w:val="22"/>
            </w:rPr>
          </w:pPr>
          <w:ins w:id="36"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"_Toc308644289"</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3.3.6.</w:t>
            </w:r>
            <w:r>
              <w:rPr>
                <w:noProof/>
                <w:sz w:val="22"/>
              </w:rPr>
              <w:tab/>
            </w:r>
            <w:r w:rsidRPr="00E7326C">
              <w:rPr>
                <w:rStyle w:val="Hyperlink"/>
                <w:noProof/>
              </w:rPr>
              <w:t>Kundendemonstration</w:t>
            </w:r>
            <w:r>
              <w:rPr>
                <w:noProof/>
                <w:webHidden/>
              </w:rPr>
              <w:tab/>
            </w:r>
            <w:r>
              <w:rPr>
                <w:noProof/>
                <w:webHidden/>
              </w:rPr>
              <w:fldChar w:fldCharType="begin"/>
            </w:r>
            <w:r>
              <w:rPr>
                <w:noProof/>
                <w:webHidden/>
              </w:rPr>
              <w:instrText xml:space="preserve"> PAGEREF _Toc308644289 \h </w:instrText>
            </w:r>
            <w:r>
              <w:rPr>
                <w:noProof/>
                <w:webHidden/>
              </w:rPr>
            </w:r>
          </w:ins>
          <w:r>
            <w:rPr>
              <w:noProof/>
              <w:webHidden/>
            </w:rPr>
            <w:fldChar w:fldCharType="separate"/>
          </w:r>
          <w:ins w:id="37" w:author="MPH" w:date="2011-11-09T23:22:00Z">
            <w:r>
              <w:rPr>
                <w:noProof/>
                <w:webHidden/>
              </w:rPr>
              <w:t>11</w:t>
            </w:r>
            <w:r>
              <w:rPr>
                <w:noProof/>
                <w:webHidden/>
              </w:rPr>
              <w:fldChar w:fldCharType="end"/>
            </w:r>
            <w:r w:rsidRPr="00E7326C">
              <w:rPr>
                <w:rStyle w:val="Hyperlink"/>
                <w:noProof/>
              </w:rPr>
              <w:fldChar w:fldCharType="end"/>
            </w:r>
          </w:ins>
        </w:p>
        <w:p w:rsidR="00E64F2D" w:rsidRDefault="00E64F2D">
          <w:pPr>
            <w:pStyle w:val="Verzeichnis1"/>
            <w:rPr>
              <w:ins w:id="38" w:author="MPH" w:date="2011-11-09T23:22:00Z"/>
              <w:sz w:val="22"/>
              <w:szCs w:val="22"/>
            </w:rPr>
          </w:pPr>
          <w:ins w:id="39" w:author="MPH" w:date="2011-11-09T23:22:00Z">
            <w:r w:rsidRPr="00E7326C">
              <w:rPr>
                <w:rStyle w:val="Hyperlink"/>
              </w:rPr>
              <w:fldChar w:fldCharType="begin"/>
            </w:r>
            <w:r w:rsidRPr="00E7326C">
              <w:rPr>
                <w:rStyle w:val="Hyperlink"/>
              </w:rPr>
              <w:instrText xml:space="preserve"> </w:instrText>
            </w:r>
            <w:r>
              <w:instrText>HYPERLINK \l "_Toc308644290"</w:instrText>
            </w:r>
            <w:r w:rsidRPr="00E7326C">
              <w:rPr>
                <w:rStyle w:val="Hyperlink"/>
              </w:rPr>
              <w:instrText xml:space="preserve"> </w:instrText>
            </w:r>
            <w:r w:rsidRPr="00E7326C">
              <w:rPr>
                <w:rStyle w:val="Hyperlink"/>
              </w:rPr>
            </w:r>
            <w:r w:rsidRPr="00E7326C">
              <w:rPr>
                <w:rStyle w:val="Hyperlink"/>
              </w:rPr>
              <w:fldChar w:fldCharType="separate"/>
            </w:r>
            <w:r w:rsidRPr="00E7326C">
              <w:rPr>
                <w:rStyle w:val="Hyperlink"/>
              </w:rPr>
              <w:t>4.</w:t>
            </w:r>
            <w:r>
              <w:rPr>
                <w:sz w:val="22"/>
                <w:szCs w:val="22"/>
              </w:rPr>
              <w:tab/>
            </w:r>
            <w:r w:rsidRPr="00E7326C">
              <w:rPr>
                <w:rStyle w:val="Hyperlink"/>
              </w:rPr>
              <w:t>Produktfunktionen</w:t>
            </w:r>
            <w:r>
              <w:rPr>
                <w:webHidden/>
              </w:rPr>
              <w:tab/>
            </w:r>
            <w:r>
              <w:rPr>
                <w:webHidden/>
              </w:rPr>
              <w:fldChar w:fldCharType="begin"/>
            </w:r>
            <w:r>
              <w:rPr>
                <w:webHidden/>
              </w:rPr>
              <w:instrText xml:space="preserve"> PAGEREF _Toc308644290 \h </w:instrText>
            </w:r>
            <w:r>
              <w:rPr>
                <w:webHidden/>
              </w:rPr>
            </w:r>
          </w:ins>
          <w:r>
            <w:rPr>
              <w:webHidden/>
            </w:rPr>
            <w:fldChar w:fldCharType="separate"/>
          </w:r>
          <w:ins w:id="40" w:author="MPH" w:date="2011-11-09T23:22:00Z">
            <w:r>
              <w:rPr>
                <w:webHidden/>
              </w:rPr>
              <w:t>11</w:t>
            </w:r>
            <w:r>
              <w:rPr>
                <w:webHidden/>
              </w:rPr>
              <w:fldChar w:fldCharType="end"/>
            </w:r>
            <w:r w:rsidRPr="00E7326C">
              <w:rPr>
                <w:rStyle w:val="Hyperlink"/>
              </w:rPr>
              <w:fldChar w:fldCharType="end"/>
            </w:r>
          </w:ins>
        </w:p>
        <w:p w:rsidR="00E64F2D" w:rsidRDefault="00E64F2D">
          <w:pPr>
            <w:pStyle w:val="Verzeichnis2"/>
            <w:tabs>
              <w:tab w:val="left" w:pos="880"/>
              <w:tab w:val="right" w:leader="dot" w:pos="9062"/>
            </w:tabs>
            <w:rPr>
              <w:ins w:id="41" w:author="MPH" w:date="2011-11-09T23:22:00Z"/>
              <w:noProof/>
              <w:sz w:val="22"/>
            </w:rPr>
          </w:pPr>
          <w:ins w:id="42"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"_Toc308644291"</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4.1.</w:t>
            </w:r>
            <w:r>
              <w:rPr>
                <w:noProof/>
                <w:sz w:val="22"/>
              </w:rPr>
              <w:tab/>
            </w:r>
            <w:r w:rsidRPr="00E7326C">
              <w:rPr>
                <w:rStyle w:val="Hyperlink"/>
                <w:noProof/>
              </w:rPr>
              <w:t>Use Cases – Übersicht</w:t>
            </w:r>
            <w:r>
              <w:rPr>
                <w:noProof/>
                <w:webHidden/>
              </w:rPr>
              <w:tab/>
            </w:r>
            <w:r>
              <w:rPr>
                <w:noProof/>
                <w:webHidden/>
              </w:rPr>
              <w:fldChar w:fldCharType="begin"/>
            </w:r>
            <w:r>
              <w:rPr>
                <w:noProof/>
                <w:webHidden/>
              </w:rPr>
              <w:instrText xml:space="preserve"> PAGEREF _Toc308644291 \h </w:instrText>
            </w:r>
            <w:r>
              <w:rPr>
                <w:noProof/>
                <w:webHidden/>
              </w:rPr>
            </w:r>
          </w:ins>
          <w:r>
            <w:rPr>
              <w:noProof/>
              <w:webHidden/>
            </w:rPr>
            <w:fldChar w:fldCharType="separate"/>
          </w:r>
          <w:ins w:id="43" w:author="MPH" w:date="2011-11-09T23:22:00Z">
            <w:r>
              <w:rPr>
                <w:noProof/>
                <w:webHidden/>
              </w:rPr>
              <w:t>11</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44" w:author="MPH" w:date="2011-11-09T23:22:00Z"/>
              <w:noProof/>
              <w:sz w:val="22"/>
            </w:rPr>
          </w:pPr>
          <w:ins w:id="45"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"_Toc308644292"</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4.2.</w:t>
            </w:r>
            <w:r>
              <w:rPr>
                <w:noProof/>
                <w:sz w:val="22"/>
              </w:rPr>
              <w:tab/>
            </w:r>
            <w:r w:rsidRPr="00E7326C">
              <w:rPr>
                <w:rStyle w:val="Hyperlink"/>
                <w:noProof/>
              </w:rPr>
              <w:t>Beschreibung zu /LUC10/: Send Multicast</w:t>
            </w:r>
            <w:r>
              <w:rPr>
                <w:noProof/>
                <w:webHidden/>
              </w:rPr>
              <w:tab/>
            </w:r>
            <w:r>
              <w:rPr>
                <w:noProof/>
                <w:webHidden/>
              </w:rPr>
              <w:fldChar w:fldCharType="begin"/>
            </w:r>
            <w:r>
              <w:rPr>
                <w:noProof/>
                <w:webHidden/>
              </w:rPr>
              <w:instrText xml:space="preserve"> PAGEREF _Toc308644292 \h </w:instrText>
            </w:r>
            <w:r>
              <w:rPr>
                <w:noProof/>
                <w:webHidden/>
              </w:rPr>
            </w:r>
          </w:ins>
          <w:r>
            <w:rPr>
              <w:noProof/>
              <w:webHidden/>
            </w:rPr>
            <w:fldChar w:fldCharType="separate"/>
          </w:r>
          <w:ins w:id="46" w:author="MPH" w:date="2011-11-09T23:22:00Z">
            <w:r>
              <w:rPr>
                <w:noProof/>
                <w:webHidden/>
              </w:rPr>
              <w:t>12</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47" w:author="MPH" w:date="2011-11-09T23:22:00Z"/>
              <w:noProof/>
              <w:sz w:val="22"/>
            </w:rPr>
          </w:pPr>
          <w:ins w:id="48"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"_Toc308644293"</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4.3.</w:t>
            </w:r>
            <w:r>
              <w:rPr>
                <w:noProof/>
                <w:sz w:val="22"/>
              </w:rPr>
              <w:tab/>
            </w:r>
            <w:r w:rsidRPr="00E7326C">
              <w:rPr>
                <w:rStyle w:val="Hyperlink"/>
                <w:noProof/>
              </w:rPr>
              <w:t>Beschreibung zu /LUC20/: Receive Multicast</w:t>
            </w:r>
            <w:r>
              <w:rPr>
                <w:noProof/>
                <w:webHidden/>
              </w:rPr>
              <w:tab/>
            </w:r>
            <w:r>
              <w:rPr>
                <w:noProof/>
                <w:webHidden/>
              </w:rPr>
              <w:fldChar w:fldCharType="begin"/>
            </w:r>
            <w:r>
              <w:rPr>
                <w:noProof/>
                <w:webHidden/>
              </w:rPr>
              <w:instrText xml:space="preserve"> PAGEREF _Toc308644293 \h </w:instrText>
            </w:r>
            <w:r>
              <w:rPr>
                <w:noProof/>
                <w:webHidden/>
              </w:rPr>
            </w:r>
          </w:ins>
          <w:r>
            <w:rPr>
              <w:noProof/>
              <w:webHidden/>
            </w:rPr>
            <w:fldChar w:fldCharType="separate"/>
          </w:r>
          <w:ins w:id="49" w:author="MPH" w:date="2011-11-09T23:22:00Z">
            <w:r>
              <w:rPr>
                <w:noProof/>
                <w:webHidden/>
              </w:rPr>
              <w:t>13</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50" w:author="MPH" w:date="2011-11-09T23:22:00Z"/>
              <w:noProof/>
              <w:sz w:val="22"/>
            </w:rPr>
          </w:pPr>
          <w:ins w:id="51"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"_Toc308644294"</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4.4.</w:t>
            </w:r>
            <w:r>
              <w:rPr>
                <w:noProof/>
                <w:sz w:val="22"/>
              </w:rPr>
              <w:tab/>
            </w:r>
            <w:r w:rsidRPr="00E7326C">
              <w:rPr>
                <w:rStyle w:val="Hyperlink"/>
                <w:noProof/>
              </w:rPr>
              <w:t>Beschreibung zu /LUC30/: Analyse Multicast</w:t>
            </w:r>
            <w:r>
              <w:rPr>
                <w:noProof/>
                <w:webHidden/>
              </w:rPr>
              <w:tab/>
            </w:r>
            <w:r>
              <w:rPr>
                <w:noProof/>
                <w:webHidden/>
              </w:rPr>
              <w:fldChar w:fldCharType="begin"/>
            </w:r>
            <w:r>
              <w:rPr>
                <w:noProof/>
                <w:webHidden/>
              </w:rPr>
              <w:instrText xml:space="preserve"> PAGEREF _Toc308644294 \h </w:instrText>
            </w:r>
            <w:r>
              <w:rPr>
                <w:noProof/>
                <w:webHidden/>
              </w:rPr>
            </w:r>
          </w:ins>
          <w:r>
            <w:rPr>
              <w:noProof/>
              <w:webHidden/>
            </w:rPr>
            <w:fldChar w:fldCharType="separate"/>
          </w:r>
          <w:ins w:id="52" w:author="MPH" w:date="2011-11-09T23:22:00Z">
            <w:r>
              <w:rPr>
                <w:noProof/>
                <w:webHidden/>
              </w:rPr>
              <w:t>13</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53" w:author="MPH" w:date="2011-11-09T23:22:00Z"/>
              <w:noProof/>
              <w:sz w:val="22"/>
            </w:rPr>
          </w:pPr>
          <w:ins w:id="54"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"_Toc308644295"</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4.5.</w:t>
            </w:r>
            <w:r>
              <w:rPr>
                <w:noProof/>
                <w:sz w:val="22"/>
              </w:rPr>
              <w:tab/>
            </w:r>
            <w:r w:rsidRPr="00E7326C">
              <w:rPr>
                <w:rStyle w:val="Hyperlink"/>
                <w:noProof/>
              </w:rPr>
              <w:t>Beschreibung zu /LUC40/: Configure Settings</w:t>
            </w:r>
            <w:r>
              <w:rPr>
                <w:noProof/>
                <w:webHidden/>
              </w:rPr>
              <w:tab/>
            </w:r>
            <w:r>
              <w:rPr>
                <w:noProof/>
                <w:webHidden/>
              </w:rPr>
              <w:fldChar w:fldCharType="begin"/>
            </w:r>
            <w:r>
              <w:rPr>
                <w:noProof/>
                <w:webHidden/>
              </w:rPr>
              <w:instrText xml:space="preserve"> PAGEREF _Toc308644295 \h </w:instrText>
            </w:r>
            <w:r>
              <w:rPr>
                <w:noProof/>
                <w:webHidden/>
              </w:rPr>
            </w:r>
          </w:ins>
          <w:r>
            <w:rPr>
              <w:noProof/>
              <w:webHidden/>
            </w:rPr>
            <w:fldChar w:fldCharType="separate"/>
          </w:r>
          <w:ins w:id="55" w:author="MPH" w:date="2011-11-09T23:22:00Z">
            <w:r>
              <w:rPr>
                <w:noProof/>
                <w:webHidden/>
              </w:rPr>
              <w:t>14</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56" w:author="MPH" w:date="2011-11-09T23:22:00Z"/>
              <w:noProof/>
              <w:sz w:val="22"/>
            </w:rPr>
          </w:pPr>
          <w:ins w:id="57"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"_Toc308644296"</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4.5.1.</w:t>
            </w:r>
            <w:r>
              <w:rPr>
                <w:noProof/>
                <w:sz w:val="22"/>
              </w:rPr>
              <w:tab/>
            </w:r>
            <w:r w:rsidRPr="00E7326C">
              <w:rPr>
                <w:rStyle w:val="Hyperlink"/>
                <w:noProof/>
              </w:rPr>
              <w:t>Beschreibung zu /LUC41/: Save Configuration File</w:t>
            </w:r>
            <w:r>
              <w:rPr>
                <w:noProof/>
                <w:webHidden/>
              </w:rPr>
              <w:tab/>
            </w:r>
            <w:r>
              <w:rPr>
                <w:noProof/>
                <w:webHidden/>
              </w:rPr>
              <w:fldChar w:fldCharType="begin"/>
            </w:r>
            <w:r>
              <w:rPr>
                <w:noProof/>
                <w:webHidden/>
              </w:rPr>
              <w:instrText xml:space="preserve"> PAGEREF _Toc308644296 \h </w:instrText>
            </w:r>
            <w:r>
              <w:rPr>
                <w:noProof/>
                <w:webHidden/>
              </w:rPr>
            </w:r>
          </w:ins>
          <w:r>
            <w:rPr>
              <w:noProof/>
              <w:webHidden/>
            </w:rPr>
            <w:fldChar w:fldCharType="separate"/>
          </w:r>
          <w:ins w:id="58" w:author="MPH" w:date="2011-11-09T23:22:00Z">
            <w:r>
              <w:rPr>
                <w:noProof/>
                <w:webHidden/>
              </w:rPr>
              <w:t>15</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59" w:author="MPH" w:date="2011-11-09T23:22:00Z"/>
              <w:noProof/>
              <w:sz w:val="22"/>
            </w:rPr>
          </w:pPr>
          <w:ins w:id="60"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"_Toc308644297"</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4.5.2.</w:t>
            </w:r>
            <w:r>
              <w:rPr>
                <w:noProof/>
                <w:sz w:val="22"/>
              </w:rPr>
              <w:tab/>
            </w:r>
            <w:r w:rsidRPr="00E7326C">
              <w:rPr>
                <w:rStyle w:val="Hyperlink"/>
                <w:noProof/>
              </w:rPr>
              <w:t>Beschreibung zu /LUC42/: Load Configuration File</w:t>
            </w:r>
            <w:r>
              <w:rPr>
                <w:noProof/>
                <w:webHidden/>
              </w:rPr>
              <w:tab/>
            </w:r>
            <w:r>
              <w:rPr>
                <w:noProof/>
                <w:webHidden/>
              </w:rPr>
              <w:fldChar w:fldCharType="begin"/>
            </w:r>
            <w:r>
              <w:rPr>
                <w:noProof/>
                <w:webHidden/>
              </w:rPr>
              <w:instrText xml:space="preserve"> PAGEREF _Toc308644297 \h </w:instrText>
            </w:r>
            <w:r>
              <w:rPr>
                <w:noProof/>
                <w:webHidden/>
              </w:rPr>
            </w:r>
          </w:ins>
          <w:r>
            <w:rPr>
              <w:noProof/>
              <w:webHidden/>
            </w:rPr>
            <w:fldChar w:fldCharType="separate"/>
          </w:r>
          <w:ins w:id="61" w:author="MPH" w:date="2011-11-09T23:22:00Z">
            <w:r>
              <w:rPr>
                <w:noProof/>
                <w:webHidden/>
              </w:rPr>
              <w:t>17</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62" w:author="MPH" w:date="2011-11-09T23:22:00Z"/>
              <w:noProof/>
              <w:sz w:val="22"/>
            </w:rPr>
          </w:pPr>
          <w:ins w:id="63"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"_Toc308644298"</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4.5.3.</w:t>
            </w:r>
            <w:r>
              <w:rPr>
                <w:noProof/>
                <w:sz w:val="22"/>
              </w:rPr>
              <w:tab/>
            </w:r>
            <w:r w:rsidRPr="00E7326C">
              <w:rPr>
                <w:rStyle w:val="Hyperlink"/>
                <w:noProof/>
              </w:rPr>
              <w:t>Beschreibung zu /LUC43/: Set/Delete Multicast Group Membership</w:t>
            </w:r>
            <w:r>
              <w:rPr>
                <w:noProof/>
                <w:webHidden/>
              </w:rPr>
              <w:tab/>
            </w:r>
            <w:r>
              <w:rPr>
                <w:noProof/>
                <w:webHidden/>
              </w:rPr>
              <w:fldChar w:fldCharType="begin"/>
            </w:r>
            <w:r>
              <w:rPr>
                <w:noProof/>
                <w:webHidden/>
              </w:rPr>
              <w:instrText xml:space="preserve"> PAGEREF _Toc308644298 \h </w:instrText>
            </w:r>
            <w:r>
              <w:rPr>
                <w:noProof/>
                <w:webHidden/>
              </w:rPr>
            </w:r>
          </w:ins>
          <w:r>
            <w:rPr>
              <w:noProof/>
              <w:webHidden/>
            </w:rPr>
            <w:fldChar w:fldCharType="separate"/>
          </w:r>
          <w:ins w:id="64" w:author="MPH" w:date="2011-11-09T23:22:00Z">
            <w:r>
              <w:rPr>
                <w:noProof/>
                <w:webHidden/>
              </w:rPr>
              <w:t>17</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65" w:author="MPH" w:date="2011-11-09T23:22:00Z"/>
              <w:noProof/>
              <w:sz w:val="22"/>
            </w:rPr>
          </w:pPr>
          <w:ins w:id="66"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"_Toc308644299"</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4.5.4.</w:t>
            </w:r>
            <w:r>
              <w:rPr>
                <w:noProof/>
                <w:sz w:val="22"/>
              </w:rPr>
              <w:tab/>
            </w:r>
            <w:r w:rsidRPr="00E7326C">
              <w:rPr>
                <w:rStyle w:val="Hyperlink"/>
                <w:noProof/>
              </w:rPr>
              <w:t>Beschreibung zu /LUC44/: Activate/Deactivate Multicast Group</w:t>
            </w:r>
            <w:r>
              <w:rPr>
                <w:noProof/>
                <w:webHidden/>
              </w:rPr>
              <w:tab/>
            </w:r>
            <w:r>
              <w:rPr>
                <w:noProof/>
                <w:webHidden/>
              </w:rPr>
              <w:fldChar w:fldCharType="begin"/>
            </w:r>
            <w:r>
              <w:rPr>
                <w:noProof/>
                <w:webHidden/>
              </w:rPr>
              <w:instrText xml:space="preserve"> PAGEREF _Toc308644299 \h </w:instrText>
            </w:r>
            <w:r>
              <w:rPr>
                <w:noProof/>
                <w:webHidden/>
              </w:rPr>
            </w:r>
          </w:ins>
          <w:r>
            <w:rPr>
              <w:noProof/>
              <w:webHidden/>
            </w:rPr>
            <w:fldChar w:fldCharType="separate"/>
          </w:r>
          <w:ins w:id="67" w:author="MPH" w:date="2011-11-09T23:22:00Z">
            <w:r>
              <w:rPr>
                <w:noProof/>
                <w:webHidden/>
              </w:rPr>
              <w:t>19</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68" w:author="MPH" w:date="2011-11-09T23:22:00Z"/>
              <w:noProof/>
              <w:sz w:val="22"/>
            </w:rPr>
          </w:pPr>
          <w:ins w:id="69"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"_Toc308644300"</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4.5.5.</w:t>
            </w:r>
            <w:r>
              <w:rPr>
                <w:noProof/>
                <w:sz w:val="22"/>
              </w:rPr>
              <w:tab/>
            </w:r>
            <w:r w:rsidRPr="00E7326C">
              <w:rPr>
                <w:rStyle w:val="Hyperlink"/>
                <w:noProof/>
              </w:rPr>
              <w:t>Beschreibung zu /LUC45/: Configure Server Settings</w:t>
            </w:r>
            <w:r>
              <w:rPr>
                <w:noProof/>
                <w:webHidden/>
              </w:rPr>
              <w:tab/>
            </w:r>
            <w:r>
              <w:rPr>
                <w:noProof/>
                <w:webHidden/>
              </w:rPr>
              <w:fldChar w:fldCharType="begin"/>
            </w:r>
            <w:r>
              <w:rPr>
                <w:noProof/>
                <w:webHidden/>
              </w:rPr>
              <w:instrText xml:space="preserve"> PAGEREF _Toc308644300 \h </w:instrText>
            </w:r>
            <w:r>
              <w:rPr>
                <w:noProof/>
                <w:webHidden/>
              </w:rPr>
            </w:r>
          </w:ins>
          <w:r>
            <w:rPr>
              <w:noProof/>
              <w:webHidden/>
            </w:rPr>
            <w:fldChar w:fldCharType="separate"/>
          </w:r>
          <w:ins w:id="70" w:author="MPH" w:date="2011-11-09T23:22:00Z">
            <w:r>
              <w:rPr>
                <w:noProof/>
                <w:webHidden/>
              </w:rPr>
              <w:t>20</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71" w:author="MPH" w:date="2011-11-09T23:22:00Z"/>
              <w:noProof/>
              <w:sz w:val="22"/>
            </w:rPr>
          </w:pPr>
          <w:ins w:id="72"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"_Toc308644301"</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4.5.6.</w:t>
            </w:r>
            <w:r>
              <w:rPr>
                <w:noProof/>
                <w:sz w:val="22"/>
              </w:rPr>
              <w:tab/>
            </w:r>
            <w:r w:rsidRPr="00E7326C">
              <w:rPr>
                <w:rStyle w:val="Hyperlink"/>
                <w:noProof/>
              </w:rPr>
              <w:t>Beschreibung zu /LUC46/: Configure Language Settings</w:t>
            </w:r>
            <w:r>
              <w:rPr>
                <w:noProof/>
                <w:webHidden/>
              </w:rPr>
              <w:tab/>
            </w:r>
            <w:r>
              <w:rPr>
                <w:noProof/>
                <w:webHidden/>
              </w:rPr>
              <w:fldChar w:fldCharType="begin"/>
            </w:r>
            <w:r>
              <w:rPr>
                <w:noProof/>
                <w:webHidden/>
              </w:rPr>
              <w:instrText xml:space="preserve"> PAGEREF _Toc308644301 \h </w:instrText>
            </w:r>
            <w:r>
              <w:rPr>
                <w:noProof/>
                <w:webHidden/>
              </w:rPr>
            </w:r>
          </w:ins>
          <w:r>
            <w:rPr>
              <w:noProof/>
              <w:webHidden/>
            </w:rPr>
            <w:fldChar w:fldCharType="separate"/>
          </w:r>
          <w:ins w:id="73" w:author="MPH" w:date="2011-11-09T23:22:00Z">
            <w:r>
              <w:rPr>
                <w:noProof/>
                <w:webHidden/>
              </w:rPr>
              <w:t>21</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74" w:author="MPH" w:date="2011-11-09T23:22:00Z"/>
              <w:noProof/>
              <w:sz w:val="22"/>
            </w:rPr>
          </w:pPr>
          <w:ins w:id="75"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"_Toc308644302"</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4.6.</w:t>
            </w:r>
            <w:r>
              <w:rPr>
                <w:noProof/>
                <w:sz w:val="22"/>
              </w:rPr>
              <w:tab/>
            </w:r>
            <w:r w:rsidRPr="00E7326C">
              <w:rPr>
                <w:rStyle w:val="Hyperlink"/>
                <w:noProof/>
              </w:rPr>
              <w:t>Beschreibung zu /LUC50/: Multi-Instance-Ability</w:t>
            </w:r>
            <w:r>
              <w:rPr>
                <w:noProof/>
                <w:webHidden/>
              </w:rPr>
              <w:tab/>
            </w:r>
            <w:r>
              <w:rPr>
                <w:noProof/>
                <w:webHidden/>
              </w:rPr>
              <w:fldChar w:fldCharType="begin"/>
            </w:r>
            <w:r>
              <w:rPr>
                <w:noProof/>
                <w:webHidden/>
              </w:rPr>
              <w:instrText xml:space="preserve"> PAGEREF _Toc308644302 \h </w:instrText>
            </w:r>
            <w:r>
              <w:rPr>
                <w:noProof/>
                <w:webHidden/>
              </w:rPr>
            </w:r>
          </w:ins>
          <w:r>
            <w:rPr>
              <w:noProof/>
              <w:webHidden/>
            </w:rPr>
            <w:fldChar w:fldCharType="separate"/>
          </w:r>
          <w:ins w:id="76" w:author="MPH" w:date="2011-11-09T23:22:00Z">
            <w:r>
              <w:rPr>
                <w:noProof/>
                <w:webHidden/>
              </w:rPr>
              <w:t>22</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77" w:author="MPH" w:date="2011-11-09T23:22:00Z"/>
              <w:noProof/>
              <w:sz w:val="22"/>
            </w:rPr>
          </w:pPr>
          <w:ins w:id="78"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"_Toc308644303"</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4.7.</w:t>
            </w:r>
            <w:r>
              <w:rPr>
                <w:noProof/>
                <w:sz w:val="22"/>
              </w:rPr>
              <w:tab/>
            </w:r>
            <w:r w:rsidRPr="00E7326C">
              <w:rPr>
                <w:rStyle w:val="Hyperlink"/>
                <w:noProof/>
              </w:rPr>
              <w:t>Beschreibung zu /LUC60/: Functional Testing</w:t>
            </w:r>
            <w:r>
              <w:rPr>
                <w:noProof/>
                <w:webHidden/>
              </w:rPr>
              <w:tab/>
            </w:r>
            <w:r>
              <w:rPr>
                <w:noProof/>
                <w:webHidden/>
              </w:rPr>
              <w:fldChar w:fldCharType="begin"/>
            </w:r>
            <w:r>
              <w:rPr>
                <w:noProof/>
                <w:webHidden/>
              </w:rPr>
              <w:instrText xml:space="preserve"> PAGEREF _Toc308644303 \h </w:instrText>
            </w:r>
            <w:r>
              <w:rPr>
                <w:noProof/>
                <w:webHidden/>
              </w:rPr>
            </w:r>
          </w:ins>
          <w:r>
            <w:rPr>
              <w:noProof/>
              <w:webHidden/>
            </w:rPr>
            <w:fldChar w:fldCharType="separate"/>
          </w:r>
          <w:ins w:id="79" w:author="MPH" w:date="2011-11-09T23:22:00Z">
            <w:r>
              <w:rPr>
                <w:noProof/>
                <w:webHidden/>
              </w:rPr>
              <w:t>25</w:t>
            </w:r>
            <w:r>
              <w:rPr>
                <w:noProof/>
                <w:webHidden/>
              </w:rPr>
              <w:fldChar w:fldCharType="end"/>
            </w:r>
            <w:r w:rsidRPr="00E7326C">
              <w:rPr>
                <w:rStyle w:val="Hyperlink"/>
                <w:noProof/>
              </w:rPr>
              <w:fldChar w:fldCharType="end"/>
            </w:r>
          </w:ins>
        </w:p>
        <w:p w:rsidR="00E64F2D" w:rsidRDefault="00E64F2D">
          <w:pPr>
            <w:pStyle w:val="Verzeichnis1"/>
            <w:rPr>
              <w:ins w:id="80" w:author="MPH" w:date="2011-11-09T23:22:00Z"/>
              <w:sz w:val="22"/>
              <w:szCs w:val="22"/>
            </w:rPr>
          </w:pPr>
          <w:ins w:id="81" w:author="MPH" w:date="2011-11-09T23:22:00Z">
            <w:r w:rsidRPr="00E7326C">
              <w:rPr>
                <w:rStyle w:val="Hyperlink"/>
              </w:rPr>
              <w:fldChar w:fldCharType="begin"/>
            </w:r>
            <w:r w:rsidRPr="00E7326C">
              <w:rPr>
                <w:rStyle w:val="Hyperlink"/>
              </w:rPr>
              <w:instrText xml:space="preserve"> </w:instrText>
            </w:r>
            <w:r>
              <w:instrText>HYPERLINK \l "_Toc308644304"</w:instrText>
            </w:r>
            <w:r w:rsidRPr="00E7326C">
              <w:rPr>
                <w:rStyle w:val="Hyperlink"/>
              </w:rPr>
              <w:instrText xml:space="preserve"> </w:instrText>
            </w:r>
            <w:r w:rsidRPr="00E7326C">
              <w:rPr>
                <w:rStyle w:val="Hyperlink"/>
              </w:rPr>
            </w:r>
            <w:r w:rsidRPr="00E7326C">
              <w:rPr>
                <w:rStyle w:val="Hyperlink"/>
              </w:rPr>
              <w:fldChar w:fldCharType="separate"/>
            </w:r>
            <w:r w:rsidRPr="00E7326C">
              <w:rPr>
                <w:rStyle w:val="Hyperlink"/>
              </w:rPr>
              <w:t>5.</w:t>
            </w:r>
            <w:r>
              <w:rPr>
                <w:sz w:val="22"/>
                <w:szCs w:val="22"/>
              </w:rPr>
              <w:tab/>
            </w:r>
            <w:r w:rsidRPr="00E7326C">
              <w:rPr>
                <w:rStyle w:val="Hyperlink"/>
              </w:rPr>
              <w:t>Produktcharakteristiken</w:t>
            </w:r>
            <w:r>
              <w:rPr>
                <w:webHidden/>
              </w:rPr>
              <w:tab/>
            </w:r>
            <w:r>
              <w:rPr>
                <w:webHidden/>
              </w:rPr>
              <w:fldChar w:fldCharType="begin"/>
            </w:r>
            <w:r>
              <w:rPr>
                <w:webHidden/>
              </w:rPr>
              <w:instrText xml:space="preserve"> PAGEREF _Toc308644304 \h </w:instrText>
            </w:r>
            <w:r>
              <w:rPr>
                <w:webHidden/>
              </w:rPr>
            </w:r>
          </w:ins>
          <w:r>
            <w:rPr>
              <w:webHidden/>
            </w:rPr>
            <w:fldChar w:fldCharType="separate"/>
          </w:r>
          <w:ins w:id="82" w:author="MPH" w:date="2011-11-09T23:22:00Z">
            <w:r>
              <w:rPr>
                <w:webHidden/>
              </w:rPr>
              <w:t>26</w:t>
            </w:r>
            <w:r>
              <w:rPr>
                <w:webHidden/>
              </w:rPr>
              <w:fldChar w:fldCharType="end"/>
            </w:r>
            <w:r w:rsidRPr="00E7326C">
              <w:rPr>
                <w:rStyle w:val="Hyperlink"/>
              </w:rPr>
              <w:fldChar w:fldCharType="end"/>
            </w:r>
          </w:ins>
        </w:p>
        <w:p w:rsidR="00E64F2D" w:rsidRDefault="00E64F2D">
          <w:pPr>
            <w:pStyle w:val="Verzeichnis2"/>
            <w:tabs>
              <w:tab w:val="left" w:pos="880"/>
              <w:tab w:val="right" w:leader="dot" w:pos="9062"/>
            </w:tabs>
            <w:rPr>
              <w:ins w:id="83" w:author="MPH" w:date="2011-11-09T23:22:00Z"/>
              <w:noProof/>
              <w:sz w:val="22"/>
            </w:rPr>
          </w:pPr>
          <w:ins w:id="84"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"_Toc308644305"</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5.1.</w:t>
            </w:r>
            <w:r>
              <w:rPr>
                <w:noProof/>
                <w:sz w:val="22"/>
              </w:rPr>
              <w:tab/>
            </w:r>
            <w:r w:rsidRPr="00E7326C">
              <w:rPr>
                <w:rStyle w:val="Hyperlink"/>
                <w:noProof/>
              </w:rPr>
              <w:t>Systemumgebung</w:t>
            </w:r>
            <w:r>
              <w:rPr>
                <w:noProof/>
                <w:webHidden/>
              </w:rPr>
              <w:tab/>
            </w:r>
            <w:r>
              <w:rPr>
                <w:noProof/>
                <w:webHidden/>
              </w:rPr>
              <w:fldChar w:fldCharType="begin"/>
            </w:r>
            <w:r>
              <w:rPr>
                <w:noProof/>
                <w:webHidden/>
              </w:rPr>
              <w:instrText xml:space="preserve"> PAGEREF _Toc308644305 \h </w:instrText>
            </w:r>
            <w:r>
              <w:rPr>
                <w:noProof/>
                <w:webHidden/>
              </w:rPr>
            </w:r>
          </w:ins>
          <w:r>
            <w:rPr>
              <w:noProof/>
              <w:webHidden/>
            </w:rPr>
            <w:fldChar w:fldCharType="separate"/>
          </w:r>
          <w:ins w:id="85" w:author="MPH" w:date="2011-11-09T23:22:00Z">
            <w:r>
              <w:rPr>
                <w:noProof/>
                <w:webHidden/>
              </w:rPr>
              <w:t>26</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86" w:author="MPH" w:date="2011-11-09T23:22:00Z"/>
              <w:noProof/>
              <w:sz w:val="22"/>
            </w:rPr>
          </w:pPr>
          <w:ins w:id="87"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"_Toc308644306"</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5.2.</w:t>
            </w:r>
            <w:r>
              <w:rPr>
                <w:noProof/>
                <w:sz w:val="22"/>
              </w:rPr>
              <w:tab/>
            </w:r>
            <w:r w:rsidRPr="00E7326C">
              <w:rPr>
                <w:rStyle w:val="Hyperlink"/>
                <w:noProof/>
              </w:rPr>
              <w:t>Hardwareumgebung</w:t>
            </w:r>
            <w:r>
              <w:rPr>
                <w:noProof/>
                <w:webHidden/>
              </w:rPr>
              <w:tab/>
            </w:r>
            <w:r>
              <w:rPr>
                <w:noProof/>
                <w:webHidden/>
              </w:rPr>
              <w:fldChar w:fldCharType="begin"/>
            </w:r>
            <w:r>
              <w:rPr>
                <w:noProof/>
                <w:webHidden/>
              </w:rPr>
              <w:instrText xml:space="preserve"> PAGEREF _Toc308644306 \h </w:instrText>
            </w:r>
            <w:r>
              <w:rPr>
                <w:noProof/>
                <w:webHidden/>
              </w:rPr>
            </w:r>
          </w:ins>
          <w:r>
            <w:rPr>
              <w:noProof/>
              <w:webHidden/>
            </w:rPr>
            <w:fldChar w:fldCharType="separate"/>
          </w:r>
          <w:ins w:id="88" w:author="MPH" w:date="2011-11-09T23:22:00Z">
            <w:r>
              <w:rPr>
                <w:noProof/>
                <w:webHidden/>
              </w:rPr>
              <w:t>27</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89" w:author="MPH" w:date="2011-11-09T23:22:00Z"/>
              <w:noProof/>
              <w:sz w:val="22"/>
            </w:rPr>
          </w:pPr>
          <w:ins w:id="90"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"_Toc308644307"</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5.3.</w:t>
            </w:r>
            <w:r>
              <w:rPr>
                <w:noProof/>
                <w:sz w:val="22"/>
              </w:rPr>
              <w:tab/>
            </w:r>
            <w:r w:rsidRPr="00E7326C">
              <w:rPr>
                <w:rStyle w:val="Hyperlink"/>
                <w:noProof/>
              </w:rPr>
              <w:t>Softwareumgebung</w:t>
            </w:r>
            <w:r>
              <w:rPr>
                <w:noProof/>
                <w:webHidden/>
              </w:rPr>
              <w:tab/>
            </w:r>
            <w:r>
              <w:rPr>
                <w:noProof/>
                <w:webHidden/>
              </w:rPr>
              <w:fldChar w:fldCharType="begin"/>
            </w:r>
            <w:r>
              <w:rPr>
                <w:noProof/>
                <w:webHidden/>
              </w:rPr>
              <w:instrText xml:space="preserve"> PAGEREF _Toc308644307 \h </w:instrText>
            </w:r>
            <w:r>
              <w:rPr>
                <w:noProof/>
                <w:webHidden/>
              </w:rPr>
            </w:r>
          </w:ins>
          <w:r>
            <w:rPr>
              <w:noProof/>
              <w:webHidden/>
            </w:rPr>
            <w:fldChar w:fldCharType="separate"/>
          </w:r>
          <w:ins w:id="91" w:author="MPH" w:date="2011-11-09T23:22:00Z">
            <w:r>
              <w:rPr>
                <w:noProof/>
                <w:webHidden/>
              </w:rPr>
              <w:t>27</w:t>
            </w:r>
            <w:r>
              <w:rPr>
                <w:noProof/>
                <w:webHidden/>
              </w:rPr>
              <w:fldChar w:fldCharType="end"/>
            </w:r>
            <w:r w:rsidRPr="00E7326C">
              <w:rPr>
                <w:rStyle w:val="Hyperlink"/>
                <w:noProof/>
              </w:rPr>
              <w:fldChar w:fldCharType="end"/>
            </w:r>
          </w:ins>
        </w:p>
        <w:p w:rsidR="00E64F2D" w:rsidRDefault="00E64F2D">
          <w:pPr>
            <w:pStyle w:val="Verzeichnis1"/>
            <w:rPr>
              <w:ins w:id="92" w:author="MPH" w:date="2011-11-09T23:22:00Z"/>
              <w:sz w:val="22"/>
              <w:szCs w:val="22"/>
            </w:rPr>
          </w:pPr>
          <w:ins w:id="93" w:author="MPH" w:date="2011-11-09T23:22:00Z">
            <w:r w:rsidRPr="00E7326C">
              <w:rPr>
                <w:rStyle w:val="Hyperlink"/>
              </w:rPr>
              <w:lastRenderedPageBreak/>
              <w:fldChar w:fldCharType="begin"/>
            </w:r>
            <w:r w:rsidRPr="00E7326C">
              <w:rPr>
                <w:rStyle w:val="Hyperlink"/>
              </w:rPr>
              <w:instrText xml:space="preserve"> </w:instrText>
            </w:r>
            <w:r>
              <w:instrText>HYPERLINK \l "_Toc308644308"</w:instrText>
            </w:r>
            <w:r w:rsidRPr="00E7326C">
              <w:rPr>
                <w:rStyle w:val="Hyperlink"/>
              </w:rPr>
              <w:instrText xml:space="preserve"> </w:instrText>
            </w:r>
            <w:r w:rsidRPr="00E7326C">
              <w:rPr>
                <w:rStyle w:val="Hyperlink"/>
              </w:rPr>
            </w:r>
            <w:r w:rsidRPr="00E7326C">
              <w:rPr>
                <w:rStyle w:val="Hyperlink"/>
              </w:rPr>
              <w:fldChar w:fldCharType="separate"/>
            </w:r>
            <w:r w:rsidRPr="00E7326C">
              <w:rPr>
                <w:rStyle w:val="Hyperlink"/>
              </w:rPr>
              <w:t>6.</w:t>
            </w:r>
            <w:r>
              <w:rPr>
                <w:sz w:val="22"/>
                <w:szCs w:val="22"/>
              </w:rPr>
              <w:tab/>
            </w:r>
            <w:r w:rsidRPr="00E7326C">
              <w:rPr>
                <w:rStyle w:val="Hyperlink"/>
              </w:rPr>
              <w:t>Anhang</w:t>
            </w:r>
            <w:r>
              <w:rPr>
                <w:webHidden/>
              </w:rPr>
              <w:tab/>
            </w:r>
            <w:r>
              <w:rPr>
                <w:webHidden/>
              </w:rPr>
              <w:fldChar w:fldCharType="begin"/>
            </w:r>
            <w:r>
              <w:rPr>
                <w:webHidden/>
              </w:rPr>
              <w:instrText xml:space="preserve"> PAGEREF _Toc308644308 \h </w:instrText>
            </w:r>
            <w:r>
              <w:rPr>
                <w:webHidden/>
              </w:rPr>
            </w:r>
          </w:ins>
          <w:r>
            <w:rPr>
              <w:webHidden/>
            </w:rPr>
            <w:fldChar w:fldCharType="separate"/>
          </w:r>
          <w:ins w:id="94" w:author="MPH" w:date="2011-11-09T23:22:00Z">
            <w:r>
              <w:rPr>
                <w:webHidden/>
              </w:rPr>
              <w:t>27</w:t>
            </w:r>
            <w:r>
              <w:rPr>
                <w:webHidden/>
              </w:rPr>
              <w:fldChar w:fldCharType="end"/>
            </w:r>
            <w:r w:rsidRPr="00E7326C">
              <w:rPr>
                <w:rStyle w:val="Hyperlink"/>
              </w:rPr>
              <w:fldChar w:fldCharType="end"/>
            </w:r>
          </w:ins>
        </w:p>
        <w:p w:rsidR="00E64F2D" w:rsidRDefault="00E64F2D">
          <w:pPr>
            <w:pStyle w:val="Verzeichnis2"/>
            <w:tabs>
              <w:tab w:val="left" w:pos="880"/>
              <w:tab w:val="right" w:leader="dot" w:pos="9062"/>
            </w:tabs>
            <w:rPr>
              <w:ins w:id="95" w:author="MPH" w:date="2011-11-09T23:22:00Z"/>
              <w:noProof/>
              <w:sz w:val="22"/>
            </w:rPr>
          </w:pPr>
          <w:ins w:id="96"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"_Toc308644309"</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6.1.</w:t>
            </w:r>
            <w:r>
              <w:rPr>
                <w:noProof/>
                <w:sz w:val="22"/>
              </w:rPr>
              <w:tab/>
            </w:r>
            <w:r w:rsidRPr="00E7326C">
              <w:rPr>
                <w:rStyle w:val="Hyperlink"/>
                <w:noProof/>
              </w:rPr>
              <w:t>Multiple MAC Registration Protocol</w:t>
            </w:r>
            <w:r>
              <w:rPr>
                <w:noProof/>
                <w:webHidden/>
              </w:rPr>
              <w:tab/>
            </w:r>
            <w:r>
              <w:rPr>
                <w:noProof/>
                <w:webHidden/>
              </w:rPr>
              <w:fldChar w:fldCharType="begin"/>
            </w:r>
            <w:r>
              <w:rPr>
                <w:noProof/>
                <w:webHidden/>
              </w:rPr>
              <w:instrText xml:space="preserve"> PAGEREF _Toc308644309 \h </w:instrText>
            </w:r>
            <w:r>
              <w:rPr>
                <w:noProof/>
                <w:webHidden/>
              </w:rPr>
            </w:r>
          </w:ins>
          <w:r>
            <w:rPr>
              <w:noProof/>
              <w:webHidden/>
            </w:rPr>
            <w:fldChar w:fldCharType="separate"/>
          </w:r>
          <w:ins w:id="97" w:author="MPH" w:date="2011-11-09T23:22:00Z">
            <w:r>
              <w:rPr>
                <w:noProof/>
                <w:webHidden/>
              </w:rPr>
              <w:t>27</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98" w:author="MPH" w:date="2011-11-09T23:22:00Z"/>
              <w:noProof/>
              <w:sz w:val="22"/>
            </w:rPr>
          </w:pPr>
          <w:ins w:id="99"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"_Toc308644310"</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6.2.</w:t>
            </w:r>
            <w:r>
              <w:rPr>
                <w:noProof/>
                <w:sz w:val="22"/>
              </w:rPr>
              <w:tab/>
            </w:r>
            <w:r w:rsidRPr="00E7326C">
              <w:rPr>
                <w:rStyle w:val="Hyperlink"/>
                <w:noProof/>
              </w:rPr>
              <w:t>Testframework STAF/STAX</w:t>
            </w:r>
            <w:r>
              <w:rPr>
                <w:noProof/>
                <w:webHidden/>
              </w:rPr>
              <w:tab/>
            </w:r>
            <w:r>
              <w:rPr>
                <w:noProof/>
                <w:webHidden/>
              </w:rPr>
              <w:fldChar w:fldCharType="begin"/>
            </w:r>
            <w:r>
              <w:rPr>
                <w:noProof/>
                <w:webHidden/>
              </w:rPr>
              <w:instrText xml:space="preserve"> PAGEREF _Toc308644310 \h </w:instrText>
            </w:r>
            <w:r>
              <w:rPr>
                <w:noProof/>
                <w:webHidden/>
              </w:rPr>
            </w:r>
          </w:ins>
          <w:r>
            <w:rPr>
              <w:noProof/>
              <w:webHidden/>
            </w:rPr>
            <w:fldChar w:fldCharType="separate"/>
          </w:r>
          <w:ins w:id="100" w:author="MPH" w:date="2011-11-09T23:22:00Z">
            <w:r>
              <w:rPr>
                <w:noProof/>
                <w:webHidden/>
              </w:rPr>
              <w:t>28</w:t>
            </w:r>
            <w:r>
              <w:rPr>
                <w:noProof/>
                <w:webHidden/>
              </w:rPr>
              <w:fldChar w:fldCharType="end"/>
            </w:r>
            <w:r w:rsidRPr="00E7326C">
              <w:rPr>
                <w:rStyle w:val="Hyperlink"/>
                <w:noProof/>
              </w:rPr>
              <w:fldChar w:fldCharType="end"/>
            </w:r>
          </w:ins>
        </w:p>
        <w:p w:rsidR="00E64F2D" w:rsidRDefault="00E64F2D">
          <w:pPr>
            <w:pStyle w:val="Verzeichnis3"/>
            <w:tabs>
              <w:tab w:val="left" w:pos="1320"/>
              <w:tab w:val="right" w:leader="dot" w:pos="9062"/>
            </w:tabs>
            <w:rPr>
              <w:ins w:id="101" w:author="MPH" w:date="2011-11-09T23:22:00Z"/>
              <w:noProof/>
              <w:sz w:val="22"/>
            </w:rPr>
          </w:pPr>
          <w:ins w:id="102"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"_Toc308644311"</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6.2.1.</w:t>
            </w:r>
            <w:r>
              <w:rPr>
                <w:noProof/>
                <w:sz w:val="22"/>
              </w:rPr>
              <w:tab/>
            </w:r>
            <w:r w:rsidRPr="00E7326C">
              <w:rPr>
                <w:rStyle w:val="Hyperlink"/>
                <w:noProof/>
              </w:rPr>
              <w:t>STAF</w:t>
            </w:r>
            <w:r>
              <w:rPr>
                <w:noProof/>
                <w:webHidden/>
              </w:rPr>
              <w:tab/>
            </w:r>
            <w:r>
              <w:rPr>
                <w:noProof/>
                <w:webHidden/>
              </w:rPr>
              <w:fldChar w:fldCharType="begin"/>
            </w:r>
            <w:r>
              <w:rPr>
                <w:noProof/>
                <w:webHidden/>
              </w:rPr>
              <w:instrText xml:space="preserve"> PAGEREF _Toc308644311 \h </w:instrText>
            </w:r>
            <w:r>
              <w:rPr>
                <w:noProof/>
                <w:webHidden/>
              </w:rPr>
            </w:r>
          </w:ins>
          <w:r>
            <w:rPr>
              <w:noProof/>
              <w:webHidden/>
            </w:rPr>
            <w:fldChar w:fldCharType="separate"/>
          </w:r>
          <w:ins w:id="103" w:author="MPH" w:date="2011-11-09T23:22:00Z">
            <w:r>
              <w:rPr>
                <w:noProof/>
                <w:webHidden/>
              </w:rPr>
              <w:t>28</w:t>
            </w:r>
            <w:r>
              <w:rPr>
                <w:noProof/>
                <w:webHidden/>
              </w:rPr>
              <w:fldChar w:fldCharType="end"/>
            </w:r>
            <w:r w:rsidRPr="00E7326C">
              <w:rPr>
                <w:rStyle w:val="Hyperlink"/>
                <w:noProof/>
              </w:rPr>
              <w:fldChar w:fldCharType="end"/>
            </w:r>
          </w:ins>
        </w:p>
        <w:p w:rsidR="00E64F2D" w:rsidRDefault="00E64F2D">
          <w:pPr>
            <w:pStyle w:val="Verzeichnis2"/>
            <w:tabs>
              <w:tab w:val="left" w:pos="880"/>
              <w:tab w:val="right" w:leader="dot" w:pos="9062"/>
            </w:tabs>
            <w:rPr>
              <w:ins w:id="104" w:author="MPH" w:date="2011-11-09T23:22:00Z"/>
              <w:noProof/>
              <w:sz w:val="22"/>
            </w:rPr>
          </w:pPr>
          <w:ins w:id="105" w:author="MPH" w:date="2011-11-09T23:22:00Z">
            <w:r w:rsidRPr="00E7326C">
              <w:rPr>
                <w:rStyle w:val="Hyperlink"/>
                <w:noProof/>
              </w:rPr>
              <w:fldChar w:fldCharType="begin"/>
            </w:r>
            <w:r w:rsidRPr="00E7326C">
              <w:rPr>
                <w:rStyle w:val="Hyperlink"/>
                <w:noProof/>
              </w:rPr>
              <w:instrText xml:space="preserve"> </w:instrText>
            </w:r>
            <w:r>
              <w:rPr>
                <w:noProof/>
              </w:rPr>
              <w:instrText>HYPERLINK \l "_Toc308644312"</w:instrText>
            </w:r>
            <w:r w:rsidRPr="00E7326C">
              <w:rPr>
                <w:rStyle w:val="Hyperlink"/>
                <w:noProof/>
              </w:rPr>
              <w:instrText xml:space="preserve"> </w:instrText>
            </w:r>
            <w:r w:rsidRPr="00E7326C">
              <w:rPr>
                <w:rStyle w:val="Hyperlink"/>
                <w:noProof/>
              </w:rPr>
            </w:r>
            <w:r w:rsidRPr="00E7326C">
              <w:rPr>
                <w:rStyle w:val="Hyperlink"/>
                <w:noProof/>
              </w:rPr>
              <w:fldChar w:fldCharType="separate"/>
            </w:r>
            <w:r w:rsidRPr="00E7326C">
              <w:rPr>
                <w:rStyle w:val="Hyperlink"/>
                <w:noProof/>
              </w:rPr>
              <w:t>6.3.</w:t>
            </w:r>
            <w:r>
              <w:rPr>
                <w:noProof/>
                <w:sz w:val="22"/>
              </w:rPr>
              <w:tab/>
            </w:r>
            <w:r w:rsidRPr="00E7326C">
              <w:rPr>
                <w:rStyle w:val="Hyperlink"/>
                <w:noProof/>
              </w:rPr>
              <w:t>STAX</w:t>
            </w:r>
            <w:r>
              <w:rPr>
                <w:noProof/>
                <w:webHidden/>
              </w:rPr>
              <w:tab/>
            </w:r>
            <w:r>
              <w:rPr>
                <w:noProof/>
                <w:webHidden/>
              </w:rPr>
              <w:fldChar w:fldCharType="begin"/>
            </w:r>
            <w:r>
              <w:rPr>
                <w:noProof/>
                <w:webHidden/>
              </w:rPr>
              <w:instrText xml:space="preserve"> PAGEREF _Toc308644312 \h </w:instrText>
            </w:r>
            <w:r>
              <w:rPr>
                <w:noProof/>
                <w:webHidden/>
              </w:rPr>
            </w:r>
          </w:ins>
          <w:r>
            <w:rPr>
              <w:noProof/>
              <w:webHidden/>
            </w:rPr>
            <w:fldChar w:fldCharType="separate"/>
          </w:r>
          <w:ins w:id="106" w:author="MPH" w:date="2011-11-09T23:22:00Z">
            <w:r>
              <w:rPr>
                <w:noProof/>
                <w:webHidden/>
              </w:rPr>
              <w:t>30</w:t>
            </w:r>
            <w:r>
              <w:rPr>
                <w:noProof/>
                <w:webHidden/>
              </w:rPr>
              <w:fldChar w:fldCharType="end"/>
            </w:r>
            <w:r w:rsidRPr="00E7326C">
              <w:rPr>
                <w:rStyle w:val="Hyperlink"/>
                <w:noProof/>
              </w:rPr>
              <w:fldChar w:fldCharType="end"/>
            </w:r>
          </w:ins>
        </w:p>
        <w:p w:rsidR="00E64F2D" w:rsidRDefault="00E64F2D">
          <w:pPr>
            <w:pStyle w:val="Verzeichnis1"/>
            <w:rPr>
              <w:ins w:id="107" w:author="MPH" w:date="2011-11-09T23:22:00Z"/>
              <w:sz w:val="22"/>
              <w:szCs w:val="22"/>
            </w:rPr>
          </w:pPr>
          <w:ins w:id="108" w:author="MPH" w:date="2011-11-09T23:22:00Z">
            <w:r w:rsidRPr="00E7326C">
              <w:rPr>
                <w:rStyle w:val="Hyperlink"/>
              </w:rPr>
              <w:fldChar w:fldCharType="begin"/>
            </w:r>
            <w:r w:rsidRPr="00E7326C">
              <w:rPr>
                <w:rStyle w:val="Hyperlink"/>
              </w:rPr>
              <w:instrText xml:space="preserve"> </w:instrText>
            </w:r>
            <w:r>
              <w:instrText>HYPERLINK \l "_Toc308644313"</w:instrText>
            </w:r>
            <w:r w:rsidRPr="00E7326C">
              <w:rPr>
                <w:rStyle w:val="Hyperlink"/>
              </w:rPr>
              <w:instrText xml:space="preserve"> </w:instrText>
            </w:r>
            <w:r w:rsidRPr="00E7326C">
              <w:rPr>
                <w:rStyle w:val="Hyperlink"/>
              </w:rPr>
            </w:r>
            <w:r w:rsidRPr="00E7326C">
              <w:rPr>
                <w:rStyle w:val="Hyperlink"/>
              </w:rPr>
              <w:fldChar w:fldCharType="separate"/>
            </w:r>
            <w:r w:rsidRPr="00E7326C">
              <w:rPr>
                <w:rStyle w:val="Hyperlink"/>
              </w:rPr>
              <w:t>Dokumentversionen</w:t>
            </w:r>
            <w:r>
              <w:rPr>
                <w:webHidden/>
              </w:rPr>
              <w:tab/>
            </w:r>
            <w:r>
              <w:rPr>
                <w:webHidden/>
              </w:rPr>
              <w:fldChar w:fldCharType="begin"/>
            </w:r>
            <w:r>
              <w:rPr>
                <w:webHidden/>
              </w:rPr>
              <w:instrText xml:space="preserve"> PAGEREF _Toc308644313 \h </w:instrText>
            </w:r>
            <w:r>
              <w:rPr>
                <w:webHidden/>
              </w:rPr>
            </w:r>
          </w:ins>
          <w:r>
            <w:rPr>
              <w:webHidden/>
            </w:rPr>
            <w:fldChar w:fldCharType="separate"/>
          </w:r>
          <w:ins w:id="109" w:author="MPH" w:date="2011-11-09T23:22:00Z">
            <w:r>
              <w:rPr>
                <w:webHidden/>
              </w:rPr>
              <w:t>32</w:t>
            </w:r>
            <w:r>
              <w:rPr>
                <w:webHidden/>
              </w:rPr>
              <w:fldChar w:fldCharType="end"/>
            </w:r>
            <w:r w:rsidRPr="00E7326C">
              <w:rPr>
                <w:rStyle w:val="Hyperlink"/>
              </w:rPr>
              <w:fldChar w:fldCharType="end"/>
            </w:r>
          </w:ins>
        </w:p>
        <w:p w:rsidR="008B0032" w:rsidDel="00E64F2D" w:rsidRDefault="008B0032">
          <w:pPr>
            <w:pStyle w:val="Verzeichnis1"/>
            <w:rPr>
              <w:ins w:id="110" w:author="Jonas" w:date="2011-11-06T23:24:00Z"/>
              <w:del w:id="111" w:author="MPH" w:date="2011-11-09T23:22:00Z"/>
              <w:sz w:val="22"/>
              <w:szCs w:val="22"/>
            </w:rPr>
          </w:pPr>
          <w:ins w:id="112" w:author="Jonas" w:date="2011-11-06T23:24:00Z">
            <w:del w:id="113" w:author="MPH" w:date="2011-11-09T23:22:00Z">
              <w:r w:rsidRPr="00E64F2D" w:rsidDel="00E64F2D">
                <w:rPr>
                  <w:rStyle w:val="Hyperlink"/>
                </w:rPr>
                <w:delText>1.</w:delText>
              </w:r>
              <w:r w:rsidDel="00E64F2D">
                <w:rPr>
                  <w:sz w:val="22"/>
                  <w:szCs w:val="22"/>
                </w:rPr>
                <w:tab/>
              </w:r>
              <w:r w:rsidRPr="00E64F2D" w:rsidDel="00E64F2D">
                <w:rPr>
                  <w:rStyle w:val="Hyperlink"/>
                </w:rPr>
                <w:delText>Einleitung</w:delText>
              </w:r>
              <w:r w:rsidDel="00E64F2D">
                <w:rPr>
                  <w:webHidden/>
                </w:rPr>
                <w:tab/>
                <w:delText>5</w:delText>
              </w:r>
            </w:del>
          </w:ins>
        </w:p>
        <w:p w:rsidR="008B0032" w:rsidDel="00E64F2D" w:rsidRDefault="008B0032">
          <w:pPr>
            <w:pStyle w:val="Verzeichnis1"/>
            <w:rPr>
              <w:ins w:id="114" w:author="Jonas" w:date="2011-11-06T23:24:00Z"/>
              <w:del w:id="115" w:author="MPH" w:date="2011-11-09T23:22:00Z"/>
              <w:sz w:val="22"/>
              <w:szCs w:val="22"/>
            </w:rPr>
          </w:pPr>
          <w:ins w:id="116" w:author="Jonas" w:date="2011-11-06T23:24:00Z">
            <w:del w:id="117" w:author="MPH" w:date="2011-11-09T23:22:00Z">
              <w:r w:rsidRPr="00E64F2D" w:rsidDel="00E64F2D">
                <w:rPr>
                  <w:rStyle w:val="Hyperlink"/>
                </w:rPr>
                <w:delText>2.</w:delText>
              </w:r>
              <w:r w:rsidDel="00E64F2D">
                <w:rPr>
                  <w:sz w:val="22"/>
                  <w:szCs w:val="22"/>
                </w:rPr>
                <w:tab/>
              </w:r>
              <w:r w:rsidRPr="00E64F2D" w:rsidDel="00E64F2D">
                <w:rPr>
                  <w:rStyle w:val="Hyperlink"/>
                </w:rPr>
                <w:delText>Zielbestimmung</w:delText>
              </w:r>
              <w:r w:rsidDel="00E64F2D">
                <w:rPr>
                  <w:webHidden/>
                </w:rPr>
                <w:tab/>
                <w:delText>5</w:delText>
              </w:r>
            </w:del>
          </w:ins>
        </w:p>
        <w:p w:rsidR="008B0032" w:rsidDel="00E64F2D" w:rsidRDefault="008B0032">
          <w:pPr>
            <w:pStyle w:val="Verzeichnis1"/>
            <w:rPr>
              <w:ins w:id="118" w:author="Jonas" w:date="2011-11-06T23:24:00Z"/>
              <w:del w:id="119" w:author="MPH" w:date="2011-11-09T23:22:00Z"/>
              <w:sz w:val="22"/>
              <w:szCs w:val="22"/>
            </w:rPr>
          </w:pPr>
          <w:ins w:id="120" w:author="Jonas" w:date="2011-11-06T23:24:00Z">
            <w:del w:id="121" w:author="MPH" w:date="2011-11-09T23:22:00Z">
              <w:r w:rsidRPr="00E64F2D" w:rsidDel="00E64F2D">
                <w:rPr>
                  <w:rStyle w:val="Hyperlink"/>
                </w:rPr>
                <w:delText>3.</w:delText>
              </w:r>
              <w:r w:rsidDel="00E64F2D">
                <w:rPr>
                  <w:sz w:val="22"/>
                  <w:szCs w:val="22"/>
                </w:rPr>
                <w:tab/>
              </w:r>
              <w:r w:rsidRPr="00E64F2D" w:rsidDel="00E64F2D">
                <w:rPr>
                  <w:rStyle w:val="Hyperlink"/>
                </w:rPr>
                <w:delText>Produkteinsatz</w:delText>
              </w:r>
              <w:r w:rsidDel="00E64F2D">
                <w:rPr>
                  <w:webHidden/>
                </w:rPr>
                <w:tab/>
                <w:delText>6</w:delText>
              </w:r>
            </w:del>
          </w:ins>
        </w:p>
        <w:p w:rsidR="008B0032" w:rsidDel="00E64F2D" w:rsidRDefault="008B0032">
          <w:pPr>
            <w:pStyle w:val="Verzeichnis2"/>
            <w:tabs>
              <w:tab w:val="left" w:pos="880"/>
              <w:tab w:val="right" w:leader="dot" w:pos="9062"/>
            </w:tabs>
            <w:rPr>
              <w:ins w:id="122" w:author="Jonas" w:date="2011-11-06T23:24:00Z"/>
              <w:del w:id="123" w:author="MPH" w:date="2011-11-09T23:22:00Z"/>
              <w:noProof/>
              <w:sz w:val="22"/>
            </w:rPr>
          </w:pPr>
          <w:ins w:id="124" w:author="Jonas" w:date="2011-11-06T23:24:00Z">
            <w:del w:id="125" w:author="MPH" w:date="2011-11-09T23:22:00Z">
              <w:r w:rsidRPr="00E64F2D" w:rsidDel="00E64F2D">
                <w:rPr>
                  <w:rStyle w:val="Hyperlink"/>
                  <w:noProof/>
                </w:rPr>
                <w:delText>3.1.</w:delText>
              </w:r>
              <w:r w:rsidDel="00E64F2D">
                <w:rPr>
                  <w:noProof/>
                  <w:sz w:val="22"/>
                </w:rPr>
                <w:tab/>
              </w:r>
              <w:r w:rsidRPr="00E64F2D" w:rsidDel="00E64F2D">
                <w:rPr>
                  <w:rStyle w:val="Hyperlink"/>
                  <w:noProof/>
                </w:rPr>
                <w:delText>Beschreibung des Problembereichs</w:delText>
              </w:r>
              <w:r w:rsidDel="00E64F2D">
                <w:rPr>
                  <w:noProof/>
                  <w:webHidden/>
                </w:rPr>
                <w:tab/>
                <w:delText>6</w:delText>
              </w:r>
            </w:del>
          </w:ins>
        </w:p>
        <w:p w:rsidR="008B0032" w:rsidDel="00E64F2D" w:rsidRDefault="008B0032">
          <w:pPr>
            <w:pStyle w:val="Verzeichnis2"/>
            <w:tabs>
              <w:tab w:val="left" w:pos="880"/>
              <w:tab w:val="right" w:leader="dot" w:pos="9062"/>
            </w:tabs>
            <w:rPr>
              <w:ins w:id="126" w:author="Jonas" w:date="2011-11-06T23:24:00Z"/>
              <w:del w:id="127" w:author="MPH" w:date="2011-11-09T23:22:00Z"/>
              <w:noProof/>
              <w:sz w:val="22"/>
            </w:rPr>
          </w:pPr>
          <w:ins w:id="128" w:author="Jonas" w:date="2011-11-06T23:24:00Z">
            <w:del w:id="129" w:author="MPH" w:date="2011-11-09T23:22:00Z">
              <w:r w:rsidRPr="00E64F2D" w:rsidDel="00E64F2D">
                <w:rPr>
                  <w:rStyle w:val="Hyperlink"/>
                  <w:noProof/>
                </w:rPr>
                <w:delText>3.2.</w:delText>
              </w:r>
              <w:r w:rsidDel="00E64F2D">
                <w:rPr>
                  <w:noProof/>
                  <w:sz w:val="22"/>
                </w:rPr>
                <w:tab/>
              </w:r>
              <w:r w:rsidRPr="00E64F2D" w:rsidDel="00E64F2D">
                <w:rPr>
                  <w:rStyle w:val="Hyperlink"/>
                  <w:noProof/>
                </w:rPr>
                <w:delText>Modell des Problembereiches</w:delText>
              </w:r>
              <w:r w:rsidDel="00E64F2D">
                <w:rPr>
                  <w:noProof/>
                  <w:webHidden/>
                </w:rPr>
                <w:tab/>
                <w:delText>8</w:delText>
              </w:r>
            </w:del>
          </w:ins>
        </w:p>
        <w:p w:rsidR="008B0032" w:rsidDel="00E64F2D" w:rsidRDefault="008B0032">
          <w:pPr>
            <w:pStyle w:val="Verzeichnis2"/>
            <w:tabs>
              <w:tab w:val="left" w:pos="880"/>
              <w:tab w:val="right" w:leader="dot" w:pos="9062"/>
            </w:tabs>
            <w:rPr>
              <w:ins w:id="130" w:author="Jonas" w:date="2011-11-06T23:24:00Z"/>
              <w:del w:id="131" w:author="MPH" w:date="2011-11-09T23:22:00Z"/>
              <w:noProof/>
              <w:sz w:val="22"/>
            </w:rPr>
          </w:pPr>
          <w:ins w:id="132" w:author="Jonas" w:date="2011-11-06T23:24:00Z">
            <w:del w:id="133" w:author="MPH" w:date="2011-11-09T23:22:00Z">
              <w:r w:rsidRPr="00E64F2D" w:rsidDel="00E64F2D">
                <w:rPr>
                  <w:rStyle w:val="Hyperlink"/>
                  <w:noProof/>
                </w:rPr>
                <w:delText>3.3.</w:delText>
              </w:r>
              <w:r w:rsidDel="00E64F2D">
                <w:rPr>
                  <w:noProof/>
                  <w:sz w:val="22"/>
                </w:rPr>
                <w:tab/>
              </w:r>
              <w:r w:rsidRPr="00E64F2D" w:rsidDel="00E64F2D">
                <w:rPr>
                  <w:rStyle w:val="Hyperlink"/>
                  <w:noProof/>
                </w:rPr>
                <w:delText>Beschreibung der Geschäftsprozesse</w:delText>
              </w:r>
              <w:r w:rsidDel="00E64F2D">
                <w:rPr>
                  <w:noProof/>
                  <w:webHidden/>
                </w:rPr>
                <w:tab/>
                <w:delText>10</w:delText>
              </w:r>
            </w:del>
          </w:ins>
        </w:p>
        <w:p w:rsidR="008B0032" w:rsidDel="00E64F2D" w:rsidRDefault="008B0032">
          <w:pPr>
            <w:pStyle w:val="Verzeichnis3"/>
            <w:tabs>
              <w:tab w:val="left" w:pos="1320"/>
              <w:tab w:val="right" w:leader="dot" w:pos="9062"/>
            </w:tabs>
            <w:rPr>
              <w:ins w:id="134" w:author="Jonas" w:date="2011-11-06T23:24:00Z"/>
              <w:del w:id="135" w:author="MPH" w:date="2011-11-09T23:22:00Z"/>
              <w:noProof/>
              <w:sz w:val="22"/>
            </w:rPr>
          </w:pPr>
          <w:ins w:id="136" w:author="Jonas" w:date="2011-11-06T23:24:00Z">
            <w:del w:id="137" w:author="MPH" w:date="2011-11-09T23:22:00Z">
              <w:r w:rsidRPr="00E64F2D" w:rsidDel="00E64F2D">
                <w:rPr>
                  <w:rStyle w:val="Hyperlink"/>
                  <w:noProof/>
                </w:rPr>
                <w:delText>3.3.1.</w:delText>
              </w:r>
              <w:r w:rsidDel="00E64F2D">
                <w:rPr>
                  <w:noProof/>
                  <w:sz w:val="22"/>
                </w:rPr>
                <w:tab/>
              </w:r>
              <w:r w:rsidRPr="00E64F2D" w:rsidDel="00E64F2D">
                <w:rPr>
                  <w:rStyle w:val="Hyperlink"/>
                  <w:noProof/>
                </w:rPr>
                <w:delText>Testen der Netzwerkverbindung</w:delText>
              </w:r>
              <w:r w:rsidDel="00E64F2D">
                <w:rPr>
                  <w:noProof/>
                  <w:webHidden/>
                </w:rPr>
                <w:tab/>
                <w:delText>10</w:delText>
              </w:r>
            </w:del>
          </w:ins>
        </w:p>
        <w:p w:rsidR="008B0032" w:rsidDel="00E64F2D" w:rsidRDefault="008B0032">
          <w:pPr>
            <w:pStyle w:val="Verzeichnis3"/>
            <w:tabs>
              <w:tab w:val="left" w:pos="1320"/>
              <w:tab w:val="right" w:leader="dot" w:pos="9062"/>
            </w:tabs>
            <w:rPr>
              <w:ins w:id="138" w:author="Jonas" w:date="2011-11-06T23:24:00Z"/>
              <w:del w:id="139" w:author="MPH" w:date="2011-11-09T23:22:00Z"/>
              <w:noProof/>
              <w:sz w:val="22"/>
            </w:rPr>
          </w:pPr>
          <w:ins w:id="140" w:author="Jonas" w:date="2011-11-06T23:24:00Z">
            <w:del w:id="141" w:author="MPH" w:date="2011-11-09T23:22:00Z">
              <w:r w:rsidRPr="00E64F2D" w:rsidDel="00E64F2D">
                <w:rPr>
                  <w:rStyle w:val="Hyperlink"/>
                  <w:noProof/>
                </w:rPr>
                <w:delText>3.3.2.</w:delText>
              </w:r>
              <w:r w:rsidDel="00E64F2D">
                <w:rPr>
                  <w:noProof/>
                  <w:sz w:val="22"/>
                </w:rPr>
                <w:tab/>
              </w:r>
              <w:r w:rsidRPr="00E64F2D" w:rsidDel="00E64F2D">
                <w:rPr>
                  <w:rStyle w:val="Hyperlink"/>
                  <w:noProof/>
                </w:rPr>
                <w:delText>Multicast-Funktionalitätstest</w:delText>
              </w:r>
              <w:r w:rsidDel="00E64F2D">
                <w:rPr>
                  <w:noProof/>
                  <w:webHidden/>
                </w:rPr>
                <w:tab/>
                <w:delText>10</w:delText>
              </w:r>
            </w:del>
          </w:ins>
        </w:p>
        <w:p w:rsidR="008B0032" w:rsidDel="00E64F2D" w:rsidRDefault="008B0032">
          <w:pPr>
            <w:pStyle w:val="Verzeichnis3"/>
            <w:tabs>
              <w:tab w:val="left" w:pos="1320"/>
              <w:tab w:val="right" w:leader="dot" w:pos="9062"/>
            </w:tabs>
            <w:rPr>
              <w:ins w:id="142" w:author="Jonas" w:date="2011-11-06T23:24:00Z"/>
              <w:del w:id="143" w:author="MPH" w:date="2011-11-09T23:22:00Z"/>
              <w:noProof/>
              <w:sz w:val="22"/>
            </w:rPr>
          </w:pPr>
          <w:ins w:id="144" w:author="Jonas" w:date="2011-11-06T23:24:00Z">
            <w:del w:id="145" w:author="MPH" w:date="2011-11-09T23:22:00Z">
              <w:r w:rsidRPr="00E64F2D" w:rsidDel="00E64F2D">
                <w:rPr>
                  <w:rStyle w:val="Hyperlink"/>
                  <w:noProof/>
                </w:rPr>
                <w:delText>3.3.3.</w:delText>
              </w:r>
              <w:r w:rsidDel="00E64F2D">
                <w:rPr>
                  <w:noProof/>
                  <w:sz w:val="22"/>
                </w:rPr>
                <w:tab/>
              </w:r>
              <w:r w:rsidRPr="00E64F2D" w:rsidDel="00E64F2D">
                <w:rPr>
                  <w:rStyle w:val="Hyperlink"/>
                  <w:noProof/>
                </w:rPr>
                <w:delText>Belastbarkeitstest</w:delText>
              </w:r>
              <w:r w:rsidDel="00E64F2D">
                <w:rPr>
                  <w:noProof/>
                  <w:webHidden/>
                </w:rPr>
                <w:tab/>
                <w:delText>11</w:delText>
              </w:r>
            </w:del>
          </w:ins>
        </w:p>
        <w:p w:rsidR="008B0032" w:rsidDel="00E64F2D" w:rsidRDefault="008B0032">
          <w:pPr>
            <w:pStyle w:val="Verzeichnis3"/>
            <w:tabs>
              <w:tab w:val="left" w:pos="1320"/>
              <w:tab w:val="right" w:leader="dot" w:pos="9062"/>
            </w:tabs>
            <w:rPr>
              <w:ins w:id="146" w:author="Jonas" w:date="2011-11-06T23:24:00Z"/>
              <w:del w:id="147" w:author="MPH" w:date="2011-11-09T23:22:00Z"/>
              <w:noProof/>
              <w:sz w:val="22"/>
            </w:rPr>
          </w:pPr>
          <w:ins w:id="148" w:author="Jonas" w:date="2011-11-06T23:24:00Z">
            <w:del w:id="149" w:author="MPH" w:date="2011-11-09T23:22:00Z">
              <w:r w:rsidRPr="00E64F2D" w:rsidDel="00E64F2D">
                <w:rPr>
                  <w:rStyle w:val="Hyperlink"/>
                  <w:noProof/>
                </w:rPr>
                <w:delText>3.3.4.</w:delText>
              </w:r>
              <w:r w:rsidDel="00E64F2D">
                <w:rPr>
                  <w:noProof/>
                  <w:sz w:val="22"/>
                </w:rPr>
                <w:tab/>
              </w:r>
              <w:r w:rsidRPr="00E64F2D" w:rsidDel="00E64F2D">
                <w:rPr>
                  <w:rStyle w:val="Hyperlink"/>
                  <w:noProof/>
                </w:rPr>
                <w:delText>Fehlersuche</w:delText>
              </w:r>
              <w:r w:rsidDel="00E64F2D">
                <w:rPr>
                  <w:noProof/>
                  <w:webHidden/>
                </w:rPr>
                <w:tab/>
                <w:delText>11</w:delText>
              </w:r>
            </w:del>
          </w:ins>
        </w:p>
        <w:p w:rsidR="008B0032" w:rsidDel="00E64F2D" w:rsidRDefault="008B0032">
          <w:pPr>
            <w:pStyle w:val="Verzeichnis3"/>
            <w:tabs>
              <w:tab w:val="left" w:pos="1320"/>
              <w:tab w:val="right" w:leader="dot" w:pos="9062"/>
            </w:tabs>
            <w:rPr>
              <w:ins w:id="150" w:author="Jonas" w:date="2011-11-06T23:24:00Z"/>
              <w:del w:id="151" w:author="MPH" w:date="2011-11-09T23:22:00Z"/>
              <w:noProof/>
              <w:sz w:val="22"/>
            </w:rPr>
          </w:pPr>
          <w:ins w:id="152" w:author="Jonas" w:date="2011-11-06T23:24:00Z">
            <w:del w:id="153" w:author="MPH" w:date="2011-11-09T23:22:00Z">
              <w:r w:rsidRPr="00E64F2D" w:rsidDel="00E64F2D">
                <w:rPr>
                  <w:rStyle w:val="Hyperlink"/>
                  <w:noProof/>
                </w:rPr>
                <w:delText>3.3.5.</w:delText>
              </w:r>
              <w:r w:rsidDel="00E64F2D">
                <w:rPr>
                  <w:noProof/>
                  <w:sz w:val="22"/>
                </w:rPr>
                <w:tab/>
              </w:r>
              <w:r w:rsidRPr="00E64F2D" w:rsidDel="00E64F2D">
                <w:rPr>
                  <w:rStyle w:val="Hyperlink"/>
                  <w:noProof/>
                </w:rPr>
                <w:delText>Testbericht</w:delText>
              </w:r>
              <w:r w:rsidDel="00E64F2D">
                <w:rPr>
                  <w:noProof/>
                  <w:webHidden/>
                </w:rPr>
                <w:tab/>
                <w:delText>11</w:delText>
              </w:r>
            </w:del>
          </w:ins>
        </w:p>
        <w:p w:rsidR="008B0032" w:rsidDel="00E64F2D" w:rsidRDefault="008B0032">
          <w:pPr>
            <w:pStyle w:val="Verzeichnis3"/>
            <w:tabs>
              <w:tab w:val="left" w:pos="1320"/>
              <w:tab w:val="right" w:leader="dot" w:pos="9062"/>
            </w:tabs>
            <w:rPr>
              <w:ins w:id="154" w:author="Jonas" w:date="2011-11-06T23:24:00Z"/>
              <w:del w:id="155" w:author="MPH" w:date="2011-11-09T23:22:00Z"/>
              <w:noProof/>
              <w:sz w:val="22"/>
            </w:rPr>
          </w:pPr>
          <w:ins w:id="156" w:author="Jonas" w:date="2011-11-06T23:24:00Z">
            <w:del w:id="157" w:author="MPH" w:date="2011-11-09T23:22:00Z">
              <w:r w:rsidRPr="00E64F2D" w:rsidDel="00E64F2D">
                <w:rPr>
                  <w:rStyle w:val="Hyperlink"/>
                  <w:noProof/>
                </w:rPr>
                <w:delText>3.3.6.</w:delText>
              </w:r>
              <w:r w:rsidDel="00E64F2D">
                <w:rPr>
                  <w:noProof/>
                  <w:sz w:val="22"/>
                </w:rPr>
                <w:tab/>
              </w:r>
              <w:r w:rsidRPr="00E64F2D" w:rsidDel="00E64F2D">
                <w:rPr>
                  <w:rStyle w:val="Hyperlink"/>
                  <w:noProof/>
                </w:rPr>
                <w:delText>Kundendemonstration</w:delText>
              </w:r>
              <w:r w:rsidDel="00E64F2D">
                <w:rPr>
                  <w:noProof/>
                  <w:webHidden/>
                </w:rPr>
                <w:tab/>
                <w:delText>11</w:delText>
              </w:r>
            </w:del>
          </w:ins>
        </w:p>
        <w:p w:rsidR="008B0032" w:rsidDel="00E64F2D" w:rsidRDefault="008B0032">
          <w:pPr>
            <w:pStyle w:val="Verzeichnis1"/>
            <w:rPr>
              <w:ins w:id="158" w:author="Jonas" w:date="2011-11-06T23:24:00Z"/>
              <w:del w:id="159" w:author="MPH" w:date="2011-11-09T23:22:00Z"/>
              <w:sz w:val="22"/>
              <w:szCs w:val="22"/>
            </w:rPr>
          </w:pPr>
          <w:ins w:id="160" w:author="Jonas" w:date="2011-11-06T23:24:00Z">
            <w:del w:id="161" w:author="MPH" w:date="2011-11-09T23:22:00Z">
              <w:r w:rsidRPr="00E64F2D" w:rsidDel="00E64F2D">
                <w:rPr>
                  <w:rStyle w:val="Hyperlink"/>
                </w:rPr>
                <w:delText>4.</w:delText>
              </w:r>
              <w:r w:rsidDel="00E64F2D">
                <w:rPr>
                  <w:sz w:val="22"/>
                  <w:szCs w:val="22"/>
                </w:rPr>
                <w:tab/>
              </w:r>
              <w:r w:rsidRPr="00E64F2D" w:rsidDel="00E64F2D">
                <w:rPr>
                  <w:rStyle w:val="Hyperlink"/>
                </w:rPr>
                <w:delText>Produktfunktionen</w:delText>
              </w:r>
              <w:r w:rsidDel="00E64F2D">
                <w:rPr>
                  <w:webHidden/>
                </w:rPr>
                <w:tab/>
                <w:delText>11</w:delText>
              </w:r>
            </w:del>
          </w:ins>
        </w:p>
        <w:p w:rsidR="008B0032" w:rsidDel="00E64F2D" w:rsidRDefault="008B0032">
          <w:pPr>
            <w:pStyle w:val="Verzeichnis2"/>
            <w:tabs>
              <w:tab w:val="left" w:pos="880"/>
              <w:tab w:val="right" w:leader="dot" w:pos="9062"/>
            </w:tabs>
            <w:rPr>
              <w:ins w:id="162" w:author="Jonas" w:date="2011-11-06T23:24:00Z"/>
              <w:del w:id="163" w:author="MPH" w:date="2011-11-09T23:22:00Z"/>
              <w:noProof/>
              <w:sz w:val="22"/>
            </w:rPr>
          </w:pPr>
          <w:ins w:id="164" w:author="Jonas" w:date="2011-11-06T23:24:00Z">
            <w:del w:id="165" w:author="MPH" w:date="2011-11-09T23:22:00Z">
              <w:r w:rsidRPr="00E64F2D" w:rsidDel="00E64F2D">
                <w:rPr>
                  <w:rStyle w:val="Hyperlink"/>
                  <w:noProof/>
                </w:rPr>
                <w:delText>4.1.</w:delText>
              </w:r>
              <w:r w:rsidDel="00E64F2D">
                <w:rPr>
                  <w:noProof/>
                  <w:sz w:val="22"/>
                </w:rPr>
                <w:tab/>
              </w:r>
              <w:r w:rsidRPr="00E64F2D" w:rsidDel="00E64F2D">
                <w:rPr>
                  <w:rStyle w:val="Hyperlink"/>
                  <w:noProof/>
                </w:rPr>
                <w:delText>Use Cases – Übersicht</w:delText>
              </w:r>
              <w:r w:rsidDel="00E64F2D">
                <w:rPr>
                  <w:noProof/>
                  <w:webHidden/>
                </w:rPr>
                <w:tab/>
                <w:delText>11</w:delText>
              </w:r>
            </w:del>
          </w:ins>
        </w:p>
        <w:p w:rsidR="008B0032" w:rsidDel="00E64F2D" w:rsidRDefault="008B0032">
          <w:pPr>
            <w:pStyle w:val="Verzeichnis2"/>
            <w:tabs>
              <w:tab w:val="left" w:pos="880"/>
              <w:tab w:val="right" w:leader="dot" w:pos="9062"/>
            </w:tabs>
            <w:rPr>
              <w:ins w:id="166" w:author="Jonas" w:date="2011-11-06T23:24:00Z"/>
              <w:del w:id="167" w:author="MPH" w:date="2011-11-09T23:22:00Z"/>
              <w:noProof/>
              <w:sz w:val="22"/>
            </w:rPr>
          </w:pPr>
          <w:ins w:id="168" w:author="Jonas" w:date="2011-11-06T23:24:00Z">
            <w:del w:id="169" w:author="MPH" w:date="2011-11-09T23:22:00Z">
              <w:r w:rsidRPr="00E64F2D" w:rsidDel="00E64F2D">
                <w:rPr>
                  <w:rStyle w:val="Hyperlink"/>
                  <w:noProof/>
                </w:rPr>
                <w:delText>4.2.</w:delText>
              </w:r>
              <w:r w:rsidDel="00E64F2D">
                <w:rPr>
                  <w:noProof/>
                  <w:sz w:val="22"/>
                </w:rPr>
                <w:tab/>
              </w:r>
              <w:r w:rsidRPr="00E64F2D" w:rsidDel="00E64F2D">
                <w:rPr>
                  <w:rStyle w:val="Hyperlink"/>
                  <w:noProof/>
                </w:rPr>
                <w:delText>Beschreibung zu /LUC10/: Send Multicast</w:delText>
              </w:r>
              <w:r w:rsidDel="00E64F2D">
                <w:rPr>
                  <w:noProof/>
                  <w:webHidden/>
                </w:rPr>
                <w:tab/>
                <w:delText>12</w:delText>
              </w:r>
            </w:del>
          </w:ins>
        </w:p>
        <w:p w:rsidR="008B0032" w:rsidDel="00E64F2D" w:rsidRDefault="008B0032">
          <w:pPr>
            <w:pStyle w:val="Verzeichnis2"/>
            <w:tabs>
              <w:tab w:val="left" w:pos="880"/>
              <w:tab w:val="right" w:leader="dot" w:pos="9062"/>
            </w:tabs>
            <w:rPr>
              <w:ins w:id="170" w:author="Jonas" w:date="2011-11-06T23:24:00Z"/>
              <w:del w:id="171" w:author="MPH" w:date="2011-11-09T23:22:00Z"/>
              <w:noProof/>
              <w:sz w:val="22"/>
            </w:rPr>
          </w:pPr>
          <w:ins w:id="172" w:author="Jonas" w:date="2011-11-06T23:24:00Z">
            <w:del w:id="173" w:author="MPH" w:date="2011-11-09T23:22:00Z">
              <w:r w:rsidRPr="00E64F2D" w:rsidDel="00E64F2D">
                <w:rPr>
                  <w:rStyle w:val="Hyperlink"/>
                  <w:noProof/>
                </w:rPr>
                <w:delText>4.3.</w:delText>
              </w:r>
              <w:r w:rsidDel="00E64F2D">
                <w:rPr>
                  <w:noProof/>
                  <w:sz w:val="22"/>
                </w:rPr>
                <w:tab/>
              </w:r>
              <w:r w:rsidRPr="00E64F2D" w:rsidDel="00E64F2D">
                <w:rPr>
                  <w:rStyle w:val="Hyperlink"/>
                  <w:noProof/>
                </w:rPr>
                <w:delText>Beschreibung zu /LUC20/: Receive Multicast</w:delText>
              </w:r>
              <w:r w:rsidDel="00E64F2D">
                <w:rPr>
                  <w:noProof/>
                  <w:webHidden/>
                </w:rPr>
                <w:tab/>
                <w:delText>13</w:delText>
              </w:r>
            </w:del>
          </w:ins>
        </w:p>
        <w:p w:rsidR="008B0032" w:rsidDel="00E64F2D" w:rsidRDefault="008B0032">
          <w:pPr>
            <w:pStyle w:val="Verzeichnis2"/>
            <w:tabs>
              <w:tab w:val="left" w:pos="880"/>
              <w:tab w:val="right" w:leader="dot" w:pos="9062"/>
            </w:tabs>
            <w:rPr>
              <w:ins w:id="174" w:author="Jonas" w:date="2011-11-06T23:24:00Z"/>
              <w:del w:id="175" w:author="MPH" w:date="2011-11-09T23:22:00Z"/>
              <w:noProof/>
              <w:sz w:val="22"/>
            </w:rPr>
          </w:pPr>
          <w:ins w:id="176" w:author="Jonas" w:date="2011-11-06T23:24:00Z">
            <w:del w:id="177" w:author="MPH" w:date="2011-11-09T23:22:00Z">
              <w:r w:rsidRPr="00E64F2D" w:rsidDel="00E64F2D">
                <w:rPr>
                  <w:rStyle w:val="Hyperlink"/>
                  <w:noProof/>
                </w:rPr>
                <w:delText>4.4.</w:delText>
              </w:r>
              <w:r w:rsidDel="00E64F2D">
                <w:rPr>
                  <w:noProof/>
                  <w:sz w:val="22"/>
                </w:rPr>
                <w:tab/>
              </w:r>
              <w:r w:rsidRPr="00E64F2D" w:rsidDel="00E64F2D">
                <w:rPr>
                  <w:rStyle w:val="Hyperlink"/>
                  <w:noProof/>
                </w:rPr>
                <w:delText>Beschreibung zu /LUC30/: Analyse Multicast</w:delText>
              </w:r>
              <w:r w:rsidDel="00E64F2D">
                <w:rPr>
                  <w:noProof/>
                  <w:webHidden/>
                </w:rPr>
                <w:tab/>
                <w:delText>13</w:delText>
              </w:r>
            </w:del>
          </w:ins>
        </w:p>
        <w:p w:rsidR="008B0032" w:rsidDel="00E64F2D" w:rsidRDefault="008B0032">
          <w:pPr>
            <w:pStyle w:val="Verzeichnis2"/>
            <w:tabs>
              <w:tab w:val="left" w:pos="880"/>
              <w:tab w:val="right" w:leader="dot" w:pos="9062"/>
            </w:tabs>
            <w:rPr>
              <w:ins w:id="178" w:author="Jonas" w:date="2011-11-06T23:24:00Z"/>
              <w:del w:id="179" w:author="MPH" w:date="2011-11-09T23:22:00Z"/>
              <w:noProof/>
              <w:sz w:val="22"/>
            </w:rPr>
          </w:pPr>
          <w:ins w:id="180" w:author="Jonas" w:date="2011-11-06T23:24:00Z">
            <w:del w:id="181" w:author="MPH" w:date="2011-11-09T23:22:00Z">
              <w:r w:rsidRPr="00E64F2D" w:rsidDel="00E64F2D">
                <w:rPr>
                  <w:rStyle w:val="Hyperlink"/>
                  <w:noProof/>
                </w:rPr>
                <w:delText>4.5.</w:delText>
              </w:r>
              <w:r w:rsidDel="00E64F2D">
                <w:rPr>
                  <w:noProof/>
                  <w:sz w:val="22"/>
                </w:rPr>
                <w:tab/>
              </w:r>
              <w:r w:rsidRPr="00E64F2D" w:rsidDel="00E64F2D">
                <w:rPr>
                  <w:rStyle w:val="Hyperlink"/>
                  <w:noProof/>
                </w:rPr>
                <w:delText>Beschreibung zu /LUC40/: Configure Settings</w:delText>
              </w:r>
              <w:r w:rsidDel="00E64F2D">
                <w:rPr>
                  <w:noProof/>
                  <w:webHidden/>
                </w:rPr>
                <w:tab/>
                <w:delText>14</w:delText>
              </w:r>
            </w:del>
          </w:ins>
        </w:p>
        <w:p w:rsidR="008B0032" w:rsidDel="00E64F2D" w:rsidRDefault="008B0032">
          <w:pPr>
            <w:pStyle w:val="Verzeichnis3"/>
            <w:tabs>
              <w:tab w:val="left" w:pos="1320"/>
              <w:tab w:val="right" w:leader="dot" w:pos="9062"/>
            </w:tabs>
            <w:rPr>
              <w:ins w:id="182" w:author="Jonas" w:date="2011-11-06T23:24:00Z"/>
              <w:del w:id="183" w:author="MPH" w:date="2011-11-09T23:22:00Z"/>
              <w:noProof/>
              <w:sz w:val="22"/>
            </w:rPr>
          </w:pPr>
          <w:ins w:id="184" w:author="Jonas" w:date="2011-11-06T23:24:00Z">
            <w:del w:id="185" w:author="MPH" w:date="2011-11-09T23:22:00Z">
              <w:r w:rsidRPr="00E64F2D" w:rsidDel="00E64F2D">
                <w:rPr>
                  <w:rStyle w:val="Hyperlink"/>
                  <w:noProof/>
                </w:rPr>
                <w:delText>4.5.1.</w:delText>
              </w:r>
              <w:r w:rsidDel="00E64F2D">
                <w:rPr>
                  <w:noProof/>
                  <w:sz w:val="22"/>
                </w:rPr>
                <w:tab/>
              </w:r>
              <w:r w:rsidRPr="00E64F2D" w:rsidDel="00E64F2D">
                <w:rPr>
                  <w:rStyle w:val="Hyperlink"/>
                  <w:noProof/>
                </w:rPr>
                <w:delText>Beschreibung zu /LUC41/: Save Configuration File</w:delText>
              </w:r>
              <w:r w:rsidDel="00E64F2D">
                <w:rPr>
                  <w:noProof/>
                  <w:webHidden/>
                </w:rPr>
                <w:tab/>
                <w:delText>15</w:delText>
              </w:r>
            </w:del>
          </w:ins>
        </w:p>
        <w:p w:rsidR="008B0032" w:rsidDel="00E64F2D" w:rsidRDefault="008B0032">
          <w:pPr>
            <w:pStyle w:val="Verzeichnis3"/>
            <w:tabs>
              <w:tab w:val="left" w:pos="1320"/>
              <w:tab w:val="right" w:leader="dot" w:pos="9062"/>
            </w:tabs>
            <w:rPr>
              <w:ins w:id="186" w:author="Jonas" w:date="2011-11-06T23:24:00Z"/>
              <w:del w:id="187" w:author="MPH" w:date="2011-11-09T23:22:00Z"/>
              <w:noProof/>
              <w:sz w:val="22"/>
            </w:rPr>
          </w:pPr>
          <w:ins w:id="188" w:author="Jonas" w:date="2011-11-06T23:24:00Z">
            <w:del w:id="189" w:author="MPH" w:date="2011-11-09T23:22:00Z">
              <w:r w:rsidRPr="00E64F2D" w:rsidDel="00E64F2D">
                <w:rPr>
                  <w:rStyle w:val="Hyperlink"/>
                  <w:noProof/>
                </w:rPr>
                <w:delText>4.5.2.</w:delText>
              </w:r>
              <w:r w:rsidDel="00E64F2D">
                <w:rPr>
                  <w:noProof/>
                  <w:sz w:val="22"/>
                </w:rPr>
                <w:tab/>
              </w:r>
              <w:r w:rsidRPr="00E64F2D" w:rsidDel="00E64F2D">
                <w:rPr>
                  <w:rStyle w:val="Hyperlink"/>
                  <w:noProof/>
                </w:rPr>
                <w:delText>Beschreibung zu /LUC42/: Load Configuration File</w:delText>
              </w:r>
              <w:r w:rsidDel="00E64F2D">
                <w:rPr>
                  <w:noProof/>
                  <w:webHidden/>
                </w:rPr>
                <w:tab/>
                <w:delText>17</w:delText>
              </w:r>
            </w:del>
          </w:ins>
        </w:p>
        <w:p w:rsidR="008B0032" w:rsidDel="00E64F2D" w:rsidRDefault="008B0032">
          <w:pPr>
            <w:pStyle w:val="Verzeichnis3"/>
            <w:tabs>
              <w:tab w:val="left" w:pos="1320"/>
              <w:tab w:val="right" w:leader="dot" w:pos="9062"/>
            </w:tabs>
            <w:rPr>
              <w:ins w:id="190" w:author="Jonas" w:date="2011-11-06T23:24:00Z"/>
              <w:del w:id="191" w:author="MPH" w:date="2011-11-09T23:22:00Z"/>
              <w:noProof/>
              <w:sz w:val="22"/>
            </w:rPr>
          </w:pPr>
          <w:ins w:id="192" w:author="Jonas" w:date="2011-11-06T23:24:00Z">
            <w:del w:id="193" w:author="MPH" w:date="2011-11-09T23:22:00Z">
              <w:r w:rsidRPr="00E64F2D" w:rsidDel="00E64F2D">
                <w:rPr>
                  <w:rStyle w:val="Hyperlink"/>
                  <w:noProof/>
                </w:rPr>
                <w:delText>4.5.3.</w:delText>
              </w:r>
              <w:r w:rsidDel="00E64F2D">
                <w:rPr>
                  <w:noProof/>
                  <w:sz w:val="22"/>
                </w:rPr>
                <w:tab/>
              </w:r>
              <w:r w:rsidRPr="00E64F2D" w:rsidDel="00E64F2D">
                <w:rPr>
                  <w:rStyle w:val="Hyperlink"/>
                  <w:noProof/>
                </w:rPr>
                <w:delText>Beschreibung zu /LUC43/: Set/Delete Multicast Group Membership</w:delText>
              </w:r>
              <w:r w:rsidDel="00E64F2D">
                <w:rPr>
                  <w:noProof/>
                  <w:webHidden/>
                </w:rPr>
                <w:tab/>
                <w:delText>18</w:delText>
              </w:r>
            </w:del>
          </w:ins>
        </w:p>
        <w:p w:rsidR="008B0032" w:rsidDel="00E64F2D" w:rsidRDefault="008B0032">
          <w:pPr>
            <w:pStyle w:val="Verzeichnis3"/>
            <w:tabs>
              <w:tab w:val="left" w:pos="1320"/>
              <w:tab w:val="right" w:leader="dot" w:pos="9062"/>
            </w:tabs>
            <w:rPr>
              <w:ins w:id="194" w:author="Jonas" w:date="2011-11-06T23:24:00Z"/>
              <w:del w:id="195" w:author="MPH" w:date="2011-11-09T23:22:00Z"/>
              <w:noProof/>
              <w:sz w:val="22"/>
            </w:rPr>
          </w:pPr>
          <w:ins w:id="196" w:author="Jonas" w:date="2011-11-06T23:24:00Z">
            <w:del w:id="197" w:author="MPH" w:date="2011-11-09T23:22:00Z">
              <w:r w:rsidRPr="00E64F2D" w:rsidDel="00E64F2D">
                <w:rPr>
                  <w:rStyle w:val="Hyperlink"/>
                  <w:noProof/>
                </w:rPr>
                <w:delText>4.5.4.</w:delText>
              </w:r>
              <w:r w:rsidDel="00E64F2D">
                <w:rPr>
                  <w:noProof/>
                  <w:sz w:val="22"/>
                </w:rPr>
                <w:tab/>
              </w:r>
              <w:r w:rsidRPr="00E64F2D" w:rsidDel="00E64F2D">
                <w:rPr>
                  <w:rStyle w:val="Hyperlink"/>
                  <w:noProof/>
                </w:rPr>
                <w:delText>Beschreibung zu /LUC44/: Activate/Deactivate Multicast Group</w:delText>
              </w:r>
              <w:r w:rsidDel="00E64F2D">
                <w:rPr>
                  <w:noProof/>
                  <w:webHidden/>
                </w:rPr>
                <w:tab/>
                <w:delText>19</w:delText>
              </w:r>
            </w:del>
          </w:ins>
        </w:p>
        <w:p w:rsidR="008B0032" w:rsidDel="00E64F2D" w:rsidRDefault="008B0032">
          <w:pPr>
            <w:pStyle w:val="Verzeichnis3"/>
            <w:tabs>
              <w:tab w:val="left" w:pos="1320"/>
              <w:tab w:val="right" w:leader="dot" w:pos="9062"/>
            </w:tabs>
            <w:rPr>
              <w:ins w:id="198" w:author="Jonas" w:date="2011-11-06T23:24:00Z"/>
              <w:del w:id="199" w:author="MPH" w:date="2011-11-09T23:22:00Z"/>
              <w:noProof/>
              <w:sz w:val="22"/>
            </w:rPr>
          </w:pPr>
          <w:ins w:id="200" w:author="Jonas" w:date="2011-11-06T23:24:00Z">
            <w:del w:id="201" w:author="MPH" w:date="2011-11-09T23:22:00Z">
              <w:r w:rsidRPr="00E64F2D" w:rsidDel="00E64F2D">
                <w:rPr>
                  <w:rStyle w:val="Hyperlink"/>
                  <w:noProof/>
                </w:rPr>
                <w:delText>4.5.5.</w:delText>
              </w:r>
              <w:r w:rsidDel="00E64F2D">
                <w:rPr>
                  <w:noProof/>
                  <w:sz w:val="22"/>
                </w:rPr>
                <w:tab/>
              </w:r>
              <w:r w:rsidRPr="00E64F2D" w:rsidDel="00E64F2D">
                <w:rPr>
                  <w:rStyle w:val="Hyperlink"/>
                  <w:noProof/>
                </w:rPr>
                <w:delText>Beschreibung zu /LUC45/: Configure Server Settings</w:delText>
              </w:r>
              <w:r w:rsidDel="00E64F2D">
                <w:rPr>
                  <w:noProof/>
                  <w:webHidden/>
                </w:rPr>
                <w:tab/>
                <w:delText>20</w:delText>
              </w:r>
            </w:del>
          </w:ins>
        </w:p>
        <w:p w:rsidR="008B0032" w:rsidDel="00E64F2D" w:rsidRDefault="008B0032">
          <w:pPr>
            <w:pStyle w:val="Verzeichnis3"/>
            <w:tabs>
              <w:tab w:val="left" w:pos="1320"/>
              <w:tab w:val="right" w:leader="dot" w:pos="9062"/>
            </w:tabs>
            <w:rPr>
              <w:ins w:id="202" w:author="Jonas" w:date="2011-11-06T23:24:00Z"/>
              <w:del w:id="203" w:author="MPH" w:date="2011-11-09T23:22:00Z"/>
              <w:noProof/>
              <w:sz w:val="22"/>
            </w:rPr>
          </w:pPr>
          <w:ins w:id="204" w:author="Jonas" w:date="2011-11-06T23:24:00Z">
            <w:del w:id="205" w:author="MPH" w:date="2011-11-09T23:22:00Z">
              <w:r w:rsidRPr="00E64F2D" w:rsidDel="00E64F2D">
                <w:rPr>
                  <w:rStyle w:val="Hyperlink"/>
                  <w:noProof/>
                </w:rPr>
                <w:delText>4.5.6.</w:delText>
              </w:r>
              <w:r w:rsidDel="00E64F2D">
                <w:rPr>
                  <w:noProof/>
                  <w:sz w:val="22"/>
                </w:rPr>
                <w:tab/>
              </w:r>
              <w:r w:rsidRPr="00E64F2D" w:rsidDel="00E64F2D">
                <w:rPr>
                  <w:rStyle w:val="Hyperlink"/>
                  <w:noProof/>
                </w:rPr>
                <w:delText>Beschreibung zu /LUC46/: Configure Language Settings</w:delText>
              </w:r>
              <w:r w:rsidDel="00E64F2D">
                <w:rPr>
                  <w:noProof/>
                  <w:webHidden/>
                </w:rPr>
                <w:tab/>
                <w:delText>22</w:delText>
              </w:r>
            </w:del>
          </w:ins>
        </w:p>
        <w:p w:rsidR="008B0032" w:rsidDel="00E64F2D" w:rsidRDefault="008B0032">
          <w:pPr>
            <w:pStyle w:val="Verzeichnis2"/>
            <w:tabs>
              <w:tab w:val="left" w:pos="880"/>
              <w:tab w:val="right" w:leader="dot" w:pos="9062"/>
            </w:tabs>
            <w:rPr>
              <w:ins w:id="206" w:author="Jonas" w:date="2011-11-06T23:24:00Z"/>
              <w:del w:id="207" w:author="MPH" w:date="2011-11-09T23:22:00Z"/>
              <w:noProof/>
              <w:sz w:val="22"/>
            </w:rPr>
          </w:pPr>
          <w:ins w:id="208" w:author="Jonas" w:date="2011-11-06T23:24:00Z">
            <w:del w:id="209" w:author="MPH" w:date="2011-11-09T23:22:00Z">
              <w:r w:rsidRPr="00E64F2D" w:rsidDel="00E64F2D">
                <w:rPr>
                  <w:rStyle w:val="Hyperlink"/>
                  <w:noProof/>
                </w:rPr>
                <w:delText>4.6.</w:delText>
              </w:r>
              <w:r w:rsidDel="00E64F2D">
                <w:rPr>
                  <w:noProof/>
                  <w:sz w:val="22"/>
                </w:rPr>
                <w:tab/>
              </w:r>
              <w:r w:rsidRPr="00E64F2D" w:rsidDel="00E64F2D">
                <w:rPr>
                  <w:rStyle w:val="Hyperlink"/>
                  <w:noProof/>
                </w:rPr>
                <w:delText>Beschreibung zu /LUC50/: Multi-Instance-Ability</w:delText>
              </w:r>
              <w:r w:rsidDel="00E64F2D">
                <w:rPr>
                  <w:noProof/>
                  <w:webHidden/>
                </w:rPr>
                <w:tab/>
                <w:delText>23</w:delText>
              </w:r>
            </w:del>
          </w:ins>
        </w:p>
        <w:p w:rsidR="008B0032" w:rsidDel="00E64F2D" w:rsidRDefault="008B0032">
          <w:pPr>
            <w:pStyle w:val="Verzeichnis2"/>
            <w:tabs>
              <w:tab w:val="left" w:pos="880"/>
              <w:tab w:val="right" w:leader="dot" w:pos="9062"/>
            </w:tabs>
            <w:rPr>
              <w:ins w:id="210" w:author="Jonas" w:date="2011-11-06T23:24:00Z"/>
              <w:del w:id="211" w:author="MPH" w:date="2011-11-09T23:22:00Z"/>
              <w:noProof/>
              <w:sz w:val="22"/>
            </w:rPr>
          </w:pPr>
          <w:ins w:id="212" w:author="Jonas" w:date="2011-11-06T23:24:00Z">
            <w:del w:id="213" w:author="MPH" w:date="2011-11-09T23:22:00Z">
              <w:r w:rsidRPr="00E64F2D" w:rsidDel="00E64F2D">
                <w:rPr>
                  <w:rStyle w:val="Hyperlink"/>
                  <w:noProof/>
                </w:rPr>
                <w:lastRenderedPageBreak/>
                <w:delText>4.7.</w:delText>
              </w:r>
              <w:r w:rsidDel="00E64F2D">
                <w:rPr>
                  <w:noProof/>
                  <w:sz w:val="22"/>
                </w:rPr>
                <w:tab/>
              </w:r>
              <w:r w:rsidRPr="00E64F2D" w:rsidDel="00E64F2D">
                <w:rPr>
                  <w:rStyle w:val="Hyperlink"/>
                  <w:noProof/>
                </w:rPr>
                <w:delText>Beschreibung zu /LUC60/: Functional Testing</w:delText>
              </w:r>
              <w:r w:rsidDel="00E64F2D">
                <w:rPr>
                  <w:noProof/>
                  <w:webHidden/>
                </w:rPr>
                <w:tab/>
                <w:delText>25</w:delText>
              </w:r>
            </w:del>
          </w:ins>
        </w:p>
        <w:p w:rsidR="008B0032" w:rsidDel="00E64F2D" w:rsidRDefault="008B0032">
          <w:pPr>
            <w:pStyle w:val="Verzeichnis1"/>
            <w:rPr>
              <w:ins w:id="214" w:author="Jonas" w:date="2011-11-06T23:24:00Z"/>
              <w:del w:id="215" w:author="MPH" w:date="2011-11-09T23:22:00Z"/>
              <w:sz w:val="22"/>
              <w:szCs w:val="22"/>
            </w:rPr>
          </w:pPr>
          <w:ins w:id="216" w:author="Jonas" w:date="2011-11-06T23:24:00Z">
            <w:del w:id="217" w:author="MPH" w:date="2011-11-09T23:22:00Z">
              <w:r w:rsidRPr="00E64F2D" w:rsidDel="00E64F2D">
                <w:rPr>
                  <w:rStyle w:val="Hyperlink"/>
                </w:rPr>
                <w:delText>5.</w:delText>
              </w:r>
              <w:r w:rsidDel="00E64F2D">
                <w:rPr>
                  <w:sz w:val="22"/>
                  <w:szCs w:val="22"/>
                </w:rPr>
                <w:tab/>
              </w:r>
              <w:r w:rsidRPr="00E64F2D" w:rsidDel="00E64F2D">
                <w:rPr>
                  <w:rStyle w:val="Hyperlink"/>
                </w:rPr>
                <w:delText>Produktcharakteristiken</w:delText>
              </w:r>
              <w:r w:rsidDel="00E64F2D">
                <w:rPr>
                  <w:webHidden/>
                </w:rPr>
                <w:tab/>
                <w:delText>27</w:delText>
              </w:r>
            </w:del>
          </w:ins>
        </w:p>
        <w:p w:rsidR="008B0032" w:rsidDel="00E64F2D" w:rsidRDefault="008B0032">
          <w:pPr>
            <w:pStyle w:val="Verzeichnis2"/>
            <w:tabs>
              <w:tab w:val="left" w:pos="880"/>
              <w:tab w:val="right" w:leader="dot" w:pos="9062"/>
            </w:tabs>
            <w:rPr>
              <w:ins w:id="218" w:author="Jonas" w:date="2011-11-06T23:24:00Z"/>
              <w:del w:id="219" w:author="MPH" w:date="2011-11-09T23:22:00Z"/>
              <w:noProof/>
              <w:sz w:val="22"/>
            </w:rPr>
          </w:pPr>
          <w:ins w:id="220" w:author="Jonas" w:date="2011-11-06T23:24:00Z">
            <w:del w:id="221" w:author="MPH" w:date="2011-11-09T23:22:00Z">
              <w:r w:rsidRPr="00E64F2D" w:rsidDel="00E64F2D">
                <w:rPr>
                  <w:rStyle w:val="Hyperlink"/>
                  <w:noProof/>
                </w:rPr>
                <w:delText>5.1.</w:delText>
              </w:r>
              <w:r w:rsidDel="00E64F2D">
                <w:rPr>
                  <w:noProof/>
                  <w:sz w:val="22"/>
                </w:rPr>
                <w:tab/>
              </w:r>
              <w:r w:rsidRPr="00E64F2D" w:rsidDel="00E64F2D">
                <w:rPr>
                  <w:rStyle w:val="Hyperlink"/>
                  <w:noProof/>
                </w:rPr>
                <w:delText>Systemumgebung</w:delText>
              </w:r>
              <w:r w:rsidDel="00E64F2D">
                <w:rPr>
                  <w:noProof/>
                  <w:webHidden/>
                </w:rPr>
                <w:tab/>
                <w:delText>27</w:delText>
              </w:r>
            </w:del>
          </w:ins>
        </w:p>
        <w:p w:rsidR="008B0032" w:rsidDel="00E64F2D" w:rsidRDefault="008B0032">
          <w:pPr>
            <w:pStyle w:val="Verzeichnis2"/>
            <w:tabs>
              <w:tab w:val="left" w:pos="880"/>
              <w:tab w:val="right" w:leader="dot" w:pos="9062"/>
            </w:tabs>
            <w:rPr>
              <w:ins w:id="222" w:author="Jonas" w:date="2011-11-06T23:24:00Z"/>
              <w:del w:id="223" w:author="MPH" w:date="2011-11-09T23:22:00Z"/>
              <w:noProof/>
              <w:sz w:val="22"/>
            </w:rPr>
          </w:pPr>
          <w:ins w:id="224" w:author="Jonas" w:date="2011-11-06T23:24:00Z">
            <w:del w:id="225" w:author="MPH" w:date="2011-11-09T23:22:00Z">
              <w:r w:rsidRPr="00E64F2D" w:rsidDel="00E64F2D">
                <w:rPr>
                  <w:rStyle w:val="Hyperlink"/>
                  <w:noProof/>
                </w:rPr>
                <w:delText>5.2.</w:delText>
              </w:r>
              <w:r w:rsidDel="00E64F2D">
                <w:rPr>
                  <w:noProof/>
                  <w:sz w:val="22"/>
                </w:rPr>
                <w:tab/>
              </w:r>
              <w:r w:rsidRPr="00E64F2D" w:rsidDel="00E64F2D">
                <w:rPr>
                  <w:rStyle w:val="Hyperlink"/>
                  <w:noProof/>
                </w:rPr>
                <w:delText>Hardwareumgebung</w:delText>
              </w:r>
              <w:r w:rsidDel="00E64F2D">
                <w:rPr>
                  <w:noProof/>
                  <w:webHidden/>
                </w:rPr>
                <w:tab/>
                <w:delText>27</w:delText>
              </w:r>
            </w:del>
          </w:ins>
        </w:p>
        <w:p w:rsidR="008B0032" w:rsidDel="00E64F2D" w:rsidRDefault="008B0032">
          <w:pPr>
            <w:pStyle w:val="Verzeichnis2"/>
            <w:tabs>
              <w:tab w:val="left" w:pos="880"/>
              <w:tab w:val="right" w:leader="dot" w:pos="9062"/>
            </w:tabs>
            <w:rPr>
              <w:ins w:id="226" w:author="Jonas" w:date="2011-11-06T23:24:00Z"/>
              <w:del w:id="227" w:author="MPH" w:date="2011-11-09T23:22:00Z"/>
              <w:noProof/>
              <w:sz w:val="22"/>
            </w:rPr>
          </w:pPr>
          <w:ins w:id="228" w:author="Jonas" w:date="2011-11-06T23:24:00Z">
            <w:del w:id="229" w:author="MPH" w:date="2011-11-09T23:22:00Z">
              <w:r w:rsidRPr="00E64F2D" w:rsidDel="00E64F2D">
                <w:rPr>
                  <w:rStyle w:val="Hyperlink"/>
                  <w:noProof/>
                </w:rPr>
                <w:delText>5.3.</w:delText>
              </w:r>
              <w:r w:rsidDel="00E64F2D">
                <w:rPr>
                  <w:noProof/>
                  <w:sz w:val="22"/>
                </w:rPr>
                <w:tab/>
              </w:r>
              <w:r w:rsidRPr="00E64F2D" w:rsidDel="00E64F2D">
                <w:rPr>
                  <w:rStyle w:val="Hyperlink"/>
                  <w:noProof/>
                </w:rPr>
                <w:delText>Softwareumgebung</w:delText>
              </w:r>
              <w:r w:rsidDel="00E64F2D">
                <w:rPr>
                  <w:noProof/>
                  <w:webHidden/>
                </w:rPr>
                <w:tab/>
                <w:delText>28</w:delText>
              </w:r>
            </w:del>
          </w:ins>
        </w:p>
        <w:p w:rsidR="008B0032" w:rsidDel="00E64F2D" w:rsidRDefault="008B0032">
          <w:pPr>
            <w:pStyle w:val="Verzeichnis1"/>
            <w:rPr>
              <w:ins w:id="230" w:author="Jonas" w:date="2011-11-06T23:24:00Z"/>
              <w:del w:id="231" w:author="MPH" w:date="2011-11-09T23:22:00Z"/>
              <w:sz w:val="22"/>
              <w:szCs w:val="22"/>
            </w:rPr>
          </w:pPr>
          <w:ins w:id="232" w:author="Jonas" w:date="2011-11-06T23:24:00Z">
            <w:del w:id="233" w:author="MPH" w:date="2011-11-09T23:22:00Z">
              <w:r w:rsidRPr="00E64F2D" w:rsidDel="00E64F2D">
                <w:rPr>
                  <w:rStyle w:val="Hyperlink"/>
                </w:rPr>
                <w:delText>6.</w:delText>
              </w:r>
              <w:r w:rsidDel="00E64F2D">
                <w:rPr>
                  <w:sz w:val="22"/>
                  <w:szCs w:val="22"/>
                </w:rPr>
                <w:tab/>
              </w:r>
              <w:r w:rsidRPr="00E64F2D" w:rsidDel="00E64F2D">
                <w:rPr>
                  <w:rStyle w:val="Hyperlink"/>
                </w:rPr>
                <w:delText>Anhang</w:delText>
              </w:r>
              <w:r w:rsidDel="00E64F2D">
                <w:rPr>
                  <w:webHidden/>
                </w:rPr>
                <w:tab/>
                <w:delText>28</w:delText>
              </w:r>
            </w:del>
          </w:ins>
        </w:p>
        <w:p w:rsidR="008B0032" w:rsidDel="00E64F2D" w:rsidRDefault="008B0032">
          <w:pPr>
            <w:pStyle w:val="Verzeichnis2"/>
            <w:tabs>
              <w:tab w:val="left" w:pos="880"/>
              <w:tab w:val="right" w:leader="dot" w:pos="9062"/>
            </w:tabs>
            <w:rPr>
              <w:ins w:id="234" w:author="Jonas" w:date="2011-11-06T23:24:00Z"/>
              <w:del w:id="235" w:author="MPH" w:date="2011-11-09T23:22:00Z"/>
              <w:noProof/>
              <w:sz w:val="22"/>
            </w:rPr>
          </w:pPr>
          <w:ins w:id="236" w:author="Jonas" w:date="2011-11-06T23:24:00Z">
            <w:del w:id="237" w:author="MPH" w:date="2011-11-09T23:22:00Z">
              <w:r w:rsidRPr="00E64F2D" w:rsidDel="00E64F2D">
                <w:rPr>
                  <w:rStyle w:val="Hyperlink"/>
                  <w:noProof/>
                </w:rPr>
                <w:delText>6.1.</w:delText>
              </w:r>
              <w:r w:rsidDel="00E64F2D">
                <w:rPr>
                  <w:noProof/>
                  <w:sz w:val="22"/>
                </w:rPr>
                <w:tab/>
              </w:r>
              <w:r w:rsidRPr="00E64F2D" w:rsidDel="00E64F2D">
                <w:rPr>
                  <w:rStyle w:val="Hyperlink"/>
                  <w:noProof/>
                </w:rPr>
                <w:delText>Multiple MAC Registration Protocol</w:delText>
              </w:r>
              <w:r w:rsidDel="00E64F2D">
                <w:rPr>
                  <w:noProof/>
                  <w:webHidden/>
                </w:rPr>
                <w:tab/>
                <w:delText>28</w:delText>
              </w:r>
            </w:del>
          </w:ins>
        </w:p>
        <w:p w:rsidR="008B0032" w:rsidDel="00E64F2D" w:rsidRDefault="008B0032">
          <w:pPr>
            <w:pStyle w:val="Verzeichnis2"/>
            <w:tabs>
              <w:tab w:val="left" w:pos="880"/>
              <w:tab w:val="right" w:leader="dot" w:pos="9062"/>
            </w:tabs>
            <w:rPr>
              <w:ins w:id="238" w:author="Jonas" w:date="2011-11-06T23:24:00Z"/>
              <w:del w:id="239" w:author="MPH" w:date="2011-11-09T23:22:00Z"/>
              <w:noProof/>
              <w:sz w:val="22"/>
            </w:rPr>
          </w:pPr>
          <w:ins w:id="240" w:author="Jonas" w:date="2011-11-06T23:24:00Z">
            <w:del w:id="241" w:author="MPH" w:date="2011-11-09T23:22:00Z">
              <w:r w:rsidRPr="00E64F2D" w:rsidDel="00E64F2D">
                <w:rPr>
                  <w:rStyle w:val="Hyperlink"/>
                  <w:noProof/>
                </w:rPr>
                <w:delText>6.2.</w:delText>
              </w:r>
              <w:r w:rsidDel="00E64F2D">
                <w:rPr>
                  <w:noProof/>
                  <w:sz w:val="22"/>
                </w:rPr>
                <w:tab/>
              </w:r>
              <w:r w:rsidRPr="00E64F2D" w:rsidDel="00E64F2D">
                <w:rPr>
                  <w:rStyle w:val="Hyperlink"/>
                  <w:noProof/>
                </w:rPr>
                <w:delText>Testframework STAF/STAX</w:delText>
              </w:r>
              <w:r w:rsidDel="00E64F2D">
                <w:rPr>
                  <w:noProof/>
                  <w:webHidden/>
                </w:rPr>
                <w:tab/>
                <w:delText>29</w:delText>
              </w:r>
            </w:del>
          </w:ins>
        </w:p>
        <w:p w:rsidR="008B0032" w:rsidDel="00E64F2D" w:rsidRDefault="008B0032">
          <w:pPr>
            <w:pStyle w:val="Verzeichnis3"/>
            <w:tabs>
              <w:tab w:val="left" w:pos="1320"/>
              <w:tab w:val="right" w:leader="dot" w:pos="9062"/>
            </w:tabs>
            <w:rPr>
              <w:ins w:id="242" w:author="Jonas" w:date="2011-11-06T23:24:00Z"/>
              <w:del w:id="243" w:author="MPH" w:date="2011-11-09T23:22:00Z"/>
              <w:noProof/>
              <w:sz w:val="22"/>
            </w:rPr>
          </w:pPr>
          <w:ins w:id="244" w:author="Jonas" w:date="2011-11-06T23:24:00Z">
            <w:del w:id="245" w:author="MPH" w:date="2011-11-09T23:22:00Z">
              <w:r w:rsidRPr="00E64F2D" w:rsidDel="00E64F2D">
                <w:rPr>
                  <w:rStyle w:val="Hyperlink"/>
                  <w:noProof/>
                </w:rPr>
                <w:delText>6.2.1.</w:delText>
              </w:r>
              <w:r w:rsidDel="00E64F2D">
                <w:rPr>
                  <w:noProof/>
                  <w:sz w:val="22"/>
                </w:rPr>
                <w:tab/>
              </w:r>
              <w:r w:rsidRPr="00E64F2D" w:rsidDel="00E64F2D">
                <w:rPr>
                  <w:rStyle w:val="Hyperlink"/>
                  <w:noProof/>
                </w:rPr>
                <w:delText>STAF</w:delText>
              </w:r>
              <w:r w:rsidDel="00E64F2D">
                <w:rPr>
                  <w:noProof/>
                  <w:webHidden/>
                </w:rPr>
                <w:tab/>
                <w:delText>29</w:delText>
              </w:r>
            </w:del>
          </w:ins>
        </w:p>
        <w:p w:rsidR="008B0032" w:rsidDel="00E64F2D" w:rsidRDefault="008B0032">
          <w:pPr>
            <w:pStyle w:val="Verzeichnis2"/>
            <w:tabs>
              <w:tab w:val="left" w:pos="880"/>
              <w:tab w:val="right" w:leader="dot" w:pos="9062"/>
            </w:tabs>
            <w:rPr>
              <w:ins w:id="246" w:author="Jonas" w:date="2011-11-06T23:24:00Z"/>
              <w:del w:id="247" w:author="MPH" w:date="2011-11-09T23:22:00Z"/>
              <w:noProof/>
              <w:sz w:val="22"/>
            </w:rPr>
          </w:pPr>
          <w:ins w:id="248" w:author="Jonas" w:date="2011-11-06T23:24:00Z">
            <w:del w:id="249" w:author="MPH" w:date="2011-11-09T23:22:00Z">
              <w:r w:rsidRPr="00E64F2D" w:rsidDel="00E64F2D">
                <w:rPr>
                  <w:rStyle w:val="Hyperlink"/>
                  <w:noProof/>
                </w:rPr>
                <w:delText>6.3.</w:delText>
              </w:r>
              <w:r w:rsidDel="00E64F2D">
                <w:rPr>
                  <w:noProof/>
                  <w:sz w:val="22"/>
                </w:rPr>
                <w:tab/>
              </w:r>
              <w:r w:rsidRPr="00E64F2D" w:rsidDel="00E64F2D">
                <w:rPr>
                  <w:rStyle w:val="Hyperlink"/>
                  <w:noProof/>
                </w:rPr>
                <w:delText>STAX</w:delText>
              </w:r>
              <w:r w:rsidDel="00E64F2D">
                <w:rPr>
                  <w:noProof/>
                  <w:webHidden/>
                </w:rPr>
                <w:tab/>
                <w:delText>31</w:delText>
              </w:r>
            </w:del>
          </w:ins>
        </w:p>
        <w:p w:rsidR="008B0032" w:rsidDel="00E64F2D" w:rsidRDefault="008B0032">
          <w:pPr>
            <w:pStyle w:val="Verzeichnis1"/>
            <w:rPr>
              <w:ins w:id="250" w:author="Jonas" w:date="2011-11-06T23:24:00Z"/>
              <w:del w:id="251" w:author="MPH" w:date="2011-11-09T23:22:00Z"/>
              <w:sz w:val="22"/>
              <w:szCs w:val="22"/>
            </w:rPr>
          </w:pPr>
          <w:ins w:id="252" w:author="Jonas" w:date="2011-11-06T23:24:00Z">
            <w:del w:id="253" w:author="MPH" w:date="2011-11-09T23:22:00Z">
              <w:r w:rsidRPr="00E64F2D" w:rsidDel="00E64F2D">
                <w:rPr>
                  <w:rStyle w:val="Hyperlink"/>
                </w:rPr>
                <w:delText>Dokumentversionen</w:delText>
              </w:r>
              <w:r w:rsidDel="00E64F2D">
                <w:rPr>
                  <w:webHidden/>
                </w:rPr>
                <w:tab/>
                <w:delText>32</w:delText>
              </w:r>
            </w:del>
          </w:ins>
        </w:p>
        <w:p w:rsidR="00C44441" w:rsidDel="00E64F2D" w:rsidRDefault="00C44441">
          <w:pPr>
            <w:pStyle w:val="Verzeichnis1"/>
            <w:rPr>
              <w:del w:id="254" w:author="MPH" w:date="2011-11-09T23:22:00Z"/>
              <w:sz w:val="22"/>
              <w:szCs w:val="22"/>
            </w:rPr>
          </w:pPr>
          <w:del w:id="255" w:author="MPH" w:date="2011-11-09T23:22:00Z">
            <w:r w:rsidRPr="008B0032" w:rsidDel="00E64F2D">
              <w:delText>1.</w:delText>
            </w:r>
            <w:r w:rsidDel="00E64F2D">
              <w:rPr>
                <w:sz w:val="22"/>
                <w:szCs w:val="22"/>
              </w:rPr>
              <w:tab/>
            </w:r>
            <w:r w:rsidRPr="008B0032" w:rsidDel="00E64F2D">
              <w:delText>Einleitung</w:delText>
            </w:r>
            <w:r w:rsidDel="00E64F2D">
              <w:rPr>
                <w:webHidden/>
              </w:rPr>
              <w:tab/>
              <w:delText>4</w:delText>
            </w:r>
          </w:del>
        </w:p>
        <w:p w:rsidR="00C44441" w:rsidDel="00E64F2D" w:rsidRDefault="00C44441">
          <w:pPr>
            <w:pStyle w:val="Verzeichnis1"/>
            <w:rPr>
              <w:del w:id="256" w:author="MPH" w:date="2011-11-09T23:22:00Z"/>
              <w:sz w:val="22"/>
              <w:szCs w:val="22"/>
            </w:rPr>
          </w:pPr>
          <w:del w:id="257" w:author="MPH" w:date="2011-11-09T23:22:00Z">
            <w:r w:rsidRPr="008B0032" w:rsidDel="00E64F2D">
              <w:delText>2.</w:delText>
            </w:r>
            <w:r w:rsidDel="00E64F2D">
              <w:rPr>
                <w:sz w:val="22"/>
                <w:szCs w:val="22"/>
              </w:rPr>
              <w:tab/>
            </w:r>
            <w:r w:rsidRPr="008B0032" w:rsidDel="00E64F2D">
              <w:delText>Zielbestimmung</w:delText>
            </w:r>
            <w:r w:rsidDel="00E64F2D">
              <w:rPr>
                <w:webHidden/>
              </w:rPr>
              <w:tab/>
              <w:delText>4</w:delText>
            </w:r>
          </w:del>
        </w:p>
        <w:p w:rsidR="00C44441" w:rsidDel="00E64F2D" w:rsidRDefault="00C44441">
          <w:pPr>
            <w:pStyle w:val="Verzeichnis1"/>
            <w:rPr>
              <w:del w:id="258" w:author="MPH" w:date="2011-11-09T23:22:00Z"/>
              <w:sz w:val="22"/>
              <w:szCs w:val="22"/>
            </w:rPr>
          </w:pPr>
          <w:del w:id="259" w:author="MPH" w:date="2011-11-09T23:22:00Z">
            <w:r w:rsidRPr="008B0032" w:rsidDel="00E64F2D">
              <w:delText>3.</w:delText>
            </w:r>
            <w:r w:rsidDel="00E64F2D">
              <w:rPr>
                <w:sz w:val="22"/>
                <w:szCs w:val="22"/>
              </w:rPr>
              <w:tab/>
            </w:r>
            <w:r w:rsidRPr="008B0032" w:rsidDel="00E64F2D">
              <w:delText>Produkteinsatz</w:delText>
            </w:r>
            <w:r w:rsidDel="00E64F2D">
              <w:rPr>
                <w:webHidden/>
              </w:rPr>
              <w:tab/>
              <w:delText>5</w:delText>
            </w:r>
          </w:del>
        </w:p>
        <w:p w:rsidR="00C44441" w:rsidDel="00E64F2D" w:rsidRDefault="00C44441">
          <w:pPr>
            <w:pStyle w:val="Verzeichnis2"/>
            <w:tabs>
              <w:tab w:val="left" w:pos="880"/>
              <w:tab w:val="right" w:leader="dot" w:pos="9062"/>
            </w:tabs>
            <w:rPr>
              <w:del w:id="260" w:author="MPH" w:date="2011-11-09T23:22:00Z"/>
              <w:noProof/>
              <w:sz w:val="22"/>
            </w:rPr>
          </w:pPr>
          <w:del w:id="261" w:author="MPH" w:date="2011-11-09T23:22:00Z">
            <w:r w:rsidRPr="008B0032" w:rsidDel="00E64F2D">
              <w:rPr>
                <w:noProof/>
              </w:rPr>
              <w:delText>3.1.</w:delText>
            </w:r>
            <w:r w:rsidDel="00E64F2D">
              <w:rPr>
                <w:noProof/>
                <w:sz w:val="22"/>
              </w:rPr>
              <w:tab/>
            </w:r>
            <w:r w:rsidRPr="008B0032" w:rsidDel="00E64F2D">
              <w:rPr>
                <w:noProof/>
              </w:rPr>
              <w:delText>Beschreibung des Problembereichs</w:delText>
            </w:r>
            <w:r w:rsidDel="00E64F2D">
              <w:rPr>
                <w:noProof/>
                <w:webHidden/>
              </w:rPr>
              <w:tab/>
              <w:delText>5</w:delText>
            </w:r>
          </w:del>
        </w:p>
        <w:p w:rsidR="00C44441" w:rsidDel="00E64F2D" w:rsidRDefault="00C44441">
          <w:pPr>
            <w:pStyle w:val="Verzeichnis2"/>
            <w:tabs>
              <w:tab w:val="left" w:pos="880"/>
              <w:tab w:val="right" w:leader="dot" w:pos="9062"/>
            </w:tabs>
            <w:rPr>
              <w:del w:id="262" w:author="MPH" w:date="2011-11-09T23:22:00Z"/>
              <w:noProof/>
              <w:sz w:val="22"/>
            </w:rPr>
          </w:pPr>
          <w:del w:id="263" w:author="MPH" w:date="2011-11-09T23:22:00Z">
            <w:r w:rsidRPr="008B0032" w:rsidDel="00E64F2D">
              <w:rPr>
                <w:noProof/>
              </w:rPr>
              <w:delText>3.2.</w:delText>
            </w:r>
            <w:r w:rsidDel="00E64F2D">
              <w:rPr>
                <w:noProof/>
                <w:sz w:val="22"/>
              </w:rPr>
              <w:tab/>
            </w:r>
            <w:r w:rsidRPr="008B0032" w:rsidDel="00E64F2D">
              <w:rPr>
                <w:noProof/>
              </w:rPr>
              <w:delText>Modell des Problembereiches</w:delText>
            </w:r>
            <w:r w:rsidDel="00E64F2D">
              <w:rPr>
                <w:noProof/>
                <w:webHidden/>
              </w:rPr>
              <w:tab/>
              <w:delText>8</w:delText>
            </w:r>
          </w:del>
        </w:p>
        <w:p w:rsidR="00C44441" w:rsidDel="00E64F2D" w:rsidRDefault="00C44441">
          <w:pPr>
            <w:pStyle w:val="Verzeichnis2"/>
            <w:tabs>
              <w:tab w:val="left" w:pos="880"/>
              <w:tab w:val="right" w:leader="dot" w:pos="9062"/>
            </w:tabs>
            <w:rPr>
              <w:del w:id="264" w:author="MPH" w:date="2011-11-09T23:22:00Z"/>
              <w:noProof/>
              <w:sz w:val="22"/>
            </w:rPr>
          </w:pPr>
          <w:del w:id="265" w:author="MPH" w:date="2011-11-09T23:22:00Z">
            <w:r w:rsidRPr="008B0032" w:rsidDel="00E64F2D">
              <w:rPr>
                <w:noProof/>
              </w:rPr>
              <w:delText>3.3.</w:delText>
            </w:r>
            <w:r w:rsidDel="00E64F2D">
              <w:rPr>
                <w:noProof/>
                <w:sz w:val="22"/>
              </w:rPr>
              <w:tab/>
            </w:r>
            <w:r w:rsidRPr="008B0032" w:rsidDel="00E64F2D">
              <w:rPr>
                <w:noProof/>
              </w:rPr>
              <w:delText>Beschreibung der Geschäftsprozesse</w:delText>
            </w:r>
            <w:r w:rsidDel="00E64F2D">
              <w:rPr>
                <w:noProof/>
                <w:webHidden/>
              </w:rPr>
              <w:tab/>
              <w:delText>9</w:delText>
            </w:r>
          </w:del>
        </w:p>
        <w:p w:rsidR="00C44441" w:rsidDel="00E64F2D" w:rsidRDefault="00C44441">
          <w:pPr>
            <w:pStyle w:val="Verzeichnis3"/>
            <w:tabs>
              <w:tab w:val="left" w:pos="1320"/>
              <w:tab w:val="right" w:leader="dot" w:pos="9062"/>
            </w:tabs>
            <w:rPr>
              <w:del w:id="266" w:author="MPH" w:date="2011-11-09T23:22:00Z"/>
              <w:noProof/>
              <w:sz w:val="22"/>
            </w:rPr>
          </w:pPr>
          <w:del w:id="267" w:author="MPH" w:date="2011-11-09T23:22:00Z">
            <w:r w:rsidRPr="008B0032" w:rsidDel="00E64F2D">
              <w:rPr>
                <w:noProof/>
              </w:rPr>
              <w:delText>3.3.1.</w:delText>
            </w:r>
            <w:r w:rsidDel="00E64F2D">
              <w:rPr>
                <w:noProof/>
                <w:sz w:val="22"/>
              </w:rPr>
              <w:tab/>
            </w:r>
            <w:r w:rsidRPr="008B0032" w:rsidDel="00E64F2D">
              <w:rPr>
                <w:noProof/>
              </w:rPr>
              <w:delText>Testen der Netzwerkverbindung</w:delText>
            </w:r>
            <w:r w:rsidDel="00E64F2D">
              <w:rPr>
                <w:noProof/>
                <w:webHidden/>
              </w:rPr>
              <w:tab/>
              <w:delText>9</w:delText>
            </w:r>
          </w:del>
        </w:p>
        <w:p w:rsidR="00C44441" w:rsidDel="00E64F2D" w:rsidRDefault="00C44441">
          <w:pPr>
            <w:pStyle w:val="Verzeichnis3"/>
            <w:tabs>
              <w:tab w:val="left" w:pos="1320"/>
              <w:tab w:val="right" w:leader="dot" w:pos="9062"/>
            </w:tabs>
            <w:rPr>
              <w:del w:id="268" w:author="MPH" w:date="2011-11-09T23:22:00Z"/>
              <w:noProof/>
              <w:sz w:val="22"/>
            </w:rPr>
          </w:pPr>
          <w:del w:id="269" w:author="MPH" w:date="2011-11-09T23:22:00Z">
            <w:r w:rsidRPr="008B0032" w:rsidDel="00E64F2D">
              <w:rPr>
                <w:noProof/>
              </w:rPr>
              <w:delText>3.3.2.</w:delText>
            </w:r>
            <w:r w:rsidDel="00E64F2D">
              <w:rPr>
                <w:noProof/>
                <w:sz w:val="22"/>
              </w:rPr>
              <w:tab/>
            </w:r>
            <w:r w:rsidRPr="008B0032" w:rsidDel="00E64F2D">
              <w:rPr>
                <w:noProof/>
              </w:rPr>
              <w:delText>Multicast-Funktionalitätstest</w:delText>
            </w:r>
            <w:r w:rsidDel="00E64F2D">
              <w:rPr>
                <w:noProof/>
                <w:webHidden/>
              </w:rPr>
              <w:tab/>
              <w:delText>10</w:delText>
            </w:r>
          </w:del>
        </w:p>
        <w:p w:rsidR="00C44441" w:rsidDel="00E64F2D" w:rsidRDefault="00C44441">
          <w:pPr>
            <w:pStyle w:val="Verzeichnis3"/>
            <w:tabs>
              <w:tab w:val="left" w:pos="1320"/>
              <w:tab w:val="right" w:leader="dot" w:pos="9062"/>
            </w:tabs>
            <w:rPr>
              <w:del w:id="270" w:author="MPH" w:date="2011-11-09T23:22:00Z"/>
              <w:noProof/>
              <w:sz w:val="22"/>
            </w:rPr>
          </w:pPr>
          <w:del w:id="271" w:author="MPH" w:date="2011-11-09T23:22:00Z">
            <w:r w:rsidRPr="008B0032" w:rsidDel="00E64F2D">
              <w:rPr>
                <w:noProof/>
              </w:rPr>
              <w:delText>3.3.3.</w:delText>
            </w:r>
            <w:r w:rsidDel="00E64F2D">
              <w:rPr>
                <w:noProof/>
                <w:sz w:val="22"/>
              </w:rPr>
              <w:tab/>
            </w:r>
            <w:r w:rsidRPr="008B0032" w:rsidDel="00E64F2D">
              <w:rPr>
                <w:noProof/>
              </w:rPr>
              <w:delText>Belastbarkeitstest</w:delText>
            </w:r>
            <w:r w:rsidDel="00E64F2D">
              <w:rPr>
                <w:noProof/>
                <w:webHidden/>
              </w:rPr>
              <w:tab/>
              <w:delText>10</w:delText>
            </w:r>
          </w:del>
        </w:p>
        <w:p w:rsidR="00C44441" w:rsidDel="00E64F2D" w:rsidRDefault="00C44441">
          <w:pPr>
            <w:pStyle w:val="Verzeichnis3"/>
            <w:tabs>
              <w:tab w:val="left" w:pos="1320"/>
              <w:tab w:val="right" w:leader="dot" w:pos="9062"/>
            </w:tabs>
            <w:rPr>
              <w:del w:id="272" w:author="MPH" w:date="2011-11-09T23:22:00Z"/>
              <w:noProof/>
              <w:sz w:val="22"/>
            </w:rPr>
          </w:pPr>
          <w:del w:id="273" w:author="MPH" w:date="2011-11-09T23:22:00Z">
            <w:r w:rsidRPr="008B0032" w:rsidDel="00E64F2D">
              <w:rPr>
                <w:noProof/>
              </w:rPr>
              <w:delText>3.3.4.</w:delText>
            </w:r>
            <w:r w:rsidDel="00E64F2D">
              <w:rPr>
                <w:noProof/>
                <w:sz w:val="22"/>
              </w:rPr>
              <w:tab/>
            </w:r>
            <w:r w:rsidRPr="008B0032" w:rsidDel="00E64F2D">
              <w:rPr>
                <w:noProof/>
              </w:rPr>
              <w:delText>Fehlersuche</w:delText>
            </w:r>
            <w:r w:rsidDel="00E64F2D">
              <w:rPr>
                <w:noProof/>
                <w:webHidden/>
              </w:rPr>
              <w:tab/>
              <w:delText>10</w:delText>
            </w:r>
          </w:del>
        </w:p>
        <w:p w:rsidR="00C44441" w:rsidDel="00E64F2D" w:rsidRDefault="00C44441">
          <w:pPr>
            <w:pStyle w:val="Verzeichnis3"/>
            <w:tabs>
              <w:tab w:val="left" w:pos="1320"/>
              <w:tab w:val="right" w:leader="dot" w:pos="9062"/>
            </w:tabs>
            <w:rPr>
              <w:del w:id="274" w:author="MPH" w:date="2011-11-09T23:22:00Z"/>
              <w:noProof/>
              <w:sz w:val="22"/>
            </w:rPr>
          </w:pPr>
          <w:del w:id="275" w:author="MPH" w:date="2011-11-09T23:22:00Z">
            <w:r w:rsidRPr="008B0032" w:rsidDel="00E64F2D">
              <w:rPr>
                <w:noProof/>
              </w:rPr>
              <w:delText>3.3.5.</w:delText>
            </w:r>
            <w:r w:rsidDel="00E64F2D">
              <w:rPr>
                <w:noProof/>
                <w:sz w:val="22"/>
              </w:rPr>
              <w:tab/>
            </w:r>
            <w:r w:rsidRPr="008B0032" w:rsidDel="00E64F2D">
              <w:rPr>
                <w:noProof/>
              </w:rPr>
              <w:delText>Testbericht</w:delText>
            </w:r>
            <w:r w:rsidDel="00E64F2D">
              <w:rPr>
                <w:noProof/>
                <w:webHidden/>
              </w:rPr>
              <w:tab/>
              <w:delText>10</w:delText>
            </w:r>
          </w:del>
        </w:p>
        <w:p w:rsidR="00C44441" w:rsidDel="00E64F2D" w:rsidRDefault="00C44441">
          <w:pPr>
            <w:pStyle w:val="Verzeichnis3"/>
            <w:tabs>
              <w:tab w:val="left" w:pos="1320"/>
              <w:tab w:val="right" w:leader="dot" w:pos="9062"/>
            </w:tabs>
            <w:rPr>
              <w:del w:id="276" w:author="MPH" w:date="2011-11-09T23:22:00Z"/>
              <w:noProof/>
              <w:sz w:val="22"/>
            </w:rPr>
          </w:pPr>
          <w:del w:id="277" w:author="MPH" w:date="2011-11-09T23:22:00Z">
            <w:r w:rsidRPr="008B0032" w:rsidDel="00E64F2D">
              <w:rPr>
                <w:noProof/>
              </w:rPr>
              <w:delText>3.3.6.</w:delText>
            </w:r>
            <w:r w:rsidDel="00E64F2D">
              <w:rPr>
                <w:noProof/>
                <w:sz w:val="22"/>
              </w:rPr>
              <w:tab/>
            </w:r>
            <w:r w:rsidRPr="008B0032" w:rsidDel="00E64F2D">
              <w:rPr>
                <w:noProof/>
              </w:rPr>
              <w:delText>Kundendemonstration</w:delText>
            </w:r>
            <w:r w:rsidDel="00E64F2D">
              <w:rPr>
                <w:noProof/>
                <w:webHidden/>
              </w:rPr>
              <w:tab/>
              <w:delText>10</w:delText>
            </w:r>
          </w:del>
        </w:p>
        <w:p w:rsidR="00C44441" w:rsidDel="00E64F2D" w:rsidRDefault="00C44441">
          <w:pPr>
            <w:pStyle w:val="Verzeichnis1"/>
            <w:rPr>
              <w:del w:id="278" w:author="MPH" w:date="2011-11-09T23:22:00Z"/>
              <w:sz w:val="22"/>
              <w:szCs w:val="22"/>
            </w:rPr>
          </w:pPr>
          <w:del w:id="279" w:author="MPH" w:date="2011-11-09T23:22:00Z">
            <w:r w:rsidRPr="008B0032" w:rsidDel="00E64F2D">
              <w:delText>4.</w:delText>
            </w:r>
            <w:r w:rsidDel="00E64F2D">
              <w:rPr>
                <w:sz w:val="22"/>
                <w:szCs w:val="22"/>
              </w:rPr>
              <w:tab/>
            </w:r>
            <w:r w:rsidRPr="008B0032" w:rsidDel="00E64F2D">
              <w:delText>Produktfunktionen</w:delText>
            </w:r>
            <w:r w:rsidDel="00E64F2D">
              <w:rPr>
                <w:webHidden/>
              </w:rPr>
              <w:tab/>
              <w:delText>11</w:delText>
            </w:r>
          </w:del>
        </w:p>
        <w:p w:rsidR="00C44441" w:rsidDel="00E64F2D" w:rsidRDefault="00C44441">
          <w:pPr>
            <w:pStyle w:val="Verzeichnis2"/>
            <w:tabs>
              <w:tab w:val="left" w:pos="880"/>
              <w:tab w:val="right" w:leader="dot" w:pos="9062"/>
            </w:tabs>
            <w:rPr>
              <w:del w:id="280" w:author="MPH" w:date="2011-11-09T23:22:00Z"/>
              <w:noProof/>
              <w:sz w:val="22"/>
            </w:rPr>
          </w:pPr>
          <w:del w:id="281" w:author="MPH" w:date="2011-11-09T23:22:00Z">
            <w:r w:rsidRPr="008B0032" w:rsidDel="00E64F2D">
              <w:rPr>
                <w:noProof/>
              </w:rPr>
              <w:delText>4.1.</w:delText>
            </w:r>
            <w:r w:rsidDel="00E64F2D">
              <w:rPr>
                <w:noProof/>
                <w:sz w:val="22"/>
              </w:rPr>
              <w:tab/>
            </w:r>
            <w:r w:rsidRPr="008B0032" w:rsidDel="00E64F2D">
              <w:rPr>
                <w:noProof/>
              </w:rPr>
              <w:delText>Use Cases – Übersicht</w:delText>
            </w:r>
            <w:r w:rsidDel="00E64F2D">
              <w:rPr>
                <w:noProof/>
                <w:webHidden/>
              </w:rPr>
              <w:tab/>
              <w:delText>11</w:delText>
            </w:r>
          </w:del>
        </w:p>
        <w:p w:rsidR="00C44441" w:rsidDel="00E64F2D" w:rsidRDefault="00C44441">
          <w:pPr>
            <w:pStyle w:val="Verzeichnis2"/>
            <w:tabs>
              <w:tab w:val="left" w:pos="880"/>
              <w:tab w:val="right" w:leader="dot" w:pos="9062"/>
            </w:tabs>
            <w:rPr>
              <w:del w:id="282" w:author="MPH" w:date="2011-11-09T23:22:00Z"/>
              <w:noProof/>
              <w:sz w:val="22"/>
            </w:rPr>
          </w:pPr>
          <w:del w:id="283" w:author="MPH" w:date="2011-11-09T23:22:00Z">
            <w:r w:rsidRPr="008B0032" w:rsidDel="00E64F2D">
              <w:rPr>
                <w:noProof/>
              </w:rPr>
              <w:delText>4.2.</w:delText>
            </w:r>
            <w:r w:rsidDel="00E64F2D">
              <w:rPr>
                <w:noProof/>
                <w:sz w:val="22"/>
              </w:rPr>
              <w:tab/>
            </w:r>
            <w:r w:rsidRPr="008B0032" w:rsidDel="00E64F2D">
              <w:rPr>
                <w:noProof/>
              </w:rPr>
              <w:delText>Beschreibung zu /LUC10/: Send Multicast</w:delText>
            </w:r>
            <w:r w:rsidDel="00E64F2D">
              <w:rPr>
                <w:noProof/>
                <w:webHidden/>
              </w:rPr>
              <w:tab/>
              <w:delText>11</w:delText>
            </w:r>
          </w:del>
        </w:p>
        <w:p w:rsidR="00C44441" w:rsidDel="00E64F2D" w:rsidRDefault="00C44441">
          <w:pPr>
            <w:pStyle w:val="Verzeichnis2"/>
            <w:tabs>
              <w:tab w:val="left" w:pos="880"/>
              <w:tab w:val="right" w:leader="dot" w:pos="9062"/>
            </w:tabs>
            <w:rPr>
              <w:del w:id="284" w:author="MPH" w:date="2011-11-09T23:22:00Z"/>
              <w:noProof/>
              <w:sz w:val="22"/>
            </w:rPr>
          </w:pPr>
          <w:del w:id="285" w:author="MPH" w:date="2011-11-09T23:22:00Z">
            <w:r w:rsidRPr="008B0032" w:rsidDel="00E64F2D">
              <w:rPr>
                <w:noProof/>
              </w:rPr>
              <w:delText>4.3.</w:delText>
            </w:r>
            <w:r w:rsidDel="00E64F2D">
              <w:rPr>
                <w:noProof/>
                <w:sz w:val="22"/>
              </w:rPr>
              <w:tab/>
            </w:r>
            <w:r w:rsidRPr="008B0032" w:rsidDel="00E64F2D">
              <w:rPr>
                <w:noProof/>
              </w:rPr>
              <w:delText>Beschreibung zu /LUC20/: Receive Multicast</w:delText>
            </w:r>
            <w:r w:rsidDel="00E64F2D">
              <w:rPr>
                <w:noProof/>
                <w:webHidden/>
              </w:rPr>
              <w:tab/>
              <w:delText>12</w:delText>
            </w:r>
          </w:del>
        </w:p>
        <w:p w:rsidR="00C44441" w:rsidDel="00E64F2D" w:rsidRDefault="00C44441">
          <w:pPr>
            <w:pStyle w:val="Verzeichnis2"/>
            <w:tabs>
              <w:tab w:val="left" w:pos="880"/>
              <w:tab w:val="right" w:leader="dot" w:pos="9062"/>
            </w:tabs>
            <w:rPr>
              <w:del w:id="286" w:author="MPH" w:date="2011-11-09T23:22:00Z"/>
              <w:noProof/>
              <w:sz w:val="22"/>
            </w:rPr>
          </w:pPr>
          <w:del w:id="287" w:author="MPH" w:date="2011-11-09T23:22:00Z">
            <w:r w:rsidRPr="008B0032" w:rsidDel="00E64F2D">
              <w:rPr>
                <w:noProof/>
              </w:rPr>
              <w:delText>4.4.</w:delText>
            </w:r>
            <w:r w:rsidDel="00E64F2D">
              <w:rPr>
                <w:noProof/>
                <w:sz w:val="22"/>
              </w:rPr>
              <w:tab/>
            </w:r>
            <w:r w:rsidRPr="008B0032" w:rsidDel="00E64F2D">
              <w:rPr>
                <w:noProof/>
              </w:rPr>
              <w:delText>Beschreibung zu /LUC30/: Analyse Multicast</w:delText>
            </w:r>
            <w:r w:rsidDel="00E64F2D">
              <w:rPr>
                <w:noProof/>
                <w:webHidden/>
              </w:rPr>
              <w:tab/>
              <w:delText>13</w:delText>
            </w:r>
          </w:del>
        </w:p>
        <w:p w:rsidR="00C44441" w:rsidDel="00E64F2D" w:rsidRDefault="00C44441">
          <w:pPr>
            <w:pStyle w:val="Verzeichnis2"/>
            <w:tabs>
              <w:tab w:val="left" w:pos="880"/>
              <w:tab w:val="right" w:leader="dot" w:pos="9062"/>
            </w:tabs>
            <w:rPr>
              <w:del w:id="288" w:author="MPH" w:date="2011-11-09T23:22:00Z"/>
              <w:noProof/>
              <w:sz w:val="22"/>
            </w:rPr>
          </w:pPr>
          <w:del w:id="289" w:author="MPH" w:date="2011-11-09T23:22:00Z">
            <w:r w:rsidRPr="008B0032" w:rsidDel="00E64F2D">
              <w:rPr>
                <w:noProof/>
              </w:rPr>
              <w:delText>4.5.</w:delText>
            </w:r>
            <w:r w:rsidDel="00E64F2D">
              <w:rPr>
                <w:noProof/>
                <w:sz w:val="22"/>
              </w:rPr>
              <w:tab/>
            </w:r>
            <w:r w:rsidRPr="008B0032" w:rsidDel="00E64F2D">
              <w:rPr>
                <w:noProof/>
              </w:rPr>
              <w:delText>Beschreibung zu /LUC40/: Configure Settings</w:delText>
            </w:r>
            <w:r w:rsidDel="00E64F2D">
              <w:rPr>
                <w:noProof/>
                <w:webHidden/>
              </w:rPr>
              <w:tab/>
              <w:delText>13</w:delText>
            </w:r>
          </w:del>
        </w:p>
        <w:p w:rsidR="00C44441" w:rsidDel="00E64F2D" w:rsidRDefault="00C44441">
          <w:pPr>
            <w:pStyle w:val="Verzeichnis3"/>
            <w:tabs>
              <w:tab w:val="left" w:pos="1320"/>
              <w:tab w:val="right" w:leader="dot" w:pos="9062"/>
            </w:tabs>
            <w:rPr>
              <w:del w:id="290" w:author="MPH" w:date="2011-11-09T23:22:00Z"/>
              <w:noProof/>
              <w:sz w:val="22"/>
            </w:rPr>
          </w:pPr>
          <w:del w:id="291" w:author="MPH" w:date="2011-11-09T23:22:00Z">
            <w:r w:rsidRPr="008B0032" w:rsidDel="00E64F2D">
              <w:rPr>
                <w:noProof/>
              </w:rPr>
              <w:delText>4.5.1.</w:delText>
            </w:r>
            <w:r w:rsidDel="00E64F2D">
              <w:rPr>
                <w:noProof/>
                <w:sz w:val="22"/>
              </w:rPr>
              <w:tab/>
            </w:r>
            <w:r w:rsidRPr="008B0032" w:rsidDel="00E64F2D">
              <w:rPr>
                <w:noProof/>
              </w:rPr>
              <w:delText>Beschreibung zu /LUC41/: Save Configuration File</w:delText>
            </w:r>
            <w:r w:rsidDel="00E64F2D">
              <w:rPr>
                <w:noProof/>
                <w:webHidden/>
              </w:rPr>
              <w:tab/>
              <w:delText>15</w:delText>
            </w:r>
          </w:del>
        </w:p>
        <w:p w:rsidR="00C44441" w:rsidDel="00E64F2D" w:rsidRDefault="00C44441">
          <w:pPr>
            <w:pStyle w:val="Verzeichnis3"/>
            <w:tabs>
              <w:tab w:val="left" w:pos="1320"/>
              <w:tab w:val="right" w:leader="dot" w:pos="9062"/>
            </w:tabs>
            <w:rPr>
              <w:del w:id="292" w:author="MPH" w:date="2011-11-09T23:22:00Z"/>
              <w:noProof/>
              <w:sz w:val="22"/>
            </w:rPr>
          </w:pPr>
          <w:del w:id="293" w:author="MPH" w:date="2011-11-09T23:22:00Z">
            <w:r w:rsidRPr="008B0032" w:rsidDel="00E64F2D">
              <w:rPr>
                <w:noProof/>
              </w:rPr>
              <w:delText>4.5.2.</w:delText>
            </w:r>
            <w:r w:rsidDel="00E64F2D">
              <w:rPr>
                <w:noProof/>
                <w:sz w:val="22"/>
              </w:rPr>
              <w:tab/>
            </w:r>
            <w:r w:rsidRPr="008B0032" w:rsidDel="00E64F2D">
              <w:rPr>
                <w:noProof/>
              </w:rPr>
              <w:delText>Beschreibung zu /LUC42/: Load Configuration File</w:delText>
            </w:r>
            <w:r w:rsidDel="00E64F2D">
              <w:rPr>
                <w:noProof/>
                <w:webHidden/>
              </w:rPr>
              <w:tab/>
              <w:delText>16</w:delText>
            </w:r>
          </w:del>
        </w:p>
        <w:p w:rsidR="00C44441" w:rsidDel="00E64F2D" w:rsidRDefault="00C44441">
          <w:pPr>
            <w:pStyle w:val="Verzeichnis3"/>
            <w:tabs>
              <w:tab w:val="left" w:pos="1320"/>
              <w:tab w:val="right" w:leader="dot" w:pos="9062"/>
            </w:tabs>
            <w:rPr>
              <w:del w:id="294" w:author="MPH" w:date="2011-11-09T23:22:00Z"/>
              <w:noProof/>
              <w:sz w:val="22"/>
            </w:rPr>
          </w:pPr>
          <w:del w:id="295" w:author="MPH" w:date="2011-11-09T23:22:00Z">
            <w:r w:rsidRPr="008B0032" w:rsidDel="00E64F2D">
              <w:rPr>
                <w:noProof/>
              </w:rPr>
              <w:lastRenderedPageBreak/>
              <w:delText>4.5.3.</w:delText>
            </w:r>
            <w:r w:rsidDel="00E64F2D">
              <w:rPr>
                <w:noProof/>
                <w:sz w:val="22"/>
              </w:rPr>
              <w:tab/>
            </w:r>
            <w:r w:rsidRPr="008B0032" w:rsidDel="00E64F2D">
              <w:rPr>
                <w:noProof/>
              </w:rPr>
              <w:delText>Beschreibung zu /LUC43/: Set/Delete Multicast Group Membership</w:delText>
            </w:r>
            <w:r w:rsidDel="00E64F2D">
              <w:rPr>
                <w:noProof/>
                <w:webHidden/>
              </w:rPr>
              <w:tab/>
              <w:delText>17</w:delText>
            </w:r>
          </w:del>
        </w:p>
        <w:p w:rsidR="00C44441" w:rsidDel="00E64F2D" w:rsidRDefault="00C44441">
          <w:pPr>
            <w:pStyle w:val="Verzeichnis3"/>
            <w:tabs>
              <w:tab w:val="left" w:pos="1320"/>
              <w:tab w:val="right" w:leader="dot" w:pos="9062"/>
            </w:tabs>
            <w:rPr>
              <w:del w:id="296" w:author="MPH" w:date="2011-11-09T23:22:00Z"/>
              <w:noProof/>
              <w:sz w:val="22"/>
            </w:rPr>
          </w:pPr>
          <w:del w:id="297" w:author="MPH" w:date="2011-11-09T23:22:00Z">
            <w:r w:rsidRPr="008B0032" w:rsidDel="00E64F2D">
              <w:rPr>
                <w:noProof/>
              </w:rPr>
              <w:delText>4.5.4.</w:delText>
            </w:r>
            <w:r w:rsidDel="00E64F2D">
              <w:rPr>
                <w:noProof/>
                <w:sz w:val="22"/>
              </w:rPr>
              <w:tab/>
            </w:r>
            <w:r w:rsidRPr="008B0032" w:rsidDel="00E64F2D">
              <w:rPr>
                <w:noProof/>
              </w:rPr>
              <w:delText>Beschreibung zu /LUC44/: Activate/Deactivate Multicast Group</w:delText>
            </w:r>
            <w:r w:rsidDel="00E64F2D">
              <w:rPr>
                <w:noProof/>
                <w:webHidden/>
              </w:rPr>
              <w:tab/>
              <w:delText>18</w:delText>
            </w:r>
          </w:del>
        </w:p>
        <w:p w:rsidR="00C44441" w:rsidDel="00E64F2D" w:rsidRDefault="00C44441">
          <w:pPr>
            <w:pStyle w:val="Verzeichnis3"/>
            <w:tabs>
              <w:tab w:val="left" w:pos="1320"/>
              <w:tab w:val="right" w:leader="dot" w:pos="9062"/>
            </w:tabs>
            <w:rPr>
              <w:del w:id="298" w:author="MPH" w:date="2011-11-09T23:22:00Z"/>
              <w:noProof/>
              <w:sz w:val="22"/>
            </w:rPr>
          </w:pPr>
          <w:del w:id="299" w:author="MPH" w:date="2011-11-09T23:22:00Z">
            <w:r w:rsidRPr="008B0032" w:rsidDel="00E64F2D">
              <w:rPr>
                <w:noProof/>
              </w:rPr>
              <w:delText>4.5.5.</w:delText>
            </w:r>
            <w:r w:rsidDel="00E64F2D">
              <w:rPr>
                <w:noProof/>
                <w:sz w:val="22"/>
              </w:rPr>
              <w:tab/>
            </w:r>
            <w:r w:rsidRPr="008B0032" w:rsidDel="00E64F2D">
              <w:rPr>
                <w:noProof/>
              </w:rPr>
              <w:delText>Beschreibung zu /LUC45/: Configure Server Settings</w:delText>
            </w:r>
            <w:r w:rsidDel="00E64F2D">
              <w:rPr>
                <w:noProof/>
                <w:webHidden/>
              </w:rPr>
              <w:tab/>
              <w:delText>20</w:delText>
            </w:r>
          </w:del>
        </w:p>
        <w:p w:rsidR="00C44441" w:rsidDel="00E64F2D" w:rsidRDefault="00C44441">
          <w:pPr>
            <w:pStyle w:val="Verzeichnis3"/>
            <w:tabs>
              <w:tab w:val="left" w:pos="1320"/>
              <w:tab w:val="right" w:leader="dot" w:pos="9062"/>
            </w:tabs>
            <w:rPr>
              <w:del w:id="300" w:author="MPH" w:date="2011-11-09T23:22:00Z"/>
              <w:noProof/>
              <w:sz w:val="22"/>
            </w:rPr>
          </w:pPr>
          <w:del w:id="301" w:author="MPH" w:date="2011-11-09T23:22:00Z">
            <w:r w:rsidRPr="008B0032" w:rsidDel="00E64F2D">
              <w:rPr>
                <w:noProof/>
              </w:rPr>
              <w:delText>4.5.6.</w:delText>
            </w:r>
            <w:r w:rsidDel="00E64F2D">
              <w:rPr>
                <w:noProof/>
                <w:sz w:val="22"/>
              </w:rPr>
              <w:tab/>
            </w:r>
            <w:r w:rsidRPr="008B0032" w:rsidDel="00E64F2D">
              <w:rPr>
                <w:noProof/>
              </w:rPr>
              <w:delText>Beschreibung zu /LUC46/: Configure Language Settings</w:delText>
            </w:r>
            <w:r w:rsidDel="00E64F2D">
              <w:rPr>
                <w:noProof/>
                <w:webHidden/>
              </w:rPr>
              <w:tab/>
              <w:delText>21</w:delText>
            </w:r>
          </w:del>
        </w:p>
        <w:p w:rsidR="00C44441" w:rsidDel="00E64F2D" w:rsidRDefault="00C44441">
          <w:pPr>
            <w:pStyle w:val="Verzeichnis2"/>
            <w:tabs>
              <w:tab w:val="left" w:pos="880"/>
              <w:tab w:val="right" w:leader="dot" w:pos="9062"/>
            </w:tabs>
            <w:rPr>
              <w:del w:id="302" w:author="MPH" w:date="2011-11-09T23:22:00Z"/>
              <w:noProof/>
              <w:sz w:val="22"/>
            </w:rPr>
          </w:pPr>
          <w:del w:id="303" w:author="MPH" w:date="2011-11-09T23:22:00Z">
            <w:r w:rsidRPr="008B0032" w:rsidDel="00E64F2D">
              <w:rPr>
                <w:noProof/>
              </w:rPr>
              <w:delText>4.6.</w:delText>
            </w:r>
            <w:r w:rsidDel="00E64F2D">
              <w:rPr>
                <w:noProof/>
                <w:sz w:val="22"/>
              </w:rPr>
              <w:tab/>
            </w:r>
            <w:r w:rsidRPr="008B0032" w:rsidDel="00E64F2D">
              <w:rPr>
                <w:noProof/>
              </w:rPr>
              <w:delText>Beschreibung zu /LUC50/: Multi-Instance-Ability</w:delText>
            </w:r>
            <w:r w:rsidDel="00E64F2D">
              <w:rPr>
                <w:noProof/>
                <w:webHidden/>
              </w:rPr>
              <w:tab/>
              <w:delText>22</w:delText>
            </w:r>
          </w:del>
        </w:p>
        <w:p w:rsidR="00C44441" w:rsidDel="00E64F2D" w:rsidRDefault="00C44441">
          <w:pPr>
            <w:pStyle w:val="Verzeichnis2"/>
            <w:tabs>
              <w:tab w:val="left" w:pos="880"/>
              <w:tab w:val="right" w:leader="dot" w:pos="9062"/>
            </w:tabs>
            <w:rPr>
              <w:del w:id="304" w:author="MPH" w:date="2011-11-09T23:22:00Z"/>
              <w:noProof/>
              <w:sz w:val="22"/>
            </w:rPr>
          </w:pPr>
          <w:del w:id="305" w:author="MPH" w:date="2011-11-09T23:22:00Z">
            <w:r w:rsidRPr="008B0032" w:rsidDel="00E64F2D">
              <w:rPr>
                <w:noProof/>
              </w:rPr>
              <w:delText>4.7.</w:delText>
            </w:r>
            <w:r w:rsidDel="00E64F2D">
              <w:rPr>
                <w:noProof/>
                <w:sz w:val="22"/>
              </w:rPr>
              <w:tab/>
            </w:r>
            <w:r w:rsidRPr="008B0032" w:rsidDel="00E64F2D">
              <w:rPr>
                <w:noProof/>
              </w:rPr>
              <w:delText>Beschreibung zu /LUC60/: Functional Testing</w:delText>
            </w:r>
            <w:r w:rsidDel="00E64F2D">
              <w:rPr>
                <w:noProof/>
                <w:webHidden/>
              </w:rPr>
              <w:tab/>
              <w:delText>24</w:delText>
            </w:r>
          </w:del>
        </w:p>
        <w:p w:rsidR="00C44441" w:rsidDel="00E64F2D" w:rsidRDefault="00C44441">
          <w:pPr>
            <w:pStyle w:val="Verzeichnis1"/>
            <w:rPr>
              <w:del w:id="306" w:author="MPH" w:date="2011-11-09T23:22:00Z"/>
              <w:sz w:val="22"/>
              <w:szCs w:val="22"/>
            </w:rPr>
          </w:pPr>
          <w:del w:id="307" w:author="MPH" w:date="2011-11-09T23:22:00Z">
            <w:r w:rsidRPr="008B0032" w:rsidDel="00E64F2D">
              <w:delText>5.</w:delText>
            </w:r>
            <w:r w:rsidDel="00E64F2D">
              <w:rPr>
                <w:sz w:val="22"/>
                <w:szCs w:val="22"/>
              </w:rPr>
              <w:tab/>
            </w:r>
            <w:r w:rsidRPr="008B0032" w:rsidDel="00E64F2D">
              <w:delText>Produktcharakteristiken</w:delText>
            </w:r>
            <w:r w:rsidDel="00E64F2D">
              <w:rPr>
                <w:webHidden/>
              </w:rPr>
              <w:tab/>
              <w:delText>26</w:delText>
            </w:r>
          </w:del>
        </w:p>
        <w:p w:rsidR="00C44441" w:rsidDel="00E64F2D" w:rsidRDefault="00C44441">
          <w:pPr>
            <w:pStyle w:val="Verzeichnis2"/>
            <w:tabs>
              <w:tab w:val="left" w:pos="880"/>
              <w:tab w:val="right" w:leader="dot" w:pos="9062"/>
            </w:tabs>
            <w:rPr>
              <w:del w:id="308" w:author="MPH" w:date="2011-11-09T23:22:00Z"/>
              <w:noProof/>
              <w:sz w:val="22"/>
            </w:rPr>
          </w:pPr>
          <w:del w:id="309" w:author="MPH" w:date="2011-11-09T23:22:00Z">
            <w:r w:rsidRPr="008B0032" w:rsidDel="00E64F2D">
              <w:rPr>
                <w:noProof/>
              </w:rPr>
              <w:delText>5.1.</w:delText>
            </w:r>
            <w:r w:rsidDel="00E64F2D">
              <w:rPr>
                <w:noProof/>
                <w:sz w:val="22"/>
              </w:rPr>
              <w:tab/>
            </w:r>
            <w:r w:rsidRPr="008B0032" w:rsidDel="00E64F2D">
              <w:rPr>
                <w:noProof/>
              </w:rPr>
              <w:delText>Systemumgebung</w:delText>
            </w:r>
            <w:r w:rsidDel="00E64F2D">
              <w:rPr>
                <w:noProof/>
                <w:webHidden/>
              </w:rPr>
              <w:tab/>
              <w:delText>26</w:delText>
            </w:r>
          </w:del>
        </w:p>
        <w:p w:rsidR="00C44441" w:rsidDel="00E64F2D" w:rsidRDefault="00C44441">
          <w:pPr>
            <w:pStyle w:val="Verzeichnis2"/>
            <w:tabs>
              <w:tab w:val="left" w:pos="880"/>
              <w:tab w:val="right" w:leader="dot" w:pos="9062"/>
            </w:tabs>
            <w:rPr>
              <w:del w:id="310" w:author="MPH" w:date="2011-11-09T23:22:00Z"/>
              <w:noProof/>
              <w:sz w:val="22"/>
            </w:rPr>
          </w:pPr>
          <w:del w:id="311" w:author="MPH" w:date="2011-11-09T23:22:00Z">
            <w:r w:rsidRPr="008B0032" w:rsidDel="00E64F2D">
              <w:rPr>
                <w:noProof/>
              </w:rPr>
              <w:delText>5.2.</w:delText>
            </w:r>
            <w:r w:rsidDel="00E64F2D">
              <w:rPr>
                <w:noProof/>
                <w:sz w:val="22"/>
              </w:rPr>
              <w:tab/>
            </w:r>
            <w:r w:rsidRPr="008B0032" w:rsidDel="00E64F2D">
              <w:rPr>
                <w:noProof/>
              </w:rPr>
              <w:delText>Hardwareumgebung</w:delText>
            </w:r>
            <w:r w:rsidDel="00E64F2D">
              <w:rPr>
                <w:noProof/>
                <w:webHidden/>
              </w:rPr>
              <w:tab/>
              <w:delText>27</w:delText>
            </w:r>
          </w:del>
        </w:p>
        <w:p w:rsidR="00C44441" w:rsidDel="00E64F2D" w:rsidRDefault="00C44441">
          <w:pPr>
            <w:pStyle w:val="Verzeichnis2"/>
            <w:tabs>
              <w:tab w:val="left" w:pos="880"/>
              <w:tab w:val="right" w:leader="dot" w:pos="9062"/>
            </w:tabs>
            <w:rPr>
              <w:del w:id="312" w:author="MPH" w:date="2011-11-09T23:22:00Z"/>
              <w:noProof/>
              <w:sz w:val="22"/>
            </w:rPr>
          </w:pPr>
          <w:del w:id="313" w:author="MPH" w:date="2011-11-09T23:22:00Z">
            <w:r w:rsidRPr="008B0032" w:rsidDel="00E64F2D">
              <w:rPr>
                <w:noProof/>
              </w:rPr>
              <w:delText>5.3.</w:delText>
            </w:r>
            <w:r w:rsidDel="00E64F2D">
              <w:rPr>
                <w:noProof/>
                <w:sz w:val="22"/>
              </w:rPr>
              <w:tab/>
            </w:r>
            <w:r w:rsidRPr="008B0032" w:rsidDel="00E64F2D">
              <w:rPr>
                <w:noProof/>
              </w:rPr>
              <w:delText>Softwareumgebung</w:delText>
            </w:r>
            <w:r w:rsidDel="00E64F2D">
              <w:rPr>
                <w:noProof/>
                <w:webHidden/>
              </w:rPr>
              <w:tab/>
              <w:delText>27</w:delText>
            </w:r>
          </w:del>
        </w:p>
        <w:p w:rsidR="00C44441" w:rsidDel="00E64F2D" w:rsidRDefault="00C44441">
          <w:pPr>
            <w:pStyle w:val="Verzeichnis1"/>
            <w:rPr>
              <w:del w:id="314" w:author="MPH" w:date="2011-11-09T23:22:00Z"/>
              <w:sz w:val="22"/>
              <w:szCs w:val="22"/>
            </w:rPr>
          </w:pPr>
          <w:del w:id="315" w:author="MPH" w:date="2011-11-09T23:22:00Z">
            <w:r w:rsidRPr="008B0032" w:rsidDel="00E64F2D">
              <w:delText>6.</w:delText>
            </w:r>
            <w:r w:rsidDel="00E64F2D">
              <w:rPr>
                <w:sz w:val="22"/>
                <w:szCs w:val="22"/>
              </w:rPr>
              <w:tab/>
            </w:r>
            <w:r w:rsidRPr="008B0032" w:rsidDel="00E64F2D">
              <w:delText>Anhang</w:delText>
            </w:r>
            <w:r w:rsidDel="00E64F2D">
              <w:rPr>
                <w:webHidden/>
              </w:rPr>
              <w:tab/>
              <w:delText>27</w:delText>
            </w:r>
          </w:del>
        </w:p>
        <w:p w:rsidR="00C44441" w:rsidDel="00E64F2D" w:rsidRDefault="00C44441">
          <w:pPr>
            <w:pStyle w:val="Verzeichnis2"/>
            <w:tabs>
              <w:tab w:val="left" w:pos="880"/>
              <w:tab w:val="right" w:leader="dot" w:pos="9062"/>
            </w:tabs>
            <w:rPr>
              <w:del w:id="316" w:author="MPH" w:date="2011-11-09T23:22:00Z"/>
              <w:noProof/>
              <w:sz w:val="22"/>
            </w:rPr>
          </w:pPr>
          <w:del w:id="317" w:author="MPH" w:date="2011-11-09T23:22:00Z">
            <w:r w:rsidRPr="008B0032" w:rsidDel="00E64F2D">
              <w:rPr>
                <w:noProof/>
              </w:rPr>
              <w:delText>6.1.</w:delText>
            </w:r>
            <w:r w:rsidDel="00E64F2D">
              <w:rPr>
                <w:noProof/>
                <w:sz w:val="22"/>
              </w:rPr>
              <w:tab/>
            </w:r>
            <w:r w:rsidRPr="008B0032" w:rsidDel="00E64F2D">
              <w:rPr>
                <w:noProof/>
              </w:rPr>
              <w:delText>Multiple MAC Registration Protocol</w:delText>
            </w:r>
            <w:r w:rsidDel="00E64F2D">
              <w:rPr>
                <w:noProof/>
                <w:webHidden/>
              </w:rPr>
              <w:tab/>
              <w:delText>27</w:delText>
            </w:r>
          </w:del>
        </w:p>
        <w:p w:rsidR="00C44441" w:rsidDel="00E64F2D" w:rsidRDefault="00C44441">
          <w:pPr>
            <w:pStyle w:val="Verzeichnis2"/>
            <w:tabs>
              <w:tab w:val="left" w:pos="880"/>
              <w:tab w:val="right" w:leader="dot" w:pos="9062"/>
            </w:tabs>
            <w:rPr>
              <w:del w:id="318" w:author="MPH" w:date="2011-11-09T23:22:00Z"/>
              <w:noProof/>
              <w:sz w:val="22"/>
            </w:rPr>
          </w:pPr>
          <w:del w:id="319" w:author="MPH" w:date="2011-11-09T23:22:00Z">
            <w:r w:rsidRPr="008B0032" w:rsidDel="00E64F2D">
              <w:rPr>
                <w:noProof/>
              </w:rPr>
              <w:delText>6.2.</w:delText>
            </w:r>
            <w:r w:rsidDel="00E64F2D">
              <w:rPr>
                <w:noProof/>
                <w:sz w:val="22"/>
              </w:rPr>
              <w:tab/>
            </w:r>
            <w:r w:rsidRPr="008B0032" w:rsidDel="00E64F2D">
              <w:rPr>
                <w:noProof/>
              </w:rPr>
              <w:delText>Testframework STAF/STAX</w:delText>
            </w:r>
            <w:r w:rsidDel="00E64F2D">
              <w:rPr>
                <w:noProof/>
                <w:webHidden/>
              </w:rPr>
              <w:tab/>
              <w:delText>28</w:delText>
            </w:r>
          </w:del>
        </w:p>
        <w:p w:rsidR="00C44441" w:rsidDel="00E64F2D" w:rsidRDefault="00C44441">
          <w:pPr>
            <w:pStyle w:val="Verzeichnis3"/>
            <w:tabs>
              <w:tab w:val="left" w:pos="1320"/>
              <w:tab w:val="right" w:leader="dot" w:pos="9062"/>
            </w:tabs>
            <w:rPr>
              <w:del w:id="320" w:author="MPH" w:date="2011-11-09T23:22:00Z"/>
              <w:noProof/>
              <w:sz w:val="22"/>
            </w:rPr>
          </w:pPr>
          <w:del w:id="321" w:author="MPH" w:date="2011-11-09T23:22:00Z">
            <w:r w:rsidRPr="008B0032" w:rsidDel="00E64F2D">
              <w:rPr>
                <w:noProof/>
              </w:rPr>
              <w:delText>6.2.1.</w:delText>
            </w:r>
            <w:r w:rsidDel="00E64F2D">
              <w:rPr>
                <w:noProof/>
                <w:sz w:val="22"/>
              </w:rPr>
              <w:tab/>
            </w:r>
            <w:r w:rsidRPr="008B0032" w:rsidDel="00E64F2D">
              <w:rPr>
                <w:noProof/>
              </w:rPr>
              <w:delText>STAF</w:delText>
            </w:r>
            <w:r w:rsidDel="00E64F2D">
              <w:rPr>
                <w:noProof/>
                <w:webHidden/>
              </w:rPr>
              <w:tab/>
              <w:delText>28</w:delText>
            </w:r>
          </w:del>
        </w:p>
        <w:p w:rsidR="00C44441" w:rsidDel="00E64F2D" w:rsidRDefault="00C44441">
          <w:pPr>
            <w:pStyle w:val="Verzeichnis2"/>
            <w:tabs>
              <w:tab w:val="left" w:pos="880"/>
              <w:tab w:val="right" w:leader="dot" w:pos="9062"/>
            </w:tabs>
            <w:rPr>
              <w:del w:id="322" w:author="MPH" w:date="2011-11-09T23:22:00Z"/>
              <w:noProof/>
              <w:sz w:val="22"/>
            </w:rPr>
          </w:pPr>
          <w:del w:id="323" w:author="MPH" w:date="2011-11-09T23:22:00Z">
            <w:r w:rsidRPr="008B0032" w:rsidDel="00E64F2D">
              <w:rPr>
                <w:noProof/>
              </w:rPr>
              <w:delText>6.3.</w:delText>
            </w:r>
            <w:r w:rsidDel="00E64F2D">
              <w:rPr>
                <w:noProof/>
                <w:sz w:val="22"/>
              </w:rPr>
              <w:tab/>
            </w:r>
            <w:r w:rsidRPr="008B0032" w:rsidDel="00E64F2D">
              <w:rPr>
                <w:noProof/>
              </w:rPr>
              <w:delText>STAX</w:delText>
            </w:r>
            <w:r w:rsidDel="00E64F2D">
              <w:rPr>
                <w:noProof/>
                <w:webHidden/>
              </w:rPr>
              <w:tab/>
              <w:delText>30</w:delText>
            </w:r>
          </w:del>
        </w:p>
        <w:p w:rsidR="00C44441" w:rsidDel="00E64F2D" w:rsidRDefault="00C44441">
          <w:pPr>
            <w:pStyle w:val="Verzeichnis1"/>
            <w:rPr>
              <w:del w:id="324" w:author="MPH" w:date="2011-11-09T23:22:00Z"/>
              <w:sz w:val="22"/>
              <w:szCs w:val="22"/>
            </w:rPr>
          </w:pPr>
          <w:del w:id="325" w:author="MPH" w:date="2011-11-09T23:22:00Z">
            <w:r w:rsidRPr="008B0032" w:rsidDel="00E64F2D">
              <w:delText>Dokumentversionen</w:delText>
            </w:r>
            <w:r w:rsidDel="00E64F2D">
              <w:rPr>
                <w:webHidden/>
              </w:rPr>
              <w:tab/>
              <w:delText>32</w:delText>
            </w:r>
          </w:del>
        </w:p>
        <w:p w:rsidR="00510BC3" w:rsidRDefault="00B613EA" w:rsidP="00934449">
          <w:r>
            <w:fldChar w:fldCharType="end"/>
          </w:r>
        </w:p>
      </w:sdtContent>
    </w:sdt>
    <w:p w:rsidR="00CD02A6" w:rsidRDefault="00CD02A6">
      <w:pPr>
        <w:rPr>
          <w:rFonts w:asciiTheme="majorHAnsi" w:eastAsiaTheme="majorEastAsia" w:hAnsiTheme="majorHAnsi" w:cstheme="majorBidi"/>
          <w:b/>
          <w:bCs/>
          <w:color w:val="C00000"/>
          <w:sz w:val="28"/>
          <w:szCs w:val="28"/>
        </w:rPr>
      </w:pPr>
      <w:r>
        <w:br w:type="page"/>
      </w:r>
    </w:p>
    <w:p w:rsidR="000A099F" w:rsidRDefault="000A099F" w:rsidP="00934449">
      <w:pPr>
        <w:pStyle w:val="berschrift1"/>
        <w:numPr>
          <w:ilvl w:val="0"/>
          <w:numId w:val="3"/>
        </w:numPr>
      </w:pPr>
      <w:bookmarkStart w:id="326" w:name="_Toc308644278"/>
      <w:r>
        <w:lastRenderedPageBreak/>
        <w:t>Einleitung</w:t>
      </w:r>
      <w:bookmarkEnd w:id="326"/>
    </w:p>
    <w:p w:rsidR="00C15B8E" w:rsidRPr="00C15B8E" w:rsidRDefault="00C15B8E" w:rsidP="00934449"/>
    <w:p w:rsidR="000A099F" w:rsidRDefault="000A099F" w:rsidP="00D4561E">
      <w:pPr>
        <w:jc w:val="both"/>
      </w:pPr>
      <w:del w:id="327" w:author="Jonas" w:date="2011-11-06T22:18:00Z">
        <w:r w:rsidDel="00CD02A6">
          <w:delText>Dieses Dokument</w:delText>
        </w:r>
      </w:del>
      <w:ins w:id="328" w:author="Jonas" w:date="2011-11-06T22:18:00Z">
        <w:r w:rsidR="00CD02A6">
          <w:t>In diesem Dokument</w:t>
        </w:r>
      </w:ins>
      <w:r>
        <w:t xml:space="preserve"> (System Requirements Specification / Pflichtenheft) </w:t>
      </w:r>
      <w:r w:rsidR="00CD02A6">
        <w:t>wird näher beschrieben</w:t>
      </w:r>
      <w:r>
        <w:t xml:space="preserve">, </w:t>
      </w:r>
      <w:r w:rsidRPr="000A099F">
        <w:rPr>
          <w:i/>
        </w:rPr>
        <w:t>wie</w:t>
      </w:r>
      <w:r>
        <w:t xml:space="preserve"> die </w:t>
      </w:r>
      <w:del w:id="329" w:author="Jonas" w:date="2011-11-06T22:22:00Z">
        <w:r w:rsidDel="00CD02A6">
          <w:delText xml:space="preserve">zu </w:delText>
        </w:r>
      </w:del>
      <w:r>
        <w:t>vereinbarten Aufgaben zwischen Auftragnehmer und Auftraggeber zu erledigen sind.</w:t>
      </w:r>
    </w:p>
    <w:p w:rsidR="00171D26" w:rsidRDefault="00171D26" w:rsidP="00D4561E">
      <w:pPr>
        <w:jc w:val="both"/>
      </w:pPr>
      <w:r>
        <w:t xml:space="preserve">Es beinhaltet zum einen </w:t>
      </w:r>
      <w:del w:id="330" w:author="Jonas" w:date="2011-11-06T22:23:00Z">
        <w:r w:rsidDel="00CD02A6">
          <w:delText xml:space="preserve">das </w:delText>
        </w:r>
      </w:del>
      <w:ins w:id="331" w:author="Jonas" w:date="2011-11-06T22:23:00Z">
        <w:r w:rsidR="00CD02A6">
          <w:t xml:space="preserve">die </w:t>
        </w:r>
      </w:ins>
      <w:r>
        <w:t>Erfass</w:t>
      </w:r>
      <w:del w:id="332" w:author="Jonas" w:date="2011-11-06T22:23:00Z">
        <w:r w:rsidDel="00CD02A6">
          <w:delText>en</w:delText>
        </w:r>
      </w:del>
      <w:ins w:id="333" w:author="Jonas" w:date="2011-11-06T22:23:00Z">
        <w:r w:rsidR="00CD02A6">
          <w:t>ung</w:t>
        </w:r>
      </w:ins>
      <w:r>
        <w:t xml:space="preserve"> des Problembereiches</w:t>
      </w:r>
      <w:r w:rsidR="00A55BA8">
        <w:t>,</w:t>
      </w:r>
      <w:r>
        <w:t xml:space="preserve"> sowie der Geschäftsprozesse des Auftraggebers</w:t>
      </w:r>
      <w:ins w:id="334" w:author="Jonas" w:date="2011-11-06T22:24:00Z">
        <w:r w:rsidR="00CD02A6">
          <w:t>.</w:t>
        </w:r>
      </w:ins>
      <w:del w:id="335" w:author="Jonas" w:date="2011-11-06T22:24:00Z">
        <w:r w:rsidR="00A55BA8" w:rsidDel="00CD02A6">
          <w:delText>,</w:delText>
        </w:r>
        <w:r w:rsidDel="00CD02A6">
          <w:delText xml:space="preserve"> als</w:delText>
        </w:r>
      </w:del>
      <w:r>
        <w:t xml:space="preserve"> </w:t>
      </w:r>
      <w:ins w:id="336" w:author="Jonas" w:date="2011-11-06T22:24:00Z">
        <w:r w:rsidR="00CD02A6">
          <w:t>Z</w:t>
        </w:r>
      </w:ins>
      <w:del w:id="337" w:author="Jonas" w:date="2011-11-06T22:24:00Z">
        <w:r w:rsidDel="00CD02A6">
          <w:delText>z</w:delText>
        </w:r>
      </w:del>
      <w:r>
        <w:t>um anderen die Beschreibung</w:t>
      </w:r>
      <w:r w:rsidR="00C44441">
        <w:t>en</w:t>
      </w:r>
      <w:r>
        <w:t xml:space="preserve"> der künftigen Produktfunktionen in Form von Use-Cases. Zusätzlich </w:t>
      </w:r>
      <w:del w:id="338" w:author="Jonas" w:date="2011-11-06T22:24:00Z">
        <w:r w:rsidDel="00CD02A6">
          <w:delText>umfasst es</w:delText>
        </w:r>
      </w:del>
      <w:ins w:id="339" w:author="Jonas" w:date="2011-11-06T22:24:00Z">
        <w:r w:rsidR="00CD02A6">
          <w:t>werden</w:t>
        </w:r>
      </w:ins>
      <w:r>
        <w:t xml:space="preserve"> die Produktcharakteristiken wie beispielsweise benötigte Hard- und Software</w:t>
      </w:r>
      <w:ins w:id="340" w:author="Jonas" w:date="2011-11-06T22:24:00Z">
        <w:r w:rsidR="00CD02A6">
          <w:t xml:space="preserve"> beschrieben</w:t>
        </w:r>
      </w:ins>
      <w:r>
        <w:t>.</w:t>
      </w:r>
    </w:p>
    <w:p w:rsidR="00A55BA8" w:rsidRDefault="00A55BA8" w:rsidP="00D4561E">
      <w:pPr>
        <w:jc w:val="both"/>
      </w:pPr>
    </w:p>
    <w:p w:rsidR="00A55BA8" w:rsidRPr="00A55BA8" w:rsidRDefault="00A55BA8" w:rsidP="00D4561E">
      <w:pPr>
        <w:jc w:val="both"/>
      </w:pPr>
      <w:r w:rsidRPr="00A55BA8">
        <w:t>Zur Sicherstellung d</w:t>
      </w:r>
      <w:r w:rsidR="00C44441">
        <w:t>er Multibetriebssystemfähigkeit</w:t>
      </w:r>
      <w:r w:rsidRPr="00A55BA8">
        <w:t xml:space="preserve"> wird der MultiCastor ständig auf </w:t>
      </w:r>
      <w:ins w:id="341" w:author="Jonas" w:date="2011-11-06T22:25:00Z">
        <w:r w:rsidR="009149BD">
          <w:t xml:space="preserve">den Betriebssystemen </w:t>
        </w:r>
      </w:ins>
      <w:r w:rsidRPr="00A55BA8">
        <w:t>Windows, Linux und Mac</w:t>
      </w:r>
      <w:ins w:id="342" w:author="Jonas" w:date="2011-11-06T22:25:00Z">
        <w:r w:rsidR="009149BD">
          <w:t xml:space="preserve"> OS</w:t>
        </w:r>
      </w:ins>
      <w:r w:rsidRPr="00A55BA8">
        <w:t xml:space="preserve"> getestet. Um dem </w:t>
      </w:r>
      <w:r w:rsidR="00CD02A6">
        <w:t>Benutzer</w:t>
      </w:r>
      <w:r w:rsidRPr="00A55BA8">
        <w:t xml:space="preserve"> </w:t>
      </w:r>
      <w:r w:rsidR="00CD02A6">
        <w:t>die</w:t>
      </w:r>
      <w:r w:rsidRPr="00A55BA8">
        <w:t xml:space="preserve"> unterschiedliche</w:t>
      </w:r>
      <w:r w:rsidR="00CD02A6">
        <w:t>n</w:t>
      </w:r>
      <w:r w:rsidRPr="00A55BA8">
        <w:t xml:space="preserve"> „Look and Feel“ dieser Betriebssysteme näher zu bringen, haben wir uns entschlossen, </w:t>
      </w:r>
      <w:r w:rsidR="00CD02A6">
        <w:t>bei den</w:t>
      </w:r>
      <w:r w:rsidR="00BE06ED">
        <w:t xml:space="preserve"> Screenshots </w:t>
      </w:r>
      <w:r w:rsidR="00CD02A6">
        <w:t>in unseren Dokumenten verschiedene</w:t>
      </w:r>
      <w:r w:rsidR="00BE06ED">
        <w:t xml:space="preserve"> diese</w:t>
      </w:r>
      <w:r w:rsidR="00CD02A6">
        <w:t>r</w:t>
      </w:r>
      <w:r w:rsidR="00BE06ED">
        <w:t xml:space="preserve"> Systeme abzudecken.</w:t>
      </w:r>
    </w:p>
    <w:p w:rsidR="00A55BA8" w:rsidRPr="000A099F" w:rsidRDefault="00A55BA8" w:rsidP="00934449"/>
    <w:p w:rsidR="004D1E2B" w:rsidRDefault="004D1E2B" w:rsidP="00934449">
      <w:pPr>
        <w:pStyle w:val="berschrift1"/>
        <w:numPr>
          <w:ilvl w:val="0"/>
          <w:numId w:val="3"/>
        </w:numPr>
      </w:pPr>
      <w:bookmarkStart w:id="343" w:name="_Toc308644279"/>
      <w:r>
        <w:t>Zielbestimmung</w:t>
      </w:r>
      <w:bookmarkEnd w:id="343"/>
    </w:p>
    <w:p w:rsidR="00DF04E8" w:rsidRPr="00DF04E8" w:rsidRDefault="00DF04E8" w:rsidP="00934449"/>
    <w:tbl>
      <w:tblPr>
        <w:tblStyle w:val="HelleSchattierung-Akzent2"/>
        <w:tblW w:w="0" w:type="auto"/>
        <w:tblLook w:val="04A0"/>
      </w:tblPr>
      <w:tblGrid>
        <w:gridCol w:w="1384"/>
        <w:gridCol w:w="7828"/>
      </w:tblGrid>
      <w:tr w:rsidR="00DF04E8" w:rsidTr="00DF04E8">
        <w:trPr>
          <w:cnfStyle w:val="100000000000"/>
        </w:trPr>
        <w:tc>
          <w:tcPr>
            <w:cnfStyle w:val="001000000000"/>
            <w:tcW w:w="1384" w:type="dxa"/>
          </w:tcPr>
          <w:p w:rsidR="00DF04E8" w:rsidRDefault="00DF04E8" w:rsidP="00934449">
            <w:pPr>
              <w:spacing w:line="276" w:lineRule="auto"/>
            </w:pPr>
            <w:r>
              <w:t>Vision/Ziel</w:t>
            </w:r>
          </w:p>
        </w:tc>
        <w:tc>
          <w:tcPr>
            <w:tcW w:w="7828" w:type="dxa"/>
          </w:tcPr>
          <w:p w:rsidR="00DF04E8" w:rsidRDefault="00DF04E8" w:rsidP="00934449">
            <w:pPr>
              <w:spacing w:line="276" w:lineRule="auto"/>
              <w:cnfStyle w:val="100000000000"/>
            </w:pPr>
            <w:r>
              <w:t>Beschreibung</w:t>
            </w:r>
          </w:p>
        </w:tc>
      </w:tr>
      <w:tr w:rsidR="00DF04E8" w:rsidTr="00DF04E8">
        <w:trPr>
          <w:cnfStyle w:val="000000100000"/>
        </w:trPr>
        <w:tc>
          <w:tcPr>
            <w:cnfStyle w:val="001000000000"/>
            <w:tcW w:w="1384" w:type="dxa"/>
          </w:tcPr>
          <w:p w:rsidR="00DF04E8" w:rsidRDefault="00DF04E8" w:rsidP="00934449">
            <w:pPr>
              <w:spacing w:line="276" w:lineRule="auto"/>
            </w:pPr>
            <w:r>
              <w:t>/V10/</w:t>
            </w:r>
          </w:p>
        </w:tc>
        <w:tc>
          <w:tcPr>
            <w:tcW w:w="7828" w:type="dxa"/>
          </w:tcPr>
          <w:p w:rsidR="00DF04E8" w:rsidRDefault="00DF04E8" w:rsidP="00934449">
            <w:pPr>
              <w:spacing w:line="276" w:lineRule="auto"/>
              <w:cnfStyle w:val="000000100000"/>
            </w:pPr>
            <w:r w:rsidRPr="00DF04E8">
              <w:t>Der MultiCastor soll um das Protokoll nach IEEE 802.1ak (MMRP) erweitert werden.</w:t>
            </w:r>
          </w:p>
        </w:tc>
      </w:tr>
      <w:tr w:rsidR="00DF04E8" w:rsidTr="00DF04E8">
        <w:tc>
          <w:tcPr>
            <w:cnfStyle w:val="001000000000"/>
            <w:tcW w:w="1384" w:type="dxa"/>
          </w:tcPr>
          <w:p w:rsidR="00DF04E8" w:rsidRDefault="00DF04E8" w:rsidP="00934449">
            <w:pPr>
              <w:spacing w:line="276" w:lineRule="auto"/>
            </w:pPr>
            <w:r>
              <w:t>/V20/</w:t>
            </w:r>
          </w:p>
        </w:tc>
        <w:tc>
          <w:tcPr>
            <w:tcW w:w="7828" w:type="dxa"/>
          </w:tcPr>
          <w:p w:rsidR="00DF04E8" w:rsidRDefault="00DF04E8" w:rsidP="00934449">
            <w:pPr>
              <w:spacing w:line="276" w:lineRule="auto"/>
              <w:jc w:val="both"/>
              <w:cnfStyle w:val="000000000000"/>
            </w:pPr>
            <w:r w:rsidRPr="00DF04E8">
              <w:t>Der MultiCastor soll mit dem Testautomatisierungsframework STAF/STAX getestet werden können.</w:t>
            </w:r>
          </w:p>
        </w:tc>
      </w:tr>
      <w:tr w:rsidR="00DF04E8" w:rsidTr="00DF04E8">
        <w:trPr>
          <w:cnfStyle w:val="000000100000"/>
        </w:trPr>
        <w:tc>
          <w:tcPr>
            <w:cnfStyle w:val="001000000000"/>
            <w:tcW w:w="1384" w:type="dxa"/>
          </w:tcPr>
          <w:p w:rsidR="00DF04E8" w:rsidRDefault="00DF04E8" w:rsidP="00934449">
            <w:pPr>
              <w:spacing w:line="276" w:lineRule="auto"/>
            </w:pPr>
            <w:r>
              <w:t>/V30/</w:t>
            </w:r>
          </w:p>
        </w:tc>
        <w:tc>
          <w:tcPr>
            <w:tcW w:w="7828" w:type="dxa"/>
          </w:tcPr>
          <w:p w:rsidR="00DF04E8" w:rsidRPr="00E55A06" w:rsidRDefault="00DF04E8" w:rsidP="00934449">
            <w:pPr>
              <w:pStyle w:val="KeinLeerraum"/>
              <w:spacing w:line="276" w:lineRule="auto"/>
              <w:jc w:val="both"/>
              <w:cnfStyle w:val="000000100000"/>
            </w:pPr>
            <w:r w:rsidRPr="000A5C0C">
              <w:t>In Anlehnung an /V40/ des MultiCastors V1.0 soll V2.0 Netzwerkunregelmäßigkeiten nicht mehr nur erkennen, sondern kontrolliert abfangen und gegeben</w:t>
            </w:r>
            <w:r>
              <w:t>en</w:t>
            </w:r>
            <w:r w:rsidRPr="000A5C0C">
              <w:t>falls darauf reagieren können.</w:t>
            </w:r>
          </w:p>
        </w:tc>
      </w:tr>
      <w:tr w:rsidR="00DF04E8" w:rsidTr="00DF04E8">
        <w:tc>
          <w:tcPr>
            <w:cnfStyle w:val="001000000000"/>
            <w:tcW w:w="1384" w:type="dxa"/>
          </w:tcPr>
          <w:p w:rsidR="00DF04E8" w:rsidRDefault="00DF04E8" w:rsidP="00934449">
            <w:pPr>
              <w:spacing w:line="276" w:lineRule="auto"/>
            </w:pPr>
            <w:r>
              <w:t>/Z10/</w:t>
            </w:r>
          </w:p>
        </w:tc>
        <w:tc>
          <w:tcPr>
            <w:tcW w:w="7828" w:type="dxa"/>
          </w:tcPr>
          <w:p w:rsidR="00DF04E8" w:rsidRDefault="00DF04E8" w:rsidP="00934449">
            <w:pPr>
              <w:spacing w:line="276" w:lineRule="auto"/>
              <w:cnfStyle w:val="000000000000"/>
            </w:pPr>
            <w:r w:rsidRPr="00DF04E8">
              <w:t>Der MultiCastor soll im laufenden Betrieb zwischen Layer-2- und Layer-3-Funktionalität umschaltbar sein</w:t>
            </w:r>
          </w:p>
        </w:tc>
      </w:tr>
      <w:tr w:rsidR="00DF04E8" w:rsidTr="00DF04E8">
        <w:trPr>
          <w:cnfStyle w:val="000000100000"/>
        </w:trPr>
        <w:tc>
          <w:tcPr>
            <w:cnfStyle w:val="001000000000"/>
            <w:tcW w:w="1384" w:type="dxa"/>
          </w:tcPr>
          <w:p w:rsidR="00DF04E8" w:rsidRDefault="00DF04E8" w:rsidP="00934449">
            <w:pPr>
              <w:spacing w:line="276" w:lineRule="auto"/>
            </w:pPr>
            <w:r>
              <w:t>/Z20/</w:t>
            </w:r>
          </w:p>
        </w:tc>
        <w:tc>
          <w:tcPr>
            <w:tcW w:w="7828" w:type="dxa"/>
          </w:tcPr>
          <w:p w:rsidR="00DF04E8" w:rsidRDefault="00DF04E8" w:rsidP="00934449">
            <w:pPr>
              <w:spacing w:line="276" w:lineRule="auto"/>
              <w:cnfStyle w:val="000000100000"/>
            </w:pPr>
            <w:r w:rsidRPr="00DF04E8">
              <w:t>Die graphische Oberfläche soll vereinfacht werden, um neuen Benutzern den Einstieg zu vereinfachen und den Workflow von bereits erfahreneren Benutzern deutlich zu erhöhen.</w:t>
            </w:r>
          </w:p>
        </w:tc>
      </w:tr>
      <w:tr w:rsidR="00DF04E8" w:rsidTr="00DF04E8">
        <w:tc>
          <w:tcPr>
            <w:cnfStyle w:val="001000000000"/>
            <w:tcW w:w="1384" w:type="dxa"/>
          </w:tcPr>
          <w:p w:rsidR="00DF04E8" w:rsidRDefault="00DF04E8" w:rsidP="00934449">
            <w:pPr>
              <w:spacing w:line="276" w:lineRule="auto"/>
            </w:pPr>
            <w:r>
              <w:t>/Z30/</w:t>
            </w:r>
          </w:p>
        </w:tc>
        <w:tc>
          <w:tcPr>
            <w:tcW w:w="7828" w:type="dxa"/>
          </w:tcPr>
          <w:p w:rsidR="00DF04E8" w:rsidRDefault="00DF04E8" w:rsidP="009149BD">
            <w:pPr>
              <w:spacing w:line="276" w:lineRule="auto"/>
              <w:cnfStyle w:val="000000000000"/>
            </w:pPr>
            <w:r w:rsidRPr="00DF04E8">
              <w:t xml:space="preserve">Die Konfigurationsspeicherung soll überarbeitet werden. Es wird auf ein modulareres System gesetzt, </w:t>
            </w:r>
            <w:del w:id="344" w:author="Jonas" w:date="2011-11-06T22:26:00Z">
              <w:r w:rsidRPr="00DF04E8" w:rsidDel="009149BD">
                <w:delText xml:space="preserve">wo </w:delText>
              </w:r>
            </w:del>
            <w:ins w:id="345" w:author="Jonas" w:date="2011-11-06T22:26:00Z">
              <w:r w:rsidR="009149BD">
                <w:t>bei dem</w:t>
              </w:r>
              <w:r w:rsidR="009149BD" w:rsidRPr="00DF04E8">
                <w:t xml:space="preserve"> </w:t>
              </w:r>
            </w:ins>
            <w:r w:rsidRPr="00DF04E8">
              <w:t>Programm- und Userkonfiguration getrennt gespeichert sowie geladen werden können.</w:t>
            </w:r>
          </w:p>
        </w:tc>
      </w:tr>
    </w:tbl>
    <w:p w:rsidR="00DF04E8" w:rsidRDefault="00DF04E8" w:rsidP="00934449"/>
    <w:p w:rsidR="004D1E2B" w:rsidRDefault="004D1E2B" w:rsidP="00934449">
      <w:pPr>
        <w:pStyle w:val="berschrift1"/>
        <w:numPr>
          <w:ilvl w:val="0"/>
          <w:numId w:val="3"/>
        </w:numPr>
        <w:jc w:val="both"/>
      </w:pPr>
      <w:bookmarkStart w:id="346" w:name="_Toc308644280"/>
      <w:r>
        <w:lastRenderedPageBreak/>
        <w:t>Produkteinsatz</w:t>
      </w:r>
      <w:bookmarkEnd w:id="346"/>
    </w:p>
    <w:p w:rsidR="004D1E2B" w:rsidRDefault="00F37F2E" w:rsidP="00934449">
      <w:pPr>
        <w:jc w:val="both"/>
      </w:pPr>
      <w:r>
        <w:t xml:space="preserve"> </w:t>
      </w:r>
    </w:p>
    <w:p w:rsidR="004D1E2B" w:rsidRDefault="000A5C0C" w:rsidP="00934449">
      <w:pPr>
        <w:pStyle w:val="KeinLeerraum"/>
        <w:spacing w:line="276" w:lineRule="auto"/>
        <w:jc w:val="both"/>
      </w:pPr>
      <w:r>
        <w:t xml:space="preserve">In diesem Kapitel werden die Problembereiche </w:t>
      </w:r>
      <w:r w:rsidR="009E60C0">
        <w:t>sowie</w:t>
      </w:r>
      <w:r>
        <w:t xml:space="preserve"> die Gründe der Erweiterung um das MMR-Protokoll dargestellt.</w:t>
      </w:r>
    </w:p>
    <w:p w:rsidR="00934449" w:rsidRDefault="00934449" w:rsidP="00934449">
      <w:pPr>
        <w:pStyle w:val="KeinLeerraum"/>
        <w:spacing w:line="276" w:lineRule="auto"/>
        <w:jc w:val="both"/>
      </w:pPr>
    </w:p>
    <w:p w:rsidR="004D1E2B" w:rsidRDefault="004D1E2B" w:rsidP="00934449">
      <w:pPr>
        <w:pStyle w:val="berschrift2"/>
        <w:numPr>
          <w:ilvl w:val="1"/>
          <w:numId w:val="3"/>
        </w:numPr>
        <w:jc w:val="both"/>
      </w:pPr>
      <w:r>
        <w:t xml:space="preserve"> </w:t>
      </w:r>
      <w:bookmarkStart w:id="347" w:name="_Toc308644281"/>
      <w:r w:rsidR="00AA68B0">
        <w:t>Beschreibung des Problembereichs</w:t>
      </w:r>
      <w:bookmarkEnd w:id="347"/>
    </w:p>
    <w:p w:rsidR="00934449" w:rsidRDefault="00934449" w:rsidP="00934449">
      <w:pPr>
        <w:pStyle w:val="KeinLeerraum"/>
        <w:spacing w:line="276" w:lineRule="auto"/>
        <w:jc w:val="both"/>
      </w:pPr>
    </w:p>
    <w:p w:rsidR="00EE130D" w:rsidRDefault="00AA68B0" w:rsidP="00934449">
      <w:pPr>
        <w:pStyle w:val="KeinLeerraum"/>
        <w:spacing w:line="276" w:lineRule="auto"/>
        <w:jc w:val="both"/>
      </w:pPr>
      <w:r>
        <w:t>Viele Unternehmen haben riesige Netzwerke, in denen viele Hosts miteinander kommuniz</w:t>
      </w:r>
      <w:r w:rsidR="001F1AE5">
        <w:t>i</w:t>
      </w:r>
      <w:r>
        <w:t xml:space="preserve">eren. Die zumeist eingesetzte Art von Kommunikation ist </w:t>
      </w:r>
      <w:r w:rsidRPr="00AA68B0">
        <w:rPr>
          <w:i/>
        </w:rPr>
        <w:t>Broadcasting</w:t>
      </w:r>
      <w:r>
        <w:t>, bei der jeder Host mit jedem Anderen kommunizieren kann.</w:t>
      </w:r>
    </w:p>
    <w:p w:rsidR="00AA68B0" w:rsidRPr="00934449" w:rsidRDefault="00AA68B0" w:rsidP="00CA73B6">
      <w:pPr>
        <w:pStyle w:val="KeinLeerraum"/>
        <w:jc w:val="center"/>
      </w:pPr>
      <w:r w:rsidRPr="00934449">
        <w:rPr>
          <w:noProof/>
        </w:rPr>
        <w:drawing>
          <wp:inline distT="0" distB="0" distL="0" distR="0">
            <wp:extent cx="5760720" cy="3844079"/>
            <wp:effectExtent l="19050" t="0" r="0" b="0"/>
            <wp:docPr id="1" name="internal-source-marker_0.33613295310320934" descr="https://lh3.googleusercontent.com/LgBdxIc_CUipQt9Rlq3r-jVX26wwiOgc6SbcW71HyF2t5nIuep-T1QgR4s0yWx_HR3ZYaQWKW9T-IdGEkzLvsojmeCpBGN9wmFNrn3zZqnoU5gfZa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LgBdxIc_CUipQt9Rlq3r-jVX26wwiOgc6SbcW71HyF2t5nIuep-T1QgR4s0yWx_HR3ZYaQWKW9T-IdGEkzLvsojmeCpBGN9wmFNrn3zZqnoU5gfZajg"/>
                    <pic:cNvPicPr>
                      <a:picLocks noChangeAspect="1" noChangeArrowheads="1"/>
                    </pic:cNvPicPr>
                  </pic:nvPicPr>
                  <pic:blipFill>
                    <a:blip r:embed="rId9" cstate="print"/>
                    <a:srcRect/>
                    <a:stretch>
                      <a:fillRect/>
                    </a:stretch>
                  </pic:blipFill>
                  <pic:spPr bwMode="auto">
                    <a:xfrm>
                      <a:off x="0" y="0"/>
                      <a:ext cx="5760720" cy="3844079"/>
                    </a:xfrm>
                    <a:prstGeom prst="rect">
                      <a:avLst/>
                    </a:prstGeom>
                    <a:noFill/>
                    <a:ln w="9525">
                      <a:noFill/>
                      <a:miter lim="800000"/>
                      <a:headEnd/>
                      <a:tailEnd/>
                    </a:ln>
                  </pic:spPr>
                </pic:pic>
              </a:graphicData>
            </a:graphic>
          </wp:inline>
        </w:drawing>
      </w:r>
    </w:p>
    <w:p w:rsidR="00AA68B0" w:rsidRDefault="00AA68B0" w:rsidP="001F1AE5">
      <w:pPr>
        <w:pStyle w:val="Beschriftung"/>
        <w:jc w:val="center"/>
      </w:pPr>
      <w:r>
        <w:t xml:space="preserve">Abbildung </w:t>
      </w:r>
      <w:fldSimple w:instr=" SEQ Abbildung \* ARABIC ">
        <w:r w:rsidR="002A28A1">
          <w:rPr>
            <w:noProof/>
          </w:rPr>
          <w:t>1</w:t>
        </w:r>
      </w:fldSimple>
      <w:r>
        <w:t>: Broadcasting</w:t>
      </w:r>
      <w:r w:rsidR="001F1AE5">
        <w:rPr>
          <w:rStyle w:val="Funotenzeichen"/>
        </w:rPr>
        <w:footnoteReference w:id="1"/>
      </w:r>
      <w:r>
        <w:t>,</w:t>
      </w:r>
    </w:p>
    <w:p w:rsidR="00AA68B0" w:rsidRDefault="00AA68B0" w:rsidP="00934449"/>
    <w:p w:rsidR="00AA68B0" w:rsidRDefault="00AA68B0" w:rsidP="00D4561E">
      <w:pPr>
        <w:jc w:val="both"/>
      </w:pPr>
      <w:r>
        <w:t>Dieser Zustand ist nicht immer gewünscht. Sei es, um das Netzwerk zu entlasten oder um Dateien nur bestimmten Hosts zugänglich zu machen.</w:t>
      </w:r>
    </w:p>
    <w:p w:rsidR="00AA68B0" w:rsidRDefault="00AA68B0" w:rsidP="00D4561E">
      <w:pPr>
        <w:jc w:val="both"/>
      </w:pPr>
    </w:p>
    <w:p w:rsidR="00AA68B0" w:rsidRDefault="00AA68B0" w:rsidP="00D4561E">
      <w:pPr>
        <w:jc w:val="both"/>
      </w:pPr>
      <w:r>
        <w:t xml:space="preserve">Abhilfe schafft hier Multicast, denn </w:t>
      </w:r>
      <w:r w:rsidR="001F1AE5">
        <w:t>eben jenes</w:t>
      </w:r>
      <w:r>
        <w:t xml:space="preserve"> erfüllt die Funktion, eine Nachricht an mehrere User</w:t>
      </w:r>
      <w:del w:id="348" w:author="Jonas" w:date="2011-11-06T22:27:00Z">
        <w:r w:rsidDel="009149BD">
          <w:delText xml:space="preserve"> </w:delText>
        </w:r>
      </w:del>
      <w:r>
        <w:t xml:space="preserve"> (im Gegensatz zu Broadcast</w:t>
      </w:r>
      <w:r w:rsidR="001F1AE5">
        <w:t xml:space="preserve"> aber</w:t>
      </w:r>
      <w:r>
        <w:t xml:space="preserve"> </w:t>
      </w:r>
      <w:r w:rsidRPr="00AA68B0">
        <w:rPr>
          <w:b/>
        </w:rPr>
        <w:t xml:space="preserve">nicht </w:t>
      </w:r>
      <w:r>
        <w:rPr>
          <w:b/>
        </w:rPr>
        <w:t xml:space="preserve">an </w:t>
      </w:r>
      <w:r w:rsidRPr="00AA68B0">
        <w:rPr>
          <w:b/>
        </w:rPr>
        <w:t>alle</w:t>
      </w:r>
      <w:r w:rsidRPr="009149BD">
        <w:t>)</w:t>
      </w:r>
      <w:r>
        <w:rPr>
          <w:b/>
        </w:rPr>
        <w:t xml:space="preserve"> </w:t>
      </w:r>
      <w:r>
        <w:t xml:space="preserve">im Netzwerk gleichzeitig zu </w:t>
      </w:r>
      <w:r>
        <w:lastRenderedPageBreak/>
        <w:t>schicken. Der Sender registriert dafür eine sogenannte Multicast-Gruppe</w:t>
      </w:r>
      <w:r w:rsidR="007417E4">
        <w:t xml:space="preserve"> bei seinem zuständigen Switch, an dem sich nun Empfänger für diese Gruppe registrieren können.</w:t>
      </w:r>
    </w:p>
    <w:p w:rsidR="007417E4" w:rsidRDefault="007417E4" w:rsidP="00D4561E">
      <w:pPr>
        <w:jc w:val="both"/>
      </w:pPr>
      <w:r>
        <w:t>Der Sender schickt dann seine Daten an den Switch und dieser verteilt die Daten an die registrierten Empfänger.</w:t>
      </w:r>
    </w:p>
    <w:p w:rsidR="001F1AE5" w:rsidRDefault="007417E4" w:rsidP="00CA73B6">
      <w:pPr>
        <w:pStyle w:val="KeinLeerraum"/>
        <w:jc w:val="center"/>
      </w:pPr>
      <w:r>
        <w:rPr>
          <w:noProof/>
        </w:rPr>
        <w:drawing>
          <wp:inline distT="0" distB="0" distL="0" distR="0">
            <wp:extent cx="5760720" cy="2823011"/>
            <wp:effectExtent l="19050" t="0" r="0" b="0"/>
            <wp:docPr id="9" name="internal-source-marker_0.33613295310320934" descr="https://lh6.googleusercontent.com/JoIDEco89P8Uc0J5yPMBb8Z_mwZJiqxZpaWknfvhNUEsGGrjocIotqxHWhCiHFhBWsMntsHr2i7OmPrc77c6aSexQTn3KXvK2JCDYeJ9huQoWkyg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JoIDEco89P8Uc0J5yPMBb8Z_mwZJiqxZpaWknfvhNUEsGGrjocIotqxHWhCiHFhBWsMntsHr2i7OmPrc77c6aSexQTn3KXvK2JCDYeJ9huQoWkygwwk"/>
                    <pic:cNvPicPr>
                      <a:picLocks noChangeAspect="1" noChangeArrowheads="1"/>
                    </pic:cNvPicPr>
                  </pic:nvPicPr>
                  <pic:blipFill>
                    <a:blip r:embed="rId10" cstate="print"/>
                    <a:srcRect/>
                    <a:stretch>
                      <a:fillRect/>
                    </a:stretch>
                  </pic:blipFill>
                  <pic:spPr bwMode="auto">
                    <a:xfrm>
                      <a:off x="0" y="0"/>
                      <a:ext cx="5760720" cy="2823011"/>
                    </a:xfrm>
                    <a:prstGeom prst="rect">
                      <a:avLst/>
                    </a:prstGeom>
                    <a:noFill/>
                    <a:ln w="9525">
                      <a:noFill/>
                      <a:miter lim="800000"/>
                      <a:headEnd/>
                      <a:tailEnd/>
                    </a:ln>
                  </pic:spPr>
                </pic:pic>
              </a:graphicData>
            </a:graphic>
          </wp:inline>
        </w:drawing>
      </w:r>
    </w:p>
    <w:p w:rsidR="001F1AE5" w:rsidRDefault="001F1AE5" w:rsidP="001F1AE5">
      <w:pPr>
        <w:pStyle w:val="Beschriftung"/>
        <w:jc w:val="center"/>
      </w:pPr>
      <w:r>
        <w:t xml:space="preserve">Abbildung </w:t>
      </w:r>
      <w:fldSimple w:instr=" SEQ Abbildung \* ARABIC ">
        <w:r w:rsidR="002A28A1">
          <w:rPr>
            <w:noProof/>
          </w:rPr>
          <w:t>2</w:t>
        </w:r>
      </w:fldSimple>
      <w:r>
        <w:t>: Multicast-Kommunikation im Netzwerk</w:t>
      </w:r>
    </w:p>
    <w:p w:rsidR="007417E4" w:rsidRDefault="007417E4" w:rsidP="00934449"/>
    <w:p w:rsidR="009149BD" w:rsidRDefault="007417E4" w:rsidP="00D4561E">
      <w:pPr>
        <w:jc w:val="both"/>
        <w:rPr>
          <w:ins w:id="349" w:author="Jonas" w:date="2011-11-06T22:30:00Z"/>
        </w:rPr>
      </w:pPr>
      <w:r>
        <w:t>Der MultiCastor V1.0 nutzt die im Betriebssystem verankerten Protokolle IGMP und MLD, um Multicast auf IP-Ebene (Layer-3) zu testen.</w:t>
      </w:r>
    </w:p>
    <w:p w:rsidR="00AA68B0" w:rsidRDefault="009149BD" w:rsidP="00D4561E">
      <w:pPr>
        <w:jc w:val="both"/>
      </w:pPr>
      <w:ins w:id="350" w:author="Jonas" w:date="2011-11-06T22:30:00Z">
        <w:r>
          <w:t xml:space="preserve">Da ein Switch lediglich auf Layer-2-Ebene (anhand von MAC-Adressen) kommunizieren kann, </w:t>
        </w:r>
      </w:ins>
      <w:del w:id="351" w:author="Jonas" w:date="2011-11-06T22:30:00Z">
        <w:r w:rsidR="007417E4" w:rsidDel="009149BD">
          <w:delText xml:space="preserve"> </w:delText>
        </w:r>
      </w:del>
      <w:del w:id="352" w:author="Jonas" w:date="2011-11-06T22:31:00Z">
        <w:r w:rsidR="007417E4" w:rsidDel="009149BD">
          <w:delText>Die Kommunikation auf Layer-3-Ebene hat den entscheidenden</w:delText>
        </w:r>
      </w:del>
      <w:ins w:id="353" w:author="Jonas" w:date="2011-11-06T22:31:00Z">
        <w:r>
          <w:t>ergibt sich hierbei der entscheidende</w:t>
        </w:r>
      </w:ins>
      <w:r w:rsidR="007417E4">
        <w:t xml:space="preserve"> Nachteil, dass mehrere Switche ohne Zuhilfenahme eines Routers kein Multicasting betreiben können</w:t>
      </w:r>
      <w:ins w:id="354" w:author="Jonas" w:date="2011-11-06T22:31:00Z">
        <w:r>
          <w:t>.</w:t>
        </w:r>
      </w:ins>
      <w:del w:id="355" w:author="Jonas" w:date="2011-11-06T22:31:00Z">
        <w:r w:rsidR="007417E4" w:rsidDel="009149BD">
          <w:delText xml:space="preserve">, </w:delText>
        </w:r>
      </w:del>
      <w:del w:id="356" w:author="Jonas" w:date="2011-11-06T22:30:00Z">
        <w:r w:rsidR="007417E4" w:rsidDel="009149BD">
          <w:delText>das ein Switch lediglich auf Layer-2-Ebene (anhand von MAC-Adressen) kommunizieren kann.</w:delText>
        </w:r>
      </w:del>
    </w:p>
    <w:p w:rsidR="00B90899" w:rsidRDefault="00B90899" w:rsidP="00D4561E">
      <w:pPr>
        <w:jc w:val="both"/>
      </w:pPr>
      <w:del w:id="357" w:author="Jonas" w:date="2011-11-06T22:32:00Z">
        <w:r w:rsidDel="009149BD">
          <w:delText>Aus diesem Grund muss man einen Router dazwischen schalte</w:delText>
        </w:r>
      </w:del>
      <w:ins w:id="358" w:author="Jonas" w:date="2011-11-06T22:32:00Z">
        <w:r w:rsidR="009149BD">
          <w:t xml:space="preserve">Das </w:t>
        </w:r>
      </w:ins>
      <w:ins w:id="359" w:author="Jonas" w:date="2011-11-06T22:33:00Z">
        <w:r w:rsidR="009149BD">
          <w:t xml:space="preserve">Verfahren des </w:t>
        </w:r>
      </w:ins>
      <w:ins w:id="360" w:author="MPH" w:date="2011-11-07T20:07:00Z">
        <w:r w:rsidR="00711FC9">
          <w:t>Z</w:t>
        </w:r>
      </w:ins>
      <w:ins w:id="361" w:author="Jonas" w:date="2011-11-06T22:33:00Z">
        <w:del w:id="362" w:author="MPH" w:date="2011-11-07T20:07:00Z">
          <w:r w:rsidR="009149BD" w:rsidDel="00711FC9">
            <w:delText>z</w:delText>
          </w:r>
        </w:del>
      </w:ins>
      <w:ins w:id="363" w:author="Jonas" w:date="2011-11-06T22:32:00Z">
        <w:r w:rsidR="009149BD">
          <w:t>wischenschalten</w:t>
        </w:r>
      </w:ins>
      <w:ins w:id="364" w:author="Jonas" w:date="2011-11-06T22:33:00Z">
        <w:r w:rsidR="009149BD">
          <w:t>s</w:t>
        </w:r>
      </w:ins>
      <w:ins w:id="365" w:author="Jonas" w:date="2011-11-06T22:32:00Z">
        <w:r w:rsidR="009149BD">
          <w:t xml:space="preserve"> ei</w:t>
        </w:r>
      </w:ins>
      <w:ins w:id="366" w:author="Jonas" w:date="2011-11-06T22:33:00Z">
        <w:r w:rsidR="009149BD">
          <w:t>nes Routers</w:t>
        </w:r>
      </w:ins>
      <w:r>
        <w:t xml:space="preserve">, </w:t>
      </w:r>
      <w:del w:id="367" w:author="Jonas" w:date="2011-11-06T22:33:00Z">
        <w:r w:rsidDel="009149BD">
          <w:delText xml:space="preserve">wenn man </w:delText>
        </w:r>
      </w:del>
      <w:ins w:id="368" w:author="Jonas" w:date="2011-11-06T22:33:00Z">
        <w:r w:rsidR="009149BD">
          <w:t xml:space="preserve">um </w:t>
        </w:r>
      </w:ins>
      <w:r>
        <w:t xml:space="preserve">Multicasting betreiben </w:t>
      </w:r>
      <w:del w:id="369" w:author="Jonas" w:date="2011-11-06T22:33:00Z">
        <w:r w:rsidDel="009149BD">
          <w:delText>will.</w:delText>
        </w:r>
      </w:del>
      <w:ins w:id="370" w:author="Jonas" w:date="2011-11-06T22:33:00Z">
        <w:r w:rsidR="009149BD">
          <w:t>zu können,</w:t>
        </w:r>
      </w:ins>
      <w:del w:id="371" w:author="Jonas" w:date="2011-11-06T22:33:00Z">
        <w:r w:rsidDel="009149BD">
          <w:delText xml:space="preserve"> Dieses Verfahren</w:delText>
        </w:r>
      </w:del>
      <w:r>
        <w:t xml:space="preserve"> wird auch</w:t>
      </w:r>
      <w:ins w:id="372" w:author="Jonas" w:date="2011-11-06T22:33:00Z">
        <w:r w:rsidR="009149BD">
          <w:t xml:space="preserve"> als</w:t>
        </w:r>
      </w:ins>
      <w:r>
        <w:t xml:space="preserve"> IGMP</w:t>
      </w:r>
      <w:r w:rsidR="000D6E0A">
        <w:t>-</w:t>
      </w:r>
      <w:r>
        <w:t xml:space="preserve">Snooping </w:t>
      </w:r>
      <w:del w:id="373" w:author="Jonas" w:date="2011-11-06T22:33:00Z">
        <w:r w:rsidDel="009149BD">
          <w:delText>genannt</w:delText>
        </w:r>
      </w:del>
      <w:ins w:id="374" w:author="Jonas" w:date="2011-11-06T22:33:00Z">
        <w:r w:rsidR="009149BD">
          <w:t>bezeichnet</w:t>
        </w:r>
      </w:ins>
      <w:r>
        <w:t>.</w:t>
      </w:r>
    </w:p>
    <w:p w:rsidR="00B90899" w:rsidRDefault="00B90899" w:rsidP="00CA73B6">
      <w:pPr>
        <w:pStyle w:val="KeinLeerraum"/>
        <w:jc w:val="center"/>
      </w:pPr>
      <w:r>
        <w:rPr>
          <w:noProof/>
        </w:rPr>
        <w:lastRenderedPageBreak/>
        <w:drawing>
          <wp:inline distT="0" distB="0" distL="0" distR="0">
            <wp:extent cx="3609975" cy="2581275"/>
            <wp:effectExtent l="19050" t="0" r="9525" b="0"/>
            <wp:docPr id="10" name="internal-source-marker_0.33613295310320934" descr="https://lh3.googleusercontent.com/vv1K83IRBv4mjcIRqQBpejxmxEPdUQfribLrmM2sKCDfGRnwzsA-iOikorczdnkBp-Fp2bdFfNmSY5z0EDmLtJyYG7el2aKGZnS9iHTKroxZlrDzh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3.googleusercontent.com/vv1K83IRBv4mjcIRqQBpejxmxEPdUQfribLrmM2sKCDfGRnwzsA-iOikorczdnkBp-Fp2bdFfNmSY5z0EDmLtJyYG7el2aKGZnS9iHTKroxZlrDzhlo"/>
                    <pic:cNvPicPr>
                      <a:picLocks noChangeAspect="1" noChangeArrowheads="1"/>
                    </pic:cNvPicPr>
                  </pic:nvPicPr>
                  <pic:blipFill>
                    <a:blip r:embed="rId11" cstate="print">
                      <a:clrChange>
                        <a:clrFrom>
                          <a:srgbClr val="FFFFFF"/>
                        </a:clrFrom>
                        <a:clrTo>
                          <a:srgbClr val="FFFFFF">
                            <a:alpha val="0"/>
                          </a:srgbClr>
                        </a:clrTo>
                      </a:clrChange>
                    </a:blip>
                    <a:srcRect/>
                    <a:stretch>
                      <a:fillRect/>
                    </a:stretch>
                  </pic:blipFill>
                  <pic:spPr bwMode="auto">
                    <a:xfrm>
                      <a:off x="0" y="0"/>
                      <a:ext cx="3609975" cy="2581275"/>
                    </a:xfrm>
                    <a:prstGeom prst="rect">
                      <a:avLst/>
                    </a:prstGeom>
                    <a:noFill/>
                    <a:ln w="9525">
                      <a:noFill/>
                      <a:miter lim="800000"/>
                      <a:headEnd/>
                      <a:tailEnd/>
                    </a:ln>
                  </pic:spPr>
                </pic:pic>
              </a:graphicData>
            </a:graphic>
          </wp:inline>
        </w:drawing>
      </w:r>
    </w:p>
    <w:p w:rsidR="00B90899" w:rsidRDefault="00B90899" w:rsidP="00677D94">
      <w:pPr>
        <w:pStyle w:val="Beschriftung"/>
        <w:jc w:val="center"/>
      </w:pPr>
      <w:r>
        <w:t xml:space="preserve">Abbildung </w:t>
      </w:r>
      <w:fldSimple w:instr=" SEQ Abbildung \* ARABIC ">
        <w:r w:rsidR="002A28A1">
          <w:rPr>
            <w:noProof/>
          </w:rPr>
          <w:t>3</w:t>
        </w:r>
      </w:fldSimple>
      <w:r>
        <w:t>: MC in Layer-3</w:t>
      </w:r>
      <w:r w:rsidR="00677D94">
        <w:rPr>
          <w:rStyle w:val="Funotenzeichen"/>
        </w:rPr>
        <w:footnoteReference w:id="2"/>
      </w:r>
      <w:r>
        <w:t xml:space="preserve"> </w:t>
      </w:r>
    </w:p>
    <w:p w:rsidR="00B90899" w:rsidRDefault="000D6E0A" w:rsidP="00D4561E">
      <w:pPr>
        <w:jc w:val="both"/>
      </w:pPr>
      <w:r>
        <w:t xml:space="preserve">Unter Zuhilfenahme </w:t>
      </w:r>
      <w:ins w:id="375" w:author="MPH" w:date="2011-11-07T20:09:00Z">
        <w:r w:rsidR="00612FF2">
          <w:t>eines Routers mit</w:t>
        </w:r>
      </w:ins>
      <w:del w:id="376" w:author="MPH" w:date="2011-11-07T20:09:00Z">
        <w:r w:rsidDel="00612FF2">
          <w:delText>von</w:delText>
        </w:r>
      </w:del>
      <w:r>
        <w:t xml:space="preserve"> IGMP-Snooping sind die Switche in der Lage ein multicast-ähnliches Verhalten zu ermöglichen.</w:t>
      </w:r>
      <w:del w:id="377" w:author="MPH" w:date="2011-11-07T20:11:00Z">
        <w:r w:rsidDel="00612FF2">
          <w:delText xml:space="preserve"> </w:delText>
        </w:r>
      </w:del>
      <w:del w:id="378" w:author="MPH" w:date="2011-11-07T20:09:00Z">
        <w:r w:rsidDel="00612FF2">
          <w:delText>Der Nachteil besteht darin, dass ein IGMP-Snooping-fähiger Router zwischen geschaltet werden muss.</w:delText>
        </w:r>
      </w:del>
    </w:p>
    <w:p w:rsidR="000D6E0A" w:rsidRDefault="000D6E0A" w:rsidP="00D4561E">
      <w:pPr>
        <w:jc w:val="both"/>
      </w:pPr>
      <w:r>
        <w:t xml:space="preserve">MMRP hingegen ermöglicht ein Multicast auf Layer-2-Ebene, weswegen </w:t>
      </w:r>
      <w:del w:id="379" w:author="MPH" w:date="2011-11-07T20:12:00Z">
        <w:r w:rsidDel="00612FF2">
          <w:delText xml:space="preserve">MMRP </w:delText>
        </w:r>
      </w:del>
      <w:ins w:id="380" w:author="MPH" w:date="2011-11-07T20:12:00Z">
        <w:r w:rsidR="00612FF2">
          <w:t xml:space="preserve">es </w:t>
        </w:r>
      </w:ins>
      <w:r>
        <w:t>ohne IGMP-Snooping funktioniert</w:t>
      </w:r>
      <w:ins w:id="381" w:author="Jonas" w:date="2011-11-06T22:35:00Z">
        <w:r w:rsidR="007C354E">
          <w:t>, also</w:t>
        </w:r>
      </w:ins>
      <w:ins w:id="382" w:author="Jonas" w:date="2011-11-06T22:36:00Z">
        <w:r w:rsidR="007C354E">
          <w:t xml:space="preserve"> auch</w:t>
        </w:r>
      </w:ins>
      <w:ins w:id="383" w:author="Jonas" w:date="2011-11-06T22:35:00Z">
        <w:r w:rsidR="007C354E">
          <w:t xml:space="preserve"> ohne zusätzlichen Router</w:t>
        </w:r>
      </w:ins>
      <w:r>
        <w:t xml:space="preserve">. Einzige Vorraussetzung </w:t>
      </w:r>
      <w:del w:id="384" w:author="Jonas" w:date="2011-11-06T22:36:00Z">
        <w:r w:rsidDel="007C354E">
          <w:delText xml:space="preserve">sind </w:delText>
        </w:r>
      </w:del>
      <w:ins w:id="385" w:author="Jonas" w:date="2011-11-06T22:36:00Z">
        <w:r w:rsidR="007C354E">
          <w:t xml:space="preserve">ist die Verwendung von </w:t>
        </w:r>
      </w:ins>
      <w:r>
        <w:t>MMRP-fähige</w:t>
      </w:r>
      <w:ins w:id="386" w:author="Jonas" w:date="2011-11-06T22:36:00Z">
        <w:r w:rsidR="007C354E">
          <w:t>n</w:t>
        </w:r>
      </w:ins>
      <w:r>
        <w:t xml:space="preserve"> Switche</w:t>
      </w:r>
      <w:ins w:id="387" w:author="Jonas" w:date="2011-11-06T22:36:00Z">
        <w:r w:rsidR="007C354E">
          <w:t>n</w:t>
        </w:r>
      </w:ins>
      <w:r>
        <w:t>.</w:t>
      </w:r>
    </w:p>
    <w:p w:rsidR="000D6E0A" w:rsidRPr="00AA68B0" w:rsidRDefault="000D6E0A" w:rsidP="00934449"/>
    <w:p w:rsidR="00EE130D" w:rsidRDefault="00EE130D" w:rsidP="00934449">
      <w:pPr>
        <w:pStyle w:val="berschrift2"/>
        <w:numPr>
          <w:ilvl w:val="1"/>
          <w:numId w:val="3"/>
        </w:numPr>
        <w:jc w:val="both"/>
      </w:pPr>
      <w:r>
        <w:t xml:space="preserve"> </w:t>
      </w:r>
      <w:bookmarkStart w:id="388" w:name="_Toc308644282"/>
      <w:r w:rsidR="000D6E0A">
        <w:t>Modell des Problembereiches</w:t>
      </w:r>
      <w:bookmarkEnd w:id="388"/>
    </w:p>
    <w:p w:rsidR="00934449" w:rsidRDefault="00934449" w:rsidP="00934449"/>
    <w:p w:rsidR="00F24C35" w:rsidRDefault="000D6E0A" w:rsidP="00D4561E">
      <w:pPr>
        <w:jc w:val="both"/>
      </w:pPr>
      <w:r>
        <w:t xml:space="preserve">Der aktuelle Multicastor kann </w:t>
      </w:r>
      <w:del w:id="389" w:author="Jonas" w:date="2011-11-06T22:36:00Z">
        <w:r w:rsidDel="007C354E">
          <w:delText xml:space="preserve">nur </w:delText>
        </w:r>
      </w:del>
      <w:r>
        <w:t xml:space="preserve">zum Testen </w:t>
      </w:r>
      <w:ins w:id="390" w:author="Jonas" w:date="2011-11-06T22:37:00Z">
        <w:r w:rsidR="007C354E">
          <w:t xml:space="preserve">von wie </w:t>
        </w:r>
      </w:ins>
      <w:r>
        <w:t>folg</w:t>
      </w:r>
      <w:del w:id="391" w:author="Jonas" w:date="2011-11-06T22:37:00Z">
        <w:r w:rsidDel="007C354E">
          <w:delText>end</w:delText>
        </w:r>
      </w:del>
      <w:ins w:id="392" w:author="Jonas" w:date="2011-11-06T22:37:00Z">
        <w:r w:rsidR="007C354E">
          <w:t>t</w:t>
        </w:r>
      </w:ins>
      <w:r>
        <w:t xml:space="preserve"> aufgebauter Netzwerke</w:t>
      </w:r>
      <w:ins w:id="393" w:author="Jonas" w:date="2011-11-06T22:37:00Z">
        <w:r w:rsidR="007C354E">
          <w:t>n</w:t>
        </w:r>
      </w:ins>
      <w:r>
        <w:t xml:space="preserve"> genutzt werden:</w:t>
      </w:r>
    </w:p>
    <w:p w:rsidR="000D6E0A" w:rsidRDefault="000D6E0A" w:rsidP="00CA73B6">
      <w:pPr>
        <w:pStyle w:val="KeinLeerraum"/>
        <w:jc w:val="center"/>
      </w:pPr>
      <w:r>
        <w:rPr>
          <w:noProof/>
        </w:rPr>
        <w:drawing>
          <wp:inline distT="0" distB="0" distL="0" distR="0">
            <wp:extent cx="3640066" cy="2409825"/>
            <wp:effectExtent l="19050" t="0" r="0" b="0"/>
            <wp:docPr id="11" name="internal-source-marker_0.33613295310320934" descr="https://lh5.googleusercontent.com/F5keT8wl9lN0Sit8rk0k5rdb1QmUA7KdAoh2aVTuEv6jJ3XSFLj24rwz-9W9RU3QD9sV-OmgKG0_Ny63EmsW7eZdVPqnnC5TpAUp0y4E6ty91VYH7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5.googleusercontent.com/F5keT8wl9lN0Sit8rk0k5rdb1QmUA7KdAoh2aVTuEv6jJ3XSFLj24rwz-9W9RU3QD9sV-OmgKG0_Ny63EmsW7eZdVPqnnC5TpAUp0y4E6ty91VYH7gc"/>
                    <pic:cNvPicPr>
                      <a:picLocks noChangeAspect="1" noChangeArrowheads="1"/>
                    </pic:cNvPicPr>
                  </pic:nvPicPr>
                  <pic:blipFill>
                    <a:blip r:embed="rId12" cstate="print"/>
                    <a:stretch>
                      <a:fillRect/>
                    </a:stretch>
                  </pic:blipFill>
                  <pic:spPr bwMode="auto">
                    <a:xfrm>
                      <a:off x="0" y="0"/>
                      <a:ext cx="3640065" cy="2409824"/>
                    </a:xfrm>
                    <a:prstGeom prst="rect">
                      <a:avLst/>
                    </a:prstGeom>
                    <a:noFill/>
                    <a:ln w="9525">
                      <a:noFill/>
                      <a:miter lim="800000"/>
                      <a:headEnd/>
                      <a:tailEnd/>
                    </a:ln>
                  </pic:spPr>
                </pic:pic>
              </a:graphicData>
            </a:graphic>
          </wp:inline>
        </w:drawing>
      </w:r>
    </w:p>
    <w:p w:rsidR="000D6E0A" w:rsidRDefault="000D6E0A" w:rsidP="00BD2B5D">
      <w:pPr>
        <w:pStyle w:val="Beschriftung"/>
        <w:jc w:val="center"/>
      </w:pPr>
      <w:r>
        <w:lastRenderedPageBreak/>
        <w:t xml:space="preserve">Abbildung </w:t>
      </w:r>
      <w:fldSimple w:instr=" SEQ Abbildung \* ARABIC ">
        <w:r w:rsidR="002A28A1">
          <w:rPr>
            <w:noProof/>
          </w:rPr>
          <w:t>4</w:t>
        </w:r>
      </w:fldSimple>
      <w:r>
        <w:t>: Netzwerkaufbau</w:t>
      </w:r>
      <w:ins w:id="394" w:author="MPH" w:date="2011-11-09T22:14:00Z">
        <w:r w:rsidR="002A28A1">
          <w:t xml:space="preserve"> mit Router</w:t>
        </w:r>
      </w:ins>
      <w:r w:rsidR="009426B2">
        <w:rPr>
          <w:rStyle w:val="Funotenzeichen"/>
        </w:rPr>
        <w:footnoteReference w:id="3"/>
      </w:r>
    </w:p>
    <w:p w:rsidR="000D6E0A" w:rsidRDefault="000D6E0A" w:rsidP="00934449"/>
    <w:p w:rsidR="000D6E0A" w:rsidRDefault="000D6E0A" w:rsidP="00D4561E">
      <w:pPr>
        <w:jc w:val="both"/>
      </w:pPr>
      <w:r>
        <w:t>Es ist zu erkennen, dass zwingend ein Router erforderlich ist</w:t>
      </w:r>
      <w:del w:id="395" w:author="Jonas" w:date="2011-11-06T22:37:00Z">
        <w:r w:rsidDel="007C354E">
          <w:delText xml:space="preserve">, </w:delText>
        </w:r>
      </w:del>
      <w:ins w:id="396" w:author="Jonas" w:date="2011-11-06T22:37:00Z">
        <w:r w:rsidR="007C354E">
          <w:t xml:space="preserve">. </w:t>
        </w:r>
      </w:ins>
      <w:del w:id="397" w:author="Jonas" w:date="2011-11-06T22:38:00Z">
        <w:r w:rsidDel="007C354E">
          <w:delText xml:space="preserve">ein </w:delText>
        </w:r>
      </w:del>
      <w:ins w:id="398" w:author="Jonas" w:date="2011-11-06T22:38:00Z">
        <w:r w:rsidR="007C354E">
          <w:t xml:space="preserve">Ein </w:t>
        </w:r>
      </w:ins>
      <w:r>
        <w:t xml:space="preserve">rein auf Switchen basierendes Netzwerk wird noch nicht unterstützt. Aus diesem Grund wird in Version 2.0 des MultiCastors das MMR-Protokoll implementiert werden, um auch </w:t>
      </w:r>
      <w:del w:id="399" w:author="Jonas" w:date="2011-11-06T22:38:00Z">
        <w:r w:rsidDel="007C354E">
          <w:delText xml:space="preserve">folgende </w:delText>
        </w:r>
      </w:del>
      <w:r>
        <w:t xml:space="preserve">Netzwerke </w:t>
      </w:r>
      <w:ins w:id="400" w:author="Jonas" w:date="2011-11-06T22:38:00Z">
        <w:r w:rsidR="007C354E">
          <w:t xml:space="preserve">folgender Struktur </w:t>
        </w:r>
      </w:ins>
      <w:r>
        <w:t>testen zu können:</w:t>
      </w:r>
    </w:p>
    <w:p w:rsidR="002A28A1" w:rsidRDefault="00400A80" w:rsidP="002A28A1">
      <w:pPr>
        <w:pStyle w:val="KeinLeerraum"/>
        <w:keepNext/>
        <w:jc w:val="center"/>
        <w:rPr>
          <w:ins w:id="401" w:author="MPH" w:date="2011-11-09T22:14:00Z"/>
        </w:rPr>
      </w:pPr>
      <w:ins w:id="402" w:author="MPH" w:date="2011-11-09T22:14:00Z">
        <w:r>
          <w:rPr>
            <w:noProof/>
          </w:rPr>
          <w:drawing>
            <wp:inline distT="0" distB="0" distL="0" distR="0">
              <wp:extent cx="3876675" cy="2567335"/>
              <wp:effectExtent l="19050" t="0" r="9525" b="0"/>
              <wp:docPr id="14" name="Bild 1" descr="C:\Users\Matthis\Desktop\igmpsnooping_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s\Desktop\igmpsnooping_switch.png"/>
                      <pic:cNvPicPr>
                        <a:picLocks noChangeAspect="1" noChangeArrowheads="1"/>
                      </pic:cNvPicPr>
                    </pic:nvPicPr>
                    <pic:blipFill>
                      <a:blip r:embed="rId13" cstate="print"/>
                      <a:srcRect/>
                      <a:stretch>
                        <a:fillRect/>
                      </a:stretch>
                    </pic:blipFill>
                    <pic:spPr bwMode="auto">
                      <a:xfrm>
                        <a:off x="0" y="0"/>
                        <a:ext cx="3876675" cy="2567335"/>
                      </a:xfrm>
                      <a:prstGeom prst="rect">
                        <a:avLst/>
                      </a:prstGeom>
                      <a:noFill/>
                      <a:ln w="9525">
                        <a:noFill/>
                        <a:miter lim="800000"/>
                        <a:headEnd/>
                        <a:tailEnd/>
                      </a:ln>
                    </pic:spPr>
                  </pic:pic>
                </a:graphicData>
              </a:graphic>
            </wp:inline>
          </w:drawing>
        </w:r>
      </w:ins>
    </w:p>
    <w:p w:rsidR="000D6E0A" w:rsidRDefault="002A28A1" w:rsidP="002A28A1">
      <w:pPr>
        <w:pStyle w:val="Beschriftung"/>
        <w:jc w:val="center"/>
        <w:rPr>
          <w:ins w:id="403" w:author="MPH" w:date="2011-11-09T22:14:00Z"/>
        </w:rPr>
      </w:pPr>
      <w:ins w:id="404" w:author="MPH" w:date="2011-11-09T22:14:00Z">
        <w:r>
          <w:t xml:space="preserve">Abbildung </w:t>
        </w:r>
        <w:r w:rsidR="00B613EA">
          <w:fldChar w:fldCharType="begin"/>
        </w:r>
        <w:r>
          <w:instrText xml:space="preserve"> SEQ Abbildung \* ARABIC </w:instrText>
        </w:r>
      </w:ins>
      <w:r w:rsidR="00B613EA">
        <w:fldChar w:fldCharType="separate"/>
      </w:r>
      <w:ins w:id="405" w:author="MPH" w:date="2011-11-09T22:14:00Z">
        <w:r>
          <w:rPr>
            <w:noProof/>
          </w:rPr>
          <w:t>5</w:t>
        </w:r>
        <w:r w:rsidR="00B613EA">
          <w:fldChar w:fldCharType="end"/>
        </w:r>
        <w:r>
          <w:t>: Netzwerkaufbau ohne Router</w:t>
        </w:r>
      </w:ins>
    </w:p>
    <w:p w:rsidR="002A28A1" w:rsidRDefault="002A28A1" w:rsidP="00D4561E">
      <w:pPr>
        <w:jc w:val="both"/>
      </w:pPr>
    </w:p>
    <w:p w:rsidR="000D6E0A" w:rsidDel="002A28A1" w:rsidRDefault="000D6E0A" w:rsidP="00D4561E">
      <w:pPr>
        <w:jc w:val="both"/>
        <w:rPr>
          <w:del w:id="406" w:author="MPH" w:date="2011-11-09T22:14:00Z"/>
          <w:b/>
          <w:i/>
          <w:color w:val="00B050"/>
        </w:rPr>
      </w:pPr>
      <w:del w:id="407" w:author="MPH" w:date="2011-11-09T22:14:00Z">
        <w:r w:rsidRPr="000D6E0A" w:rsidDel="002A28A1">
          <w:rPr>
            <w:b/>
            <w:i/>
            <w:color w:val="00B050"/>
          </w:rPr>
          <w:delText>// TODO</w:delText>
        </w:r>
        <w:r w:rsidDel="002A28A1">
          <w:rPr>
            <w:b/>
            <w:i/>
            <w:color w:val="00B050"/>
          </w:rPr>
          <w:delText xml:space="preserve"> Bild: Multicast im Switchnetwerk ohne Router</w:delText>
        </w:r>
      </w:del>
    </w:p>
    <w:p w:rsidR="000D6E0A" w:rsidRDefault="000D6E0A" w:rsidP="00D4561E">
      <w:pPr>
        <w:jc w:val="both"/>
      </w:pPr>
      <w:r>
        <w:t>Generell ist der Multi</w:t>
      </w:r>
      <w:r w:rsidR="007E2819">
        <w:t>C</w:t>
      </w:r>
      <w:r>
        <w:t xml:space="preserve">astor ein Tool, </w:t>
      </w:r>
      <w:del w:id="408" w:author="Jonas" w:date="2011-11-06T22:39:00Z">
        <w:r w:rsidDel="007C354E">
          <w:delText>dass</w:delText>
        </w:r>
      </w:del>
      <w:ins w:id="409" w:author="Jonas" w:date="2011-11-06T22:39:00Z">
        <w:r w:rsidR="007C354E">
          <w:t>das</w:t>
        </w:r>
      </w:ins>
      <w:r>
        <w:t xml:space="preserve"> das Netzwerk im Unternehmen auf Belastbarkeit und Multicast-Fähigkeit testen soll. Beim Testen kann es gegebenenfalls zu folgenden Komplikationen kommen:</w:t>
      </w:r>
    </w:p>
    <w:p w:rsidR="000D6E0A" w:rsidRDefault="000D6E0A" w:rsidP="00D4561E">
      <w:pPr>
        <w:pStyle w:val="Listenabsatz"/>
        <w:numPr>
          <w:ilvl w:val="0"/>
          <w:numId w:val="12"/>
        </w:numPr>
        <w:jc w:val="both"/>
      </w:pPr>
      <w:r>
        <w:t>Der Heap kann überlaufen, wenn zu viele Multicast-Ströme zeitgleich getestet werden.</w:t>
      </w:r>
    </w:p>
    <w:p w:rsidR="000D6E0A" w:rsidRPr="000D6E0A" w:rsidRDefault="000D6E0A" w:rsidP="00D4561E">
      <w:pPr>
        <w:pStyle w:val="Listenabsatz"/>
        <w:numPr>
          <w:ilvl w:val="0"/>
          <w:numId w:val="12"/>
        </w:numPr>
        <w:jc w:val="both"/>
      </w:pPr>
      <w:r>
        <w:t>Es könnte ein Verbindungsabbruch im Netzwerk auftreten.</w:t>
      </w:r>
    </w:p>
    <w:p w:rsidR="000D6E0A" w:rsidRDefault="000D6E0A" w:rsidP="00D4561E">
      <w:pPr>
        <w:jc w:val="both"/>
      </w:pPr>
      <w:r>
        <w:t xml:space="preserve">Für beide </w:t>
      </w:r>
      <w:r w:rsidR="007E2819">
        <w:t xml:space="preserve">Fälle werden Problemerkennung sowie </w:t>
      </w:r>
      <w:ins w:id="410" w:author="Jonas" w:date="2011-11-06T22:40:00Z">
        <w:r w:rsidR="007C354E">
          <w:t>-</w:t>
        </w:r>
      </w:ins>
      <w:del w:id="411" w:author="Jonas" w:date="2011-11-06T22:40:00Z">
        <w:r w:rsidR="007E2819" w:rsidDel="007C354E">
          <w:delText>–</w:delText>
        </w:r>
      </w:del>
      <w:r w:rsidR="007E2819">
        <w:t>lösung implementiert werden:</w:t>
      </w:r>
    </w:p>
    <w:p w:rsidR="007E2819" w:rsidRDefault="007E2819" w:rsidP="00D4561E">
      <w:pPr>
        <w:jc w:val="both"/>
      </w:pPr>
      <w:r>
        <w:t xml:space="preserve">Der MultiCastor V2.0 wird bei der Anlegung einer neuen Multicast-Instanz prüfen, ob genug Speicher zur Verfügung steht und anderenfalls eine entsprechende Warnung ausgeben. </w:t>
      </w:r>
    </w:p>
    <w:p w:rsidR="007E2819" w:rsidRDefault="007E2819" w:rsidP="00D4561E">
      <w:pPr>
        <w:jc w:val="both"/>
      </w:pPr>
      <w:r>
        <w:t>Wenn ein Netzwerkabriss auftreten sollte, wird dieses Ereignis protokolliert, der User informiert und versucht, die Verbindung wieder herzustellen.</w:t>
      </w:r>
    </w:p>
    <w:p w:rsidR="00405864" w:rsidRPr="000D6E0A" w:rsidRDefault="00405864" w:rsidP="000D6E0A"/>
    <w:p w:rsidR="00D37CE3" w:rsidRDefault="007E2819" w:rsidP="00F24C35">
      <w:pPr>
        <w:pStyle w:val="berschrift2"/>
        <w:numPr>
          <w:ilvl w:val="1"/>
          <w:numId w:val="3"/>
        </w:numPr>
        <w:jc w:val="both"/>
      </w:pPr>
      <w:r>
        <w:lastRenderedPageBreak/>
        <w:t xml:space="preserve"> </w:t>
      </w:r>
      <w:bookmarkStart w:id="412" w:name="_Toc308644283"/>
      <w:r>
        <w:t>Beschreibung der Geschäftsprozesse</w:t>
      </w:r>
      <w:bookmarkEnd w:id="412"/>
    </w:p>
    <w:p w:rsidR="00934449" w:rsidRPr="00934449" w:rsidRDefault="00934449" w:rsidP="00D4561E">
      <w:pPr>
        <w:jc w:val="both"/>
      </w:pPr>
    </w:p>
    <w:p w:rsidR="00883F47" w:rsidRDefault="003F21DD" w:rsidP="00D4561E">
      <w:pPr>
        <w:pStyle w:val="KeinLeerraum"/>
        <w:spacing w:line="276" w:lineRule="auto"/>
        <w:jc w:val="both"/>
      </w:pPr>
      <w:del w:id="413" w:author="Jonas" w:date="2011-11-06T22:41:00Z">
        <w:r w:rsidDel="007C354E">
          <w:delText>„[</w:delText>
        </w:r>
      </w:del>
      <w:r w:rsidR="007E2819">
        <w:t>Der MultiCastor</w:t>
      </w:r>
      <w:del w:id="414" w:author="Jonas" w:date="2011-11-06T22:41:00Z">
        <w:r w:rsidDel="007C354E">
          <w:delText>]</w:delText>
        </w:r>
      </w:del>
      <w:r w:rsidR="007E2819">
        <w:t xml:space="preserve"> unterstützt den Nutzer bei einer Vielzahl von Vorgängen </w:t>
      </w:r>
      <w:del w:id="415" w:author="Jonas" w:date="2011-11-06T22:41:00Z">
        <w:r w:rsidDel="007C354E">
          <w:delText>[</w:delText>
        </w:r>
      </w:del>
      <w:r w:rsidR="007E2819">
        <w:t>beim</w:t>
      </w:r>
      <w:del w:id="416" w:author="Jonas" w:date="2011-11-06T22:41:00Z">
        <w:r w:rsidDel="007C354E">
          <w:delText>]</w:delText>
        </w:r>
      </w:del>
      <w:r w:rsidR="007E2819">
        <w:t xml:space="preserve"> Netzwerktest. Zur Verdeutlichung wird ein beispielhafter Testpr</w:t>
      </w:r>
      <w:r>
        <w:t xml:space="preserve">ozess in </w:t>
      </w:r>
      <w:del w:id="417" w:author="MPH" w:date="2011-11-07T20:24:00Z">
        <w:r w:rsidDel="00E32D9A">
          <w:delText xml:space="preserve">Abbildung </w:delText>
        </w:r>
      </w:del>
      <w:ins w:id="418" w:author="MPH" w:date="2011-11-07T20:23:00Z">
        <w:r w:rsidR="00B613EA">
          <w:fldChar w:fldCharType="begin"/>
        </w:r>
        <w:r w:rsidR="00E32D9A">
          <w:instrText xml:space="preserve"> REF _Ref308460762 </w:instrText>
        </w:r>
      </w:ins>
      <w:r w:rsidR="00B613EA">
        <w:fldChar w:fldCharType="separate"/>
      </w:r>
      <w:ins w:id="419" w:author="MPH" w:date="2011-11-07T20:23:00Z">
        <w:r w:rsidR="00E32D9A">
          <w:t xml:space="preserve">Abbildung </w:t>
        </w:r>
        <w:r w:rsidR="00E32D9A">
          <w:rPr>
            <w:noProof/>
          </w:rPr>
          <w:t>5</w:t>
        </w:r>
        <w:r w:rsidR="00B613EA">
          <w:fldChar w:fldCharType="end"/>
        </w:r>
      </w:ins>
      <w:del w:id="420" w:author="MPH" w:date="2011-11-07T20:22:00Z">
        <w:r w:rsidDel="00E32D9A">
          <w:delText>[</w:delText>
        </w:r>
      </w:del>
      <w:del w:id="421" w:author="MPH" w:date="2011-11-07T20:24:00Z">
        <w:r w:rsidDel="00E32D9A">
          <w:delText>5</w:delText>
        </w:r>
      </w:del>
      <w:del w:id="422" w:author="MPH" w:date="2011-11-07T20:22:00Z">
        <w:r w:rsidDel="00E32D9A">
          <w:delText>]</w:delText>
        </w:r>
      </w:del>
      <w:r w:rsidR="007E2819">
        <w:t xml:space="preserve"> dargestellt.</w:t>
      </w:r>
      <w:del w:id="423" w:author="Jonas" w:date="2011-11-06T22:41:00Z">
        <w:r w:rsidDel="007C354E">
          <w:delText>“</w:delText>
        </w:r>
      </w:del>
      <w:r>
        <w:rPr>
          <w:rStyle w:val="Funotenzeichen"/>
        </w:rPr>
        <w:footnoteReference w:id="4"/>
      </w:r>
    </w:p>
    <w:p w:rsidR="007E2819" w:rsidRDefault="007E2819" w:rsidP="00934449">
      <w:pPr>
        <w:pStyle w:val="KeinLeerraum"/>
        <w:spacing w:line="276" w:lineRule="auto"/>
        <w:jc w:val="both"/>
      </w:pPr>
    </w:p>
    <w:p w:rsidR="007E2819" w:rsidRDefault="007E2819" w:rsidP="00CA73B6">
      <w:pPr>
        <w:pStyle w:val="KeinLeerraum"/>
        <w:jc w:val="center"/>
      </w:pPr>
      <w:r w:rsidRPr="00CA73B6">
        <w:rPr>
          <w:noProof/>
        </w:rPr>
        <w:drawing>
          <wp:inline distT="0" distB="0" distL="0" distR="0">
            <wp:extent cx="5760720" cy="1564413"/>
            <wp:effectExtent l="19050" t="0" r="0" b="0"/>
            <wp:docPr id="13" name="internal-source-marker_0.33613295310320934" descr="https://lh6.googleusercontent.com/LLiYYWEe4iW2bys1uyyJ-4C7oOxc9FRe2fUJyPZ1tpgsGV0c1SRHRsIV1JT6W5f_Yx3ZGNRcH0y28Z7ZPtvOhN_oduiZy8s65YnfT1WcdZ0YIKkH4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3613295310320934" descr="https://lh6.googleusercontent.com/LLiYYWEe4iW2bys1uyyJ-4C7oOxc9FRe2fUJyPZ1tpgsGV0c1SRHRsIV1JT6W5f_Yx3ZGNRcH0y28Z7ZPtvOhN_oduiZy8s65YnfT1WcdZ0YIKkH4II"/>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5760720" cy="1564413"/>
                    </a:xfrm>
                    <a:prstGeom prst="rect">
                      <a:avLst/>
                    </a:prstGeom>
                    <a:noFill/>
                    <a:ln w="9525">
                      <a:noFill/>
                      <a:miter lim="800000"/>
                      <a:headEnd/>
                      <a:tailEnd/>
                    </a:ln>
                  </pic:spPr>
                </pic:pic>
              </a:graphicData>
            </a:graphic>
          </wp:inline>
        </w:drawing>
      </w:r>
    </w:p>
    <w:p w:rsidR="007E2819" w:rsidRDefault="007E2819" w:rsidP="00BD2B5D">
      <w:pPr>
        <w:pStyle w:val="Beschriftung"/>
        <w:jc w:val="center"/>
      </w:pPr>
      <w:bookmarkStart w:id="424" w:name="_Ref308460762"/>
      <w:r>
        <w:t xml:space="preserve">Abbildung </w:t>
      </w:r>
      <w:fldSimple w:instr=" SEQ Abbildung \* ARABIC ">
        <w:ins w:id="425" w:author="MPH" w:date="2011-11-09T22:14:00Z">
          <w:r w:rsidR="002A28A1">
            <w:rPr>
              <w:noProof/>
            </w:rPr>
            <w:t>6</w:t>
          </w:r>
        </w:ins>
        <w:del w:id="426" w:author="MPH" w:date="2011-11-09T22:14:00Z">
          <w:r w:rsidR="00915C60" w:rsidDel="002A28A1">
            <w:rPr>
              <w:noProof/>
            </w:rPr>
            <w:delText>5</w:delText>
          </w:r>
        </w:del>
      </w:fldSimple>
      <w:bookmarkEnd w:id="424"/>
      <w:r>
        <w:t xml:space="preserve">: </w:t>
      </w:r>
      <w:r w:rsidR="003E7E31">
        <w:t>Beispiel Testprozess</w:t>
      </w:r>
      <w:r w:rsidR="003E7E31">
        <w:rPr>
          <w:rStyle w:val="Funotenzeichen"/>
        </w:rPr>
        <w:footnoteReference w:id="5"/>
      </w:r>
    </w:p>
    <w:p w:rsidR="00F24C35" w:rsidRDefault="007E2819" w:rsidP="00D4561E">
      <w:pPr>
        <w:jc w:val="both"/>
      </w:pPr>
      <w:r>
        <w:t>Hierbei kann der Multicastor den Nutzer bei jeder blau markierten Tätigkeit unterstützen. Im Folgenden werden die angenommenen Aktivitäten genauer erklärt:</w:t>
      </w:r>
    </w:p>
    <w:p w:rsidR="00934449" w:rsidRDefault="00934449" w:rsidP="00934449"/>
    <w:p w:rsidR="007E2819" w:rsidRDefault="007E2819" w:rsidP="00934449">
      <w:pPr>
        <w:pStyle w:val="berschrift3"/>
        <w:numPr>
          <w:ilvl w:val="2"/>
          <w:numId w:val="3"/>
        </w:numPr>
      </w:pPr>
      <w:bookmarkStart w:id="427" w:name="_Toc308644284"/>
      <w:r>
        <w:t>Testen der Netzwerkverbindung</w:t>
      </w:r>
      <w:bookmarkEnd w:id="427"/>
    </w:p>
    <w:p w:rsidR="00934449" w:rsidRPr="00934449" w:rsidRDefault="00934449" w:rsidP="00D4561E">
      <w:pPr>
        <w:jc w:val="both"/>
      </w:pPr>
    </w:p>
    <w:p w:rsidR="007E2819" w:rsidRDefault="007E2819" w:rsidP="00D4561E">
      <w:pPr>
        <w:jc w:val="both"/>
      </w:pPr>
      <w:r w:rsidRPr="007E2819">
        <w:t>Hierbei wird sichergestellt, dass das netzwerkfähige Gerät auch mit dem Netzwerk verbunden ist und eine Verbindung zu einem anderen, im Netzwerk befindlichen Gerät herstellen kann, zum Beispiel über eine Ping-Anfrage.</w:t>
      </w:r>
    </w:p>
    <w:p w:rsidR="00934449" w:rsidRDefault="00934449" w:rsidP="00D4561E">
      <w:pPr>
        <w:jc w:val="both"/>
      </w:pPr>
    </w:p>
    <w:p w:rsidR="007E2819" w:rsidRDefault="007E2819" w:rsidP="00934449">
      <w:pPr>
        <w:pStyle w:val="berschrift3"/>
        <w:numPr>
          <w:ilvl w:val="2"/>
          <w:numId w:val="3"/>
        </w:numPr>
      </w:pPr>
      <w:bookmarkStart w:id="428" w:name="_Toc308644285"/>
      <w:r>
        <w:t>Multicast-Funktionalitätstest</w:t>
      </w:r>
      <w:bookmarkEnd w:id="428"/>
    </w:p>
    <w:p w:rsidR="00934449" w:rsidRPr="00934449" w:rsidRDefault="00934449" w:rsidP="00D4561E">
      <w:pPr>
        <w:jc w:val="both"/>
      </w:pPr>
    </w:p>
    <w:p w:rsidR="007E2819" w:rsidRDefault="007E2819" w:rsidP="00D4561E">
      <w:pPr>
        <w:jc w:val="both"/>
      </w:pPr>
      <w:r w:rsidRPr="007E2819">
        <w:t>Soll später das Multicast-Protokoll im Netzwerk verwendet werden, ist ein Test ratsam. Dieser stellt sicher, dass alle beteiligten Geräte Multicast unterstützen und das Netz fehlerfre</w:t>
      </w:r>
      <w:r>
        <w:t xml:space="preserve">i funktioniert. Hierbei ist der MultiCastor </w:t>
      </w:r>
      <w:r w:rsidRPr="007E2819">
        <w:t>behilflich, indem Multicast-Datenströme von/an eine Vielzahl verschiedener Multicast-Gruppen gesendet und empfangen werden können. Darüber hinaus bietet es eine Jitter- und Lost Packets-Anzeige, die eine Fehlersuche ermöglicht.</w:t>
      </w:r>
    </w:p>
    <w:p w:rsidR="004260AD" w:rsidRDefault="004260AD" w:rsidP="00D4561E">
      <w:pPr>
        <w:jc w:val="both"/>
      </w:pPr>
    </w:p>
    <w:p w:rsidR="007E2819" w:rsidRDefault="007E2819" w:rsidP="00934449">
      <w:pPr>
        <w:pStyle w:val="berschrift3"/>
        <w:numPr>
          <w:ilvl w:val="2"/>
          <w:numId w:val="3"/>
        </w:numPr>
      </w:pPr>
      <w:bookmarkStart w:id="429" w:name="_Toc308644286"/>
      <w:r>
        <w:lastRenderedPageBreak/>
        <w:t>Belastbarkeitstest</w:t>
      </w:r>
      <w:bookmarkEnd w:id="429"/>
    </w:p>
    <w:p w:rsidR="00934449" w:rsidRPr="00934449" w:rsidRDefault="00934449" w:rsidP="00934449"/>
    <w:p w:rsidR="007E2819" w:rsidRDefault="007E2819" w:rsidP="00D4561E">
      <w:pPr>
        <w:jc w:val="both"/>
      </w:pPr>
      <w:r w:rsidRPr="007E2819">
        <w:t xml:space="preserve">Bei erwartetem, hohem Datenaufkommen im </w:t>
      </w:r>
      <w:r w:rsidR="00F302D4">
        <w:t>Netzwerk ist ein Belastbarkeits</w:t>
      </w:r>
      <w:r w:rsidRPr="007E2819">
        <w:t>test notwendig. Dieser kann durchgeführt werden</w:t>
      </w:r>
      <w:r w:rsidR="00F302D4">
        <w:t>,</w:t>
      </w:r>
      <w:r w:rsidRPr="007E2819">
        <w:t xml:space="preserve"> indem die Packets per Second innerhalb des Multicast-Servers sehr hoch gestellt werden, sodass das Netzwerk an seine Grenzen kommt.</w:t>
      </w:r>
    </w:p>
    <w:p w:rsidR="00934449" w:rsidRDefault="00934449" w:rsidP="00934449"/>
    <w:p w:rsidR="007E2819" w:rsidRDefault="007E2819" w:rsidP="00934449">
      <w:pPr>
        <w:pStyle w:val="berschrift3"/>
        <w:numPr>
          <w:ilvl w:val="2"/>
          <w:numId w:val="3"/>
        </w:numPr>
      </w:pPr>
      <w:bookmarkStart w:id="430" w:name="_Toc308644287"/>
      <w:r>
        <w:t>Fehlersuche</w:t>
      </w:r>
      <w:bookmarkEnd w:id="430"/>
    </w:p>
    <w:p w:rsidR="00934449" w:rsidRPr="00934449" w:rsidRDefault="00934449" w:rsidP="00934449"/>
    <w:p w:rsidR="007E2819" w:rsidRDefault="007E2819" w:rsidP="00D4561E">
      <w:pPr>
        <w:jc w:val="both"/>
      </w:pPr>
      <w:r w:rsidRPr="007E2819">
        <w:t>Durch die Übertragung einer SenderID und der Auswertung</w:t>
      </w:r>
      <w:r w:rsidR="00F302D4">
        <w:t>, wie</w:t>
      </w:r>
      <w:ins w:id="431" w:author="Jonas" w:date="2011-11-06T22:43:00Z">
        <w:r w:rsidR="007C354E">
          <w:t xml:space="preserve"> </w:t>
        </w:r>
      </w:ins>
      <w:r w:rsidRPr="007E2819">
        <w:t>viele Pakete verloren gegangen sind, lassen sich Schwachstellen im Netzwerk leicht aufdecken.</w:t>
      </w:r>
    </w:p>
    <w:p w:rsidR="00934449" w:rsidRDefault="00934449" w:rsidP="00934449"/>
    <w:p w:rsidR="00F302D4" w:rsidRDefault="00F302D4" w:rsidP="00934449">
      <w:pPr>
        <w:pStyle w:val="berschrift3"/>
        <w:numPr>
          <w:ilvl w:val="2"/>
          <w:numId w:val="3"/>
        </w:numPr>
      </w:pPr>
      <w:bookmarkStart w:id="432" w:name="_Toc308644288"/>
      <w:r>
        <w:t>Testbericht</w:t>
      </w:r>
      <w:bookmarkEnd w:id="432"/>
    </w:p>
    <w:p w:rsidR="00934449" w:rsidRPr="00934449" w:rsidRDefault="00934449" w:rsidP="00934449"/>
    <w:p w:rsidR="00F302D4" w:rsidRDefault="00F302D4" w:rsidP="00D4561E">
      <w:pPr>
        <w:jc w:val="both"/>
      </w:pPr>
      <w:r>
        <w:t>Der MultiCastor erstellt eine Logdatei mit den gesammelten Testergebnissen, welche anschließend in einem Testbericht genutzt werden können.</w:t>
      </w:r>
    </w:p>
    <w:p w:rsidR="00934449" w:rsidRDefault="00934449" w:rsidP="00934449"/>
    <w:p w:rsidR="00F302D4" w:rsidRDefault="00F302D4" w:rsidP="00934449">
      <w:pPr>
        <w:pStyle w:val="berschrift3"/>
        <w:numPr>
          <w:ilvl w:val="2"/>
          <w:numId w:val="3"/>
        </w:numPr>
      </w:pPr>
      <w:bookmarkStart w:id="433" w:name="_Toc308644289"/>
      <w:r>
        <w:t>Kundendemonstration</w:t>
      </w:r>
      <w:bookmarkEnd w:id="433"/>
    </w:p>
    <w:p w:rsidR="00934449" w:rsidRPr="00934449" w:rsidRDefault="00934449" w:rsidP="00934449"/>
    <w:p w:rsidR="00F302D4" w:rsidRDefault="00F302D4" w:rsidP="00D4561E">
      <w:pPr>
        <w:jc w:val="both"/>
      </w:pPr>
      <w:r>
        <w:t>Mit dem MultiCastor kann die Belastbarkeit eines Netzwerks direkt gezeigt werden. Eine graphische Darstellung der Messwerte ermöglicht hierbei eine optisch ansprechende Darstellung der Ergebnisse.</w:t>
      </w:r>
    </w:p>
    <w:p w:rsidR="00934449" w:rsidRPr="00F302D4" w:rsidRDefault="00934449" w:rsidP="00934449"/>
    <w:p w:rsidR="00552314" w:rsidRDefault="00552314" w:rsidP="005650BB">
      <w:pPr>
        <w:pStyle w:val="berschrift1"/>
        <w:numPr>
          <w:ilvl w:val="0"/>
          <w:numId w:val="3"/>
        </w:numPr>
        <w:jc w:val="both"/>
      </w:pPr>
      <w:bookmarkStart w:id="434" w:name="_Toc308644290"/>
      <w:r>
        <w:t>Produktfunktionen</w:t>
      </w:r>
      <w:bookmarkEnd w:id="434"/>
    </w:p>
    <w:p w:rsidR="00934449" w:rsidRPr="00934449" w:rsidRDefault="00934449" w:rsidP="00934449"/>
    <w:p w:rsidR="00F302D4" w:rsidRDefault="00EE10CE" w:rsidP="00F302D4">
      <w:pPr>
        <w:pStyle w:val="berschrift2"/>
        <w:numPr>
          <w:ilvl w:val="1"/>
          <w:numId w:val="3"/>
        </w:numPr>
        <w:jc w:val="both"/>
      </w:pPr>
      <w:r>
        <w:t xml:space="preserve"> </w:t>
      </w:r>
      <w:bookmarkStart w:id="435" w:name="_Toc308644291"/>
      <w:r>
        <w:t>Use Cases</w:t>
      </w:r>
      <w:r w:rsidR="00F302D4">
        <w:t xml:space="preserve"> – Übersicht</w:t>
      </w:r>
      <w:bookmarkEnd w:id="435"/>
    </w:p>
    <w:p w:rsidR="00934449" w:rsidRPr="00934449" w:rsidRDefault="00934449" w:rsidP="00934449"/>
    <w:p w:rsidR="00F302D4" w:rsidRDefault="00F302D4" w:rsidP="00D4561E">
      <w:pPr>
        <w:jc w:val="both"/>
      </w:pPr>
      <w:r w:rsidRPr="00F302D4">
        <w:t>Das folgende Diagramm zeigt die Abhängigkeiten der Use</w:t>
      </w:r>
      <w:r w:rsidR="001F0991">
        <w:t xml:space="preserve"> C</w:t>
      </w:r>
      <w:r w:rsidRPr="00F302D4">
        <w:t>ases. Als neue Rolle ist der Developer/Tester aufgeführt, der über STAF/STAX die Anwendung prüfen kann. Ebenfalls ist die Multiinstanzfähigkeit abgebildet. Weitere Erweiterungen finden sich bei den Konfigurationsmöglichkeiten.</w:t>
      </w:r>
    </w:p>
    <w:p w:rsidR="00F302D4" w:rsidRDefault="00F302D4" w:rsidP="00CA73B6">
      <w:pPr>
        <w:pStyle w:val="KeinLeerraum"/>
        <w:jc w:val="center"/>
      </w:pPr>
      <w:r>
        <w:rPr>
          <w:noProof/>
        </w:rPr>
        <w:lastRenderedPageBreak/>
        <w:drawing>
          <wp:inline distT="0" distB="0" distL="0" distR="0">
            <wp:extent cx="5760720" cy="3090990"/>
            <wp:effectExtent l="19050" t="0" r="0" b="0"/>
            <wp:docPr id="12" name="internal-source-marker_0.9907405978970785" descr="https://lh3.googleusercontent.com/UbadktPSr_EP4Ly6qxge_2FC6e-gfr_uIIb2ts10FWHAUGgkgIK21FfcDHNejV5E0ys43fk-gGxnDxrucjHFWucHGWwJaW7ybjucbl8XAinhR75C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badktPSr_EP4Ly6qxge_2FC6e-gfr_uIIb2ts10FWHAUGgkgIK21FfcDHNejV5E0ys43fk-gGxnDxrucjHFWucHGWwJaW7ybjucbl8XAinhR75CebQ"/>
                    <pic:cNvPicPr>
                      <a:picLocks noChangeAspect="1" noChangeArrowheads="1"/>
                    </pic:cNvPicPr>
                  </pic:nvPicPr>
                  <pic:blipFill>
                    <a:blip r:embed="rId15" cstate="print"/>
                    <a:srcRect/>
                    <a:stretch>
                      <a:fillRect/>
                    </a:stretch>
                  </pic:blipFill>
                  <pic:spPr bwMode="auto">
                    <a:xfrm>
                      <a:off x="0" y="0"/>
                      <a:ext cx="5760720" cy="3090990"/>
                    </a:xfrm>
                    <a:prstGeom prst="rect">
                      <a:avLst/>
                    </a:prstGeom>
                    <a:noFill/>
                    <a:ln w="9525">
                      <a:noFill/>
                      <a:miter lim="800000"/>
                      <a:headEnd/>
                      <a:tailEnd/>
                    </a:ln>
                  </pic:spPr>
                </pic:pic>
              </a:graphicData>
            </a:graphic>
          </wp:inline>
        </w:drawing>
      </w:r>
    </w:p>
    <w:p w:rsidR="00F302D4" w:rsidRDefault="00F302D4" w:rsidP="00BD2B5D">
      <w:pPr>
        <w:pStyle w:val="Beschriftung"/>
        <w:jc w:val="center"/>
      </w:pPr>
      <w:r>
        <w:t xml:space="preserve">Abbildung </w:t>
      </w:r>
      <w:fldSimple w:instr=" SEQ Abbildung \* ARABIC ">
        <w:ins w:id="436" w:author="MPH" w:date="2011-11-09T22:14:00Z">
          <w:r w:rsidR="002A28A1">
            <w:rPr>
              <w:noProof/>
            </w:rPr>
            <w:t>7</w:t>
          </w:r>
        </w:ins>
        <w:del w:id="437" w:author="MPH" w:date="2011-11-09T22:14:00Z">
          <w:r w:rsidR="00915C60" w:rsidDel="002A28A1">
            <w:rPr>
              <w:noProof/>
            </w:rPr>
            <w:delText>6</w:delText>
          </w:r>
        </w:del>
      </w:fldSimple>
      <w:r>
        <w:t>: Übersicht Use-Cases</w:t>
      </w:r>
    </w:p>
    <w:p w:rsidR="00F302D4" w:rsidRDefault="00F302D4" w:rsidP="00D4561E">
      <w:pPr>
        <w:jc w:val="both"/>
      </w:pPr>
      <w:r>
        <w:t>In den folgenden Abschnitten werden die einzelnen Use-Cases näher beschrieben.</w:t>
      </w:r>
    </w:p>
    <w:p w:rsidR="00405864" w:rsidRDefault="00405864" w:rsidP="00934449"/>
    <w:p w:rsidR="00F302D4" w:rsidRDefault="00F302D4" w:rsidP="00F302D4">
      <w:pPr>
        <w:pStyle w:val="berschrift2"/>
        <w:numPr>
          <w:ilvl w:val="1"/>
          <w:numId w:val="3"/>
        </w:numPr>
      </w:pPr>
      <w:r>
        <w:t xml:space="preserve"> </w:t>
      </w:r>
      <w:bookmarkStart w:id="438" w:name="_Toc308644292"/>
      <w:r>
        <w:t>Beschreibung zu /LUC10/: Send Multicast</w:t>
      </w:r>
      <w:bookmarkEnd w:id="438"/>
    </w:p>
    <w:p w:rsidR="00664477" w:rsidRPr="00664477" w:rsidRDefault="00664477" w:rsidP="00664477"/>
    <w:p w:rsidR="00F302D4" w:rsidRPr="00BD2B5D" w:rsidRDefault="001A0FEE" w:rsidP="00664477">
      <w:pPr>
        <w:rPr>
          <w:b/>
          <w:color w:val="C00000"/>
        </w:rPr>
      </w:pPr>
      <w:r w:rsidRPr="00BD2B5D">
        <w:rPr>
          <w:b/>
          <w:color w:val="C00000"/>
        </w:rPr>
        <w:t>Charakterisierende</w:t>
      </w:r>
      <w:r w:rsidR="00F302D4" w:rsidRPr="00BD2B5D">
        <w:rPr>
          <w:b/>
          <w:color w:val="C00000"/>
        </w:rPr>
        <w:t xml:space="preserve"> Informationen</w:t>
      </w:r>
      <w:r w:rsidR="00BD2B5D">
        <w:rPr>
          <w:b/>
          <w:color w:val="C00000"/>
        </w:rPr>
        <w:t>:</w:t>
      </w:r>
    </w:p>
    <w:tbl>
      <w:tblPr>
        <w:tblStyle w:val="HelleSchattierung-Akzent2"/>
        <w:tblW w:w="0" w:type="auto"/>
        <w:tblLook w:val="04A0"/>
      </w:tblPr>
      <w:tblGrid>
        <w:gridCol w:w="3227"/>
        <w:gridCol w:w="5985"/>
      </w:tblGrid>
      <w:tr w:rsidR="005F7CDF" w:rsidDel="001C39A6" w:rsidTr="000A099F">
        <w:trPr>
          <w:cnfStyle w:val="100000000000"/>
          <w:del w:id="439" w:author="MPH" w:date="2011-11-07T20:26:00Z"/>
        </w:trPr>
        <w:tc>
          <w:tcPr>
            <w:cnfStyle w:val="001000000000"/>
            <w:tcW w:w="9212" w:type="dxa"/>
            <w:gridSpan w:val="2"/>
            <w:tcBorders>
              <w:bottom w:val="nil"/>
            </w:tcBorders>
          </w:tcPr>
          <w:p w:rsidR="005F7CDF" w:rsidRPr="005F7CDF" w:rsidDel="001C39A6" w:rsidRDefault="005F7CDF" w:rsidP="00664477">
            <w:pPr>
              <w:spacing w:line="276" w:lineRule="auto"/>
              <w:rPr>
                <w:del w:id="440" w:author="MPH" w:date="2011-11-07T20:26:00Z"/>
                <w:rFonts w:ascii="Arial" w:eastAsia="Times New Roman" w:hAnsi="Arial" w:cs="Arial"/>
                <w:b w:val="0"/>
                <w:color w:val="000000"/>
                <w:szCs w:val="24"/>
              </w:rPr>
            </w:pPr>
            <w:del w:id="441" w:author="MPH" w:date="2011-11-07T20:26: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5F7CDF" w:rsidTr="005F7CDF">
        <w:trPr>
          <w:cnfStyle w:val="000000100000"/>
        </w:trPr>
        <w:tc>
          <w:tcPr>
            <w:cnfStyle w:val="001000000000"/>
            <w:tcW w:w="3227" w:type="dxa"/>
            <w:tcBorders>
              <w:top w:val="nil"/>
            </w:tcBorders>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Dem User zu ermöglichen einen Multicast Stream anzulegen. Dieser Stream soll auf Layer 2 und Layer 3 Ebene kommunizieren.</w:t>
            </w:r>
          </w:p>
        </w:tc>
      </w:tr>
      <w:tr w:rsidR="005F7CDF" w:rsidTr="005F7CDF">
        <w:tc>
          <w:tcPr>
            <w:cnfStyle w:val="001000000000"/>
            <w:tcW w:w="3227" w:type="dxa"/>
          </w:tcPr>
          <w:p w:rsidR="005F7CDF" w:rsidRPr="005F7CDF" w:rsidRDefault="005F7CD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Es muss eine lauffähige Installation des MultiCastors2.0 auf dem Usersystem vorhanden sein.</w:t>
            </w:r>
          </w:p>
          <w:p w:rsidR="005F7CDF" w:rsidRPr="005F7CDF" w:rsidRDefault="005F7CDF" w:rsidP="00664477">
            <w:pPr>
              <w:spacing w:line="276" w:lineRule="auto"/>
              <w:jc w:val="both"/>
              <w:cnfStyle w:val="000000100000"/>
              <w:rPr>
                <w:rFonts w:ascii="Times New Roman" w:eastAsia="Times New Roman" w:hAnsi="Times New Roman" w:cs="Times New Roman"/>
                <w:szCs w:val="24"/>
              </w:rPr>
            </w:pPr>
            <w:r w:rsidRPr="005F7CDF">
              <w:rPr>
                <w:rFonts w:ascii="Arial" w:eastAsia="Times New Roman" w:hAnsi="Arial" w:cs="Arial"/>
                <w:color w:val="000000"/>
                <w:szCs w:val="24"/>
              </w:rPr>
              <w:t xml:space="preserve">Für das Senden von Multicast Streams sollte ein Betriebssystem mit IGMP und MLD Unterstützung vorhanden sein. </w:t>
            </w:r>
          </w:p>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Für den MMRP Multicast Stream kann ein Switch mit MMRP Unterstützung genutzt werden. Dies ist jedoch nicht notwendig.</w:t>
            </w:r>
          </w:p>
        </w:tc>
      </w:tr>
      <w:tr w:rsidR="005F7CDF" w:rsidTr="005F7CDF">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5F7CDF" w:rsidRPr="005F7CDF" w:rsidRDefault="005F7CD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5F7CDF" w:rsidTr="005F7CDF">
        <w:trPr>
          <w:cnfStyle w:val="000000100000"/>
        </w:trPr>
        <w:tc>
          <w:tcPr>
            <w:cnfStyle w:val="001000000000"/>
            <w:tcW w:w="3227" w:type="dxa"/>
          </w:tcPr>
          <w:p w:rsidR="005F7CDF" w:rsidRPr="005F7CDF" w:rsidRDefault="005F7CD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5F7CDF" w:rsidRPr="005F7CDF" w:rsidRDefault="005F7CD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5F7CDF" w:rsidRDefault="005F7CDF" w:rsidP="00664477">
      <w:pPr>
        <w:rPr>
          <w:rFonts w:ascii="Arial" w:eastAsia="Times New Roman" w:hAnsi="Arial" w:cs="Arial"/>
          <w:color w:val="000000"/>
          <w:szCs w:val="24"/>
        </w:rPr>
      </w:pPr>
    </w:p>
    <w:p w:rsidR="00E02230" w:rsidRPr="00BD2B5D" w:rsidRDefault="00E02230" w:rsidP="00664477">
      <w:pPr>
        <w:rPr>
          <w:b/>
          <w:color w:val="C00000"/>
        </w:rPr>
      </w:pPr>
      <w:r w:rsidRPr="00BD2B5D">
        <w:rPr>
          <w:b/>
          <w:color w:val="C00000"/>
        </w:rPr>
        <w:t>Szenario für den Standartablauf</w:t>
      </w:r>
      <w:r w:rsidR="00BD2B5D">
        <w:rPr>
          <w:b/>
          <w:color w:val="C00000"/>
        </w:rPr>
        <w:t>:</w:t>
      </w:r>
    </w:p>
    <w:p w:rsidR="00E02230" w:rsidRDefault="00E02230" w:rsidP="00D4561E">
      <w:pPr>
        <w:jc w:val="both"/>
      </w:pPr>
      <w:r w:rsidRPr="00E02230">
        <w:lastRenderedPageBreak/>
        <w:t xml:space="preserve">Der Benutzer kann auf der Startseite ein Sendertab zum Programm hinzufügen. </w:t>
      </w:r>
      <w:r>
        <w:t>Er</w:t>
      </w:r>
      <w:r w:rsidRPr="00E02230">
        <w:t xml:space="preserve"> sucht sich aus,</w:t>
      </w:r>
      <w:r>
        <w:t xml:space="preserve"> ob ein Layer-</w:t>
      </w:r>
      <w:r w:rsidRPr="00E02230">
        <w:t xml:space="preserve">2 oder </w:t>
      </w:r>
      <w:r>
        <w:t>-</w:t>
      </w:r>
      <w:r w:rsidRPr="00E02230">
        <w:t xml:space="preserve">3 Multicaststrom betrieben werden soll. Es werden Standardwerte für den Sender geladen, so dass der User sofort einen Strom anlegen kann. Änderungen für die Verbindung kann </w:t>
      </w:r>
      <w:del w:id="442" w:author="Jonas" w:date="2011-11-06T22:48:00Z">
        <w:r w:rsidRPr="00E02230" w:rsidDel="00D4561E">
          <w:delText>der User</w:delText>
        </w:r>
      </w:del>
      <w:ins w:id="443" w:author="Jonas" w:date="2011-11-06T22:48:00Z">
        <w:r w:rsidR="00D4561E">
          <w:t>können</w:t>
        </w:r>
      </w:ins>
      <w:r w:rsidRPr="00E02230">
        <w:t xml:space="preserve"> ebenfalls in diesem Tab </w:t>
      </w:r>
      <w:del w:id="444" w:author="Jonas" w:date="2011-11-06T22:48:00Z">
        <w:r w:rsidRPr="00E02230" w:rsidDel="00D4561E">
          <w:delText>vornehmen</w:delText>
        </w:r>
      </w:del>
      <w:ins w:id="445" w:author="Jonas" w:date="2011-11-06T22:48:00Z">
        <w:r w:rsidR="00D4561E" w:rsidRPr="00E02230">
          <w:t>vor</w:t>
        </w:r>
        <w:r w:rsidR="00D4561E">
          <w:t>genommen werden</w:t>
        </w:r>
      </w:ins>
      <w:r w:rsidRPr="00E02230">
        <w:t>.</w:t>
      </w:r>
    </w:p>
    <w:p w:rsidR="00405864" w:rsidRPr="00E02230" w:rsidRDefault="00405864" w:rsidP="00664477"/>
    <w:p w:rsidR="00F302D4" w:rsidRDefault="00E02230" w:rsidP="00664477">
      <w:pPr>
        <w:pStyle w:val="berschrift2"/>
        <w:numPr>
          <w:ilvl w:val="1"/>
          <w:numId w:val="3"/>
        </w:numPr>
      </w:pPr>
      <w:r>
        <w:t xml:space="preserve"> </w:t>
      </w:r>
      <w:bookmarkStart w:id="446" w:name="_Toc308644293"/>
      <w:r>
        <w:t>Beschreibung zu /LUC20/: Receive Multicast</w:t>
      </w:r>
      <w:bookmarkEnd w:id="446"/>
    </w:p>
    <w:p w:rsidR="00F14CD9" w:rsidRDefault="00F14CD9" w:rsidP="00664477">
      <w:pPr>
        <w:rPr>
          <w:b/>
        </w:rPr>
      </w:pPr>
    </w:p>
    <w:p w:rsidR="00F14CD9" w:rsidRPr="00BD2B5D" w:rsidRDefault="00F14CD9" w:rsidP="00664477">
      <w:pPr>
        <w:rPr>
          <w:b/>
          <w:color w:val="C00000"/>
        </w:rPr>
      </w:pPr>
      <w:r w:rsidRPr="00BD2B5D">
        <w:rPr>
          <w:b/>
          <w:color w:val="C00000"/>
        </w:rPr>
        <w:t>Charakterisierende Informationen</w:t>
      </w:r>
      <w:r>
        <w:rPr>
          <w:b/>
          <w:color w:val="C00000"/>
        </w:rPr>
        <w:t>:</w:t>
      </w:r>
    </w:p>
    <w:tbl>
      <w:tblPr>
        <w:tblStyle w:val="HelleSchattierung-Akzent2"/>
        <w:tblW w:w="0" w:type="auto"/>
        <w:tblLook w:val="04A0"/>
      </w:tblPr>
      <w:tblGrid>
        <w:gridCol w:w="3227"/>
        <w:gridCol w:w="5985"/>
      </w:tblGrid>
      <w:tr w:rsidR="00F14CD9" w:rsidDel="001C39A6" w:rsidTr="00934449">
        <w:trPr>
          <w:cnfStyle w:val="100000000000"/>
          <w:del w:id="447" w:author="MPH" w:date="2011-11-07T20:26:00Z"/>
        </w:trPr>
        <w:tc>
          <w:tcPr>
            <w:cnfStyle w:val="001000000000"/>
            <w:tcW w:w="9212" w:type="dxa"/>
            <w:gridSpan w:val="2"/>
            <w:tcBorders>
              <w:bottom w:val="nil"/>
            </w:tcBorders>
          </w:tcPr>
          <w:p w:rsidR="00F14CD9" w:rsidRPr="005F7CDF" w:rsidDel="001C39A6" w:rsidRDefault="00F14CD9" w:rsidP="00664477">
            <w:pPr>
              <w:spacing w:line="276" w:lineRule="auto"/>
              <w:rPr>
                <w:del w:id="448" w:author="MPH" w:date="2011-11-07T20:26:00Z"/>
                <w:rFonts w:ascii="Arial" w:eastAsia="Times New Roman" w:hAnsi="Arial" w:cs="Arial"/>
                <w:b w:val="0"/>
                <w:color w:val="000000"/>
                <w:szCs w:val="24"/>
              </w:rPr>
            </w:pPr>
            <w:del w:id="449" w:author="MPH" w:date="2011-11-07T20:26: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commentRangeStart w:id="450"/>
              <w:r w:rsidR="00C83D24" w:rsidDel="001C39A6">
                <w:rPr>
                  <w:rFonts w:ascii="Arial" w:eastAsia="Times New Roman" w:hAnsi="Arial" w:cs="Arial"/>
                  <w:b w:val="0"/>
                  <w:color w:val="000000"/>
                  <w:szCs w:val="24"/>
                </w:rPr>
                <w:delText>TODO</w:delText>
              </w:r>
              <w:commentRangeEnd w:id="450"/>
              <w:r w:rsidR="00D4561E" w:rsidDel="001C39A6">
                <w:rPr>
                  <w:rStyle w:val="Kommentarzeichen"/>
                  <w:b w:val="0"/>
                  <w:bCs w:val="0"/>
                  <w:color w:val="auto"/>
                </w:rPr>
                <w:commentReference w:id="450"/>
              </w:r>
            </w:del>
          </w:p>
        </w:tc>
      </w:tr>
      <w:tr w:rsidR="00F14CD9" w:rsidTr="00934449">
        <w:trPr>
          <w:cnfStyle w:val="000000100000"/>
        </w:trPr>
        <w:tc>
          <w:tcPr>
            <w:cnfStyle w:val="001000000000"/>
            <w:tcW w:w="3227" w:type="dxa"/>
            <w:tcBorders>
              <w:top w:val="nil"/>
            </w:tcBorders>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F14CD9" w:rsidRPr="005F7CDF" w:rsidRDefault="00F14CD9" w:rsidP="00D4561E">
            <w:pPr>
              <w:spacing w:line="276" w:lineRule="auto"/>
              <w:jc w:val="both"/>
              <w:cnfStyle w:val="000000100000"/>
              <w:rPr>
                <w:rFonts w:ascii="Arial" w:eastAsia="Times New Roman" w:hAnsi="Arial" w:cs="Arial"/>
                <w:color w:val="000000"/>
                <w:szCs w:val="24"/>
              </w:rPr>
            </w:pPr>
            <w:r w:rsidRPr="00F14CD9">
              <w:rPr>
                <w:rFonts w:ascii="Arial" w:eastAsia="Times New Roman" w:hAnsi="Arial" w:cs="Arial"/>
                <w:color w:val="000000"/>
                <w:szCs w:val="24"/>
              </w:rPr>
              <w:t>Dem User zu ermöglichen einen Multicast Stream zu empfangen. Dieser Stream soll auf Layer-2- und Layer-3-Ebene erreichbar sein.</w:t>
            </w:r>
          </w:p>
        </w:tc>
      </w:tr>
      <w:tr w:rsidR="00F14CD9" w:rsidTr="00934449">
        <w:tc>
          <w:tcPr>
            <w:cnfStyle w:val="001000000000"/>
            <w:tcW w:w="3227" w:type="dxa"/>
          </w:tcPr>
          <w:p w:rsidR="00F14CD9" w:rsidRPr="005F7CDF" w:rsidRDefault="00F14CD9"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F14CD9" w:rsidRPr="005F7CDF" w:rsidRDefault="00F14CD9" w:rsidP="00D4561E">
            <w:pPr>
              <w:spacing w:line="276"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71F72" w:rsidRPr="00771F72" w:rsidRDefault="00771F72" w:rsidP="00D4561E">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Es muss eine lauffähige Installation des MultiCastors2.0 auf dem Usersystem vorhanden sein.</w:t>
            </w:r>
          </w:p>
          <w:p w:rsidR="00771F72" w:rsidRPr="00771F72" w:rsidRDefault="00771F72" w:rsidP="00D4561E">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 xml:space="preserve">Für das Empfangen von Multicast Streams sollte ein Betriebssystem mit IGMP und MLD Unterstützung vorhanden sein. </w:t>
            </w:r>
          </w:p>
          <w:p w:rsidR="00F14CD9" w:rsidRPr="005F7CDF" w:rsidRDefault="00771F72" w:rsidP="00D4561E">
            <w:pPr>
              <w:spacing w:line="276" w:lineRule="auto"/>
              <w:jc w:val="both"/>
              <w:cnfStyle w:val="000000100000"/>
              <w:rPr>
                <w:rFonts w:ascii="Arial" w:eastAsia="Times New Roman" w:hAnsi="Arial" w:cs="Arial"/>
                <w:color w:val="000000"/>
                <w:szCs w:val="24"/>
              </w:rPr>
            </w:pPr>
            <w:r w:rsidRPr="00771F72">
              <w:rPr>
                <w:rFonts w:ascii="Arial" w:eastAsia="Times New Roman" w:hAnsi="Arial" w:cs="Arial"/>
                <w:color w:val="000000"/>
                <w:szCs w:val="24"/>
              </w:rPr>
              <w:t>Für den MMRP Multicast Stream kann ein Switch mit MMRP Unterstützung genutzt werden. Dies ist jedoch nicht notwendig.</w:t>
            </w:r>
          </w:p>
        </w:tc>
      </w:tr>
      <w:tr w:rsidR="00F14CD9" w:rsidTr="00934449">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F14CD9" w:rsidRPr="005F7CDF" w:rsidRDefault="00F14CD9" w:rsidP="00D4561E">
            <w:pPr>
              <w:spacing w:line="276" w:lineRule="auto"/>
              <w:jc w:val="both"/>
              <w:cnfStyle w:val="000000000000"/>
              <w:rPr>
                <w:rFonts w:ascii="Arial" w:eastAsia="Times New Roman" w:hAnsi="Arial" w:cs="Arial"/>
                <w:color w:val="000000"/>
                <w:szCs w:val="24"/>
              </w:rPr>
            </w:pPr>
            <w:r w:rsidRPr="005F7CDF">
              <w:rPr>
                <w:rFonts w:ascii="Arial" w:eastAsia="Times New Roman" w:hAnsi="Arial" w:cs="Arial"/>
                <w:color w:val="000000"/>
                <w:szCs w:val="24"/>
              </w:rPr>
              <w:t>Programm sendet Pakete.</w:t>
            </w:r>
          </w:p>
        </w:tc>
      </w:tr>
      <w:tr w:rsidR="00F14CD9" w:rsidTr="00934449">
        <w:trPr>
          <w:cnfStyle w:val="000000100000"/>
        </w:trPr>
        <w:tc>
          <w:tcPr>
            <w:cnfStyle w:val="001000000000"/>
            <w:tcW w:w="3227" w:type="dxa"/>
          </w:tcPr>
          <w:p w:rsidR="00F14CD9" w:rsidRPr="005F7CDF" w:rsidRDefault="00F14CD9"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F14CD9" w:rsidRPr="005F7CDF" w:rsidRDefault="00F14CD9"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F302D4" w:rsidRDefault="00F302D4" w:rsidP="00664477"/>
    <w:p w:rsidR="00E02230" w:rsidRPr="004B3AFF" w:rsidRDefault="00E02230" w:rsidP="00664477">
      <w:pPr>
        <w:rPr>
          <w:b/>
          <w:color w:val="C00000"/>
        </w:rPr>
      </w:pPr>
      <w:r w:rsidRPr="004B3AFF">
        <w:rPr>
          <w:b/>
          <w:color w:val="C00000"/>
        </w:rPr>
        <w:t>Szenario für den Standartablauf</w:t>
      </w:r>
      <w:r w:rsidR="00664477">
        <w:rPr>
          <w:b/>
          <w:color w:val="C00000"/>
        </w:rPr>
        <w:t>:</w:t>
      </w:r>
    </w:p>
    <w:p w:rsidR="00E02230" w:rsidRDefault="00E02230" w:rsidP="00D4561E">
      <w:pPr>
        <w:jc w:val="both"/>
      </w:pPr>
      <w:r w:rsidRPr="00E02230">
        <w:t>Der Benutzer kann auf der Startseite ein Receivertab zum Programm hinzufügen</w:t>
      </w:r>
      <w:r>
        <w:t>. Er</w:t>
      </w:r>
      <w:r w:rsidRPr="00E02230">
        <w:t xml:space="preserve"> sucht sich aus,</w:t>
      </w:r>
      <w:r>
        <w:t xml:space="preserve"> ob ein Layer-</w:t>
      </w:r>
      <w:r w:rsidRPr="00E02230">
        <w:t xml:space="preserve">2 oder </w:t>
      </w:r>
      <w:r>
        <w:t>-</w:t>
      </w:r>
      <w:r w:rsidRPr="00E02230">
        <w:t>3 Multicaststrom empfangen werden soll. Es werden Standardwerte für den Empfänger geladen, so dass der User sofort einen Strom empfangen kann. Änderungen für die Verbindung kann der User ebenfalls in diesem Tab vornehmen.</w:t>
      </w:r>
    </w:p>
    <w:p w:rsidR="00405864" w:rsidRPr="00E02230" w:rsidRDefault="00405864" w:rsidP="00664477"/>
    <w:p w:rsidR="00E02230" w:rsidRDefault="00E02230" w:rsidP="00664477">
      <w:pPr>
        <w:pStyle w:val="berschrift2"/>
        <w:numPr>
          <w:ilvl w:val="1"/>
          <w:numId w:val="3"/>
        </w:numPr>
      </w:pPr>
      <w:r>
        <w:t xml:space="preserve"> </w:t>
      </w:r>
      <w:bookmarkStart w:id="451" w:name="_Toc308644294"/>
      <w:r>
        <w:t>Beschreibung zu /LUC30/: Analyse Multicast</w:t>
      </w:r>
      <w:bookmarkEnd w:id="451"/>
    </w:p>
    <w:p w:rsidR="00664477" w:rsidRPr="00664477" w:rsidRDefault="00664477" w:rsidP="00664477"/>
    <w:p w:rsidR="00E02230" w:rsidRPr="004B3AFF" w:rsidRDefault="001A0FEE" w:rsidP="00664477">
      <w:pPr>
        <w:rPr>
          <w:b/>
          <w:color w:val="C00000"/>
        </w:rPr>
      </w:pPr>
      <w:r w:rsidRPr="004B3AFF">
        <w:rPr>
          <w:b/>
          <w:color w:val="C00000"/>
        </w:rPr>
        <w:t>Charakterisierende</w:t>
      </w:r>
      <w:r w:rsidR="008A3EF6" w:rsidRPr="004B3AFF">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4B3AFF" w:rsidRPr="005F7CDF" w:rsidDel="001C39A6" w:rsidTr="00934449">
        <w:trPr>
          <w:cnfStyle w:val="100000000000"/>
          <w:del w:id="452" w:author="MPH" w:date="2011-11-07T20:26:00Z"/>
        </w:trPr>
        <w:tc>
          <w:tcPr>
            <w:cnfStyle w:val="001000000000"/>
            <w:tcW w:w="9212" w:type="dxa"/>
            <w:gridSpan w:val="2"/>
            <w:tcBorders>
              <w:bottom w:val="nil"/>
            </w:tcBorders>
          </w:tcPr>
          <w:p w:rsidR="004B3AFF" w:rsidRPr="005F7CDF" w:rsidDel="001C39A6" w:rsidRDefault="004B3AFF" w:rsidP="00664477">
            <w:pPr>
              <w:spacing w:line="276" w:lineRule="auto"/>
              <w:rPr>
                <w:del w:id="453" w:author="MPH" w:date="2011-11-07T20:26:00Z"/>
                <w:rFonts w:ascii="Arial" w:eastAsia="Times New Roman" w:hAnsi="Arial" w:cs="Arial"/>
                <w:b w:val="0"/>
                <w:color w:val="000000"/>
                <w:szCs w:val="24"/>
              </w:rPr>
            </w:pPr>
            <w:del w:id="454" w:author="MPH" w:date="2011-11-07T20:26: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4B3AFF" w:rsidRPr="005F7CDF" w:rsidTr="00934449">
        <w:trPr>
          <w:cnfStyle w:val="000000100000"/>
        </w:trPr>
        <w:tc>
          <w:tcPr>
            <w:cnfStyle w:val="001000000000"/>
            <w:tcW w:w="3227" w:type="dxa"/>
            <w:tcBorders>
              <w:top w:val="nil"/>
            </w:tcBorders>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lastRenderedPageBreak/>
              <w:t>Ziel des Use Cases:</w:t>
            </w:r>
          </w:p>
        </w:tc>
        <w:tc>
          <w:tcPr>
            <w:tcW w:w="5985" w:type="dxa"/>
            <w:tcBorders>
              <w:top w:val="nil"/>
            </w:tcBorders>
          </w:tcPr>
          <w:p w:rsidR="004B3AFF" w:rsidRPr="005F7CDF" w:rsidRDefault="004B3AFF" w:rsidP="00664477">
            <w:pPr>
              <w:spacing w:line="276" w:lineRule="auto"/>
              <w:cnfStyle w:val="000000100000"/>
              <w:rPr>
                <w:rFonts w:ascii="Arial" w:eastAsia="Times New Roman" w:hAnsi="Arial" w:cs="Arial"/>
                <w:color w:val="000000"/>
                <w:szCs w:val="24"/>
              </w:rPr>
            </w:pPr>
            <w:r w:rsidRPr="004B3AFF">
              <w:rPr>
                <w:rFonts w:ascii="Arial" w:eastAsia="Times New Roman" w:hAnsi="Arial" w:cs="Arial"/>
                <w:color w:val="000000"/>
                <w:szCs w:val="24"/>
              </w:rPr>
              <w:t>Das Analysieren von Multicastströmen</w:t>
            </w:r>
          </w:p>
        </w:tc>
      </w:tr>
      <w:tr w:rsidR="004B3AFF" w:rsidRPr="005F7CDF" w:rsidTr="00934449">
        <w:tc>
          <w:tcPr>
            <w:cnfStyle w:val="001000000000"/>
            <w:tcW w:w="3227" w:type="dxa"/>
          </w:tcPr>
          <w:p w:rsidR="004B3AFF" w:rsidRPr="005F7CDF" w:rsidRDefault="004B3AFF"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4B3AFF" w:rsidRPr="005F7CDF" w:rsidRDefault="004B3AFF" w:rsidP="00664477">
            <w:pPr>
              <w:spacing w:line="276" w:lineRule="auto"/>
              <w:cnfStyle w:val="000000000000"/>
              <w:rPr>
                <w:rFonts w:ascii="Arial" w:eastAsia="Times New Roman" w:hAnsi="Arial" w:cs="Arial"/>
                <w:color w:val="000000"/>
                <w:szCs w:val="24"/>
              </w:rPr>
            </w:pPr>
            <w:r w:rsidRPr="005F7CDF">
              <w:rPr>
                <w:rFonts w:ascii="Arial" w:eastAsia="Times New Roman" w:hAnsi="Arial" w:cs="Arial"/>
                <w:color w:val="000000"/>
                <w:szCs w:val="24"/>
              </w:rPr>
              <w:t>Es wird auf die Netzwerkkarte des Computers zugegriffen.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4B3AFF" w:rsidRPr="005F7CDF" w:rsidRDefault="004B3AFF" w:rsidP="00664477">
            <w:pPr>
              <w:spacing w:line="276" w:lineRule="auto"/>
              <w:jc w:val="both"/>
              <w:cnfStyle w:val="000000100000"/>
              <w:rPr>
                <w:rFonts w:ascii="Arial" w:eastAsia="Times New Roman" w:hAnsi="Arial" w:cs="Arial"/>
                <w:color w:val="000000"/>
                <w:szCs w:val="24"/>
              </w:rPr>
            </w:pPr>
            <w:r w:rsidRPr="004B3AFF">
              <w:rPr>
                <w:rFonts w:ascii="Arial" w:eastAsia="Times New Roman" w:hAnsi="Arial" w:cs="Arial"/>
                <w:color w:val="000000"/>
                <w:szCs w:val="24"/>
              </w:rPr>
              <w:t xml:space="preserve">Ein Sender und </w:t>
            </w:r>
            <w:ins w:id="455" w:author="Jonas" w:date="2011-11-06T22:50:00Z">
              <w:r w:rsidR="00D4561E">
                <w:rPr>
                  <w:rFonts w:ascii="Arial" w:eastAsia="Times New Roman" w:hAnsi="Arial" w:cs="Arial"/>
                  <w:color w:val="000000"/>
                  <w:szCs w:val="24"/>
                </w:rPr>
                <w:t xml:space="preserve">ein </w:t>
              </w:r>
            </w:ins>
            <w:r w:rsidRPr="004B3AFF">
              <w:rPr>
                <w:rFonts w:ascii="Arial" w:eastAsia="Times New Roman" w:hAnsi="Arial" w:cs="Arial"/>
                <w:color w:val="000000"/>
                <w:szCs w:val="24"/>
              </w:rPr>
              <w:t>Receiver müssen angelegt worden sein.</w:t>
            </w:r>
          </w:p>
        </w:tc>
      </w:tr>
      <w:tr w:rsidR="004B3AFF" w:rsidRPr="005F7CDF" w:rsidTr="00934449">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4B3AFF" w:rsidRPr="005F7CDF" w:rsidRDefault="00253E02" w:rsidP="00664477">
            <w:pPr>
              <w:spacing w:line="276" w:lineRule="auto"/>
              <w:cnfStyle w:val="000000000000"/>
              <w:rPr>
                <w:rFonts w:ascii="Arial" w:eastAsia="Times New Roman" w:hAnsi="Arial" w:cs="Arial"/>
                <w:color w:val="000000"/>
                <w:szCs w:val="24"/>
              </w:rPr>
            </w:pPr>
            <w:r w:rsidRPr="00253E02">
              <w:rPr>
                <w:rFonts w:ascii="Arial" w:eastAsia="Times New Roman" w:hAnsi="Arial" w:cs="Arial"/>
                <w:color w:val="000000"/>
                <w:szCs w:val="24"/>
              </w:rPr>
              <w:t>Graph zeigt erhaltene Pakete an.</w:t>
            </w:r>
          </w:p>
        </w:tc>
      </w:tr>
      <w:tr w:rsidR="004B3AFF" w:rsidRPr="005F7CDF" w:rsidTr="00934449">
        <w:trPr>
          <w:cnfStyle w:val="000000100000"/>
        </w:trPr>
        <w:tc>
          <w:tcPr>
            <w:cnfStyle w:val="001000000000"/>
            <w:tcW w:w="3227" w:type="dxa"/>
          </w:tcPr>
          <w:p w:rsidR="004B3AFF" w:rsidRPr="005F7CDF" w:rsidRDefault="004B3AFF"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4B3AFF" w:rsidRPr="005F7CDF" w:rsidRDefault="004B3AFF" w:rsidP="00664477">
            <w:pPr>
              <w:spacing w:line="276" w:lineRule="auto"/>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8A3EF6" w:rsidRPr="008A3EF6" w:rsidRDefault="008A3EF6" w:rsidP="00664477"/>
    <w:p w:rsidR="00E02230" w:rsidRPr="004B3AFF" w:rsidRDefault="008A3EF6" w:rsidP="00664477">
      <w:pPr>
        <w:rPr>
          <w:b/>
          <w:color w:val="C00000"/>
        </w:rPr>
      </w:pPr>
      <w:r w:rsidRPr="004B3AFF">
        <w:rPr>
          <w:b/>
          <w:color w:val="C00000"/>
        </w:rPr>
        <w:t>Szenario für den Standartablauf</w:t>
      </w:r>
      <w:r w:rsidR="00664477">
        <w:rPr>
          <w:b/>
          <w:color w:val="C00000"/>
        </w:rPr>
        <w:t>:</w:t>
      </w:r>
    </w:p>
    <w:p w:rsidR="008A3EF6" w:rsidRDefault="008A3EF6" w:rsidP="00D4561E">
      <w:pPr>
        <w:jc w:val="both"/>
      </w:pPr>
      <w:r w:rsidRPr="008A3EF6">
        <w:t xml:space="preserve">Abhängig davon, ob </w:t>
      </w:r>
      <w:del w:id="456" w:author="Jonas" w:date="2011-11-06T22:50:00Z">
        <w:r w:rsidRPr="008A3EF6" w:rsidDel="00D4561E">
          <w:delText>wir uns</w:delText>
        </w:r>
      </w:del>
      <w:ins w:id="457" w:author="Jonas" w:date="2011-11-06T22:50:00Z">
        <w:r w:rsidR="00D4561E">
          <w:t>man sich</w:t>
        </w:r>
      </w:ins>
      <w:r w:rsidRPr="008A3EF6">
        <w:t xml:space="preserve"> im Receiver- oder Sendertab befinden</w:t>
      </w:r>
      <w:r>
        <w:t>,</w:t>
      </w:r>
      <w:r w:rsidRPr="008A3EF6">
        <w:t xml:space="preserve"> zeigt der Graph dementsprechend die Werte an. Im Receiverta</w:t>
      </w:r>
      <w:r>
        <w:t>b</w:t>
      </w:r>
      <w:r w:rsidRPr="008A3EF6">
        <w:t xml:space="preserve"> wird dargestellt, wieviel</w:t>
      </w:r>
      <w:r>
        <w:t>e</w:t>
      </w:r>
      <w:r w:rsidRPr="008A3EF6">
        <w:t xml:space="preserve"> Pakete man bekommen hat bzw</w:t>
      </w:r>
      <w:r>
        <w:t>.</w:t>
      </w:r>
      <w:r w:rsidRPr="008A3EF6">
        <w:t xml:space="preserve"> verloren gegangen sind. Im Sendertab wird dargestellt</w:t>
      </w:r>
      <w:r>
        <w:t>,</w:t>
      </w:r>
      <w:r w:rsidRPr="008A3EF6">
        <w:t xml:space="preserve"> wieviel</w:t>
      </w:r>
      <w:r>
        <w:t>e</w:t>
      </w:r>
      <w:r w:rsidRPr="008A3EF6">
        <w:t xml:space="preserve"> Pa</w:t>
      </w:r>
      <w:r>
        <w:t>kete versendet wu</w:t>
      </w:r>
      <w:r w:rsidRPr="008A3EF6">
        <w:t>rden.</w:t>
      </w:r>
    </w:p>
    <w:p w:rsidR="00405864" w:rsidRPr="008A3EF6" w:rsidRDefault="00405864" w:rsidP="00664477"/>
    <w:p w:rsidR="008A3EF6" w:rsidRDefault="008A5FD4" w:rsidP="00664477">
      <w:pPr>
        <w:pStyle w:val="berschrift2"/>
        <w:numPr>
          <w:ilvl w:val="1"/>
          <w:numId w:val="3"/>
        </w:numPr>
      </w:pPr>
      <w:r>
        <w:t xml:space="preserve"> </w:t>
      </w:r>
      <w:bookmarkStart w:id="458" w:name="_Toc308644295"/>
      <w:r>
        <w:t>Beschreibung zu /LUC40/: Configure Settings</w:t>
      </w:r>
      <w:bookmarkEnd w:id="458"/>
    </w:p>
    <w:p w:rsidR="00664477" w:rsidRDefault="00664477" w:rsidP="00664477"/>
    <w:p w:rsidR="000F1394" w:rsidRPr="00253E02" w:rsidRDefault="000F1394" w:rsidP="000F1394">
      <w:pPr>
        <w:rPr>
          <w:b/>
          <w:color w:val="C00000"/>
        </w:rPr>
      </w:pPr>
      <w:r w:rsidRPr="00253E02">
        <w:rPr>
          <w:b/>
          <w:color w:val="C00000"/>
        </w:rPr>
        <w:t>Charakterisierende Informationen</w:t>
      </w:r>
      <w:r>
        <w:rPr>
          <w:b/>
          <w:color w:val="C00000"/>
        </w:rPr>
        <w:t>:</w:t>
      </w:r>
    </w:p>
    <w:tbl>
      <w:tblPr>
        <w:tblStyle w:val="HelleSchattierung-Akzent2"/>
        <w:tblW w:w="0" w:type="auto"/>
        <w:tblLook w:val="04A0"/>
      </w:tblPr>
      <w:tblGrid>
        <w:gridCol w:w="3227"/>
        <w:gridCol w:w="5985"/>
      </w:tblGrid>
      <w:tr w:rsidR="000F1394" w:rsidRPr="005F7CDF" w:rsidDel="001C39A6" w:rsidTr="004706A1">
        <w:trPr>
          <w:cnfStyle w:val="100000000000"/>
          <w:del w:id="459" w:author="MPH" w:date="2011-11-07T20:27:00Z"/>
        </w:trPr>
        <w:tc>
          <w:tcPr>
            <w:cnfStyle w:val="001000000000"/>
            <w:tcW w:w="9212" w:type="dxa"/>
            <w:gridSpan w:val="2"/>
            <w:tcBorders>
              <w:bottom w:val="nil"/>
            </w:tcBorders>
          </w:tcPr>
          <w:p w:rsidR="000F1394" w:rsidRPr="005F7CDF" w:rsidDel="001C39A6" w:rsidRDefault="000F1394" w:rsidP="004706A1">
            <w:pPr>
              <w:spacing w:line="276" w:lineRule="auto"/>
              <w:rPr>
                <w:del w:id="460" w:author="MPH" w:date="2011-11-07T20:27:00Z"/>
                <w:rFonts w:ascii="Arial" w:eastAsia="Times New Roman" w:hAnsi="Arial" w:cs="Arial"/>
                <w:b w:val="0"/>
                <w:color w:val="000000"/>
                <w:szCs w:val="24"/>
              </w:rPr>
            </w:pPr>
            <w:del w:id="461" w:author="MPH" w:date="2011-11-07T20:27: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TODO</w:delText>
              </w:r>
            </w:del>
          </w:p>
        </w:tc>
      </w:tr>
      <w:tr w:rsidR="000F1394" w:rsidRPr="005F7CDF" w:rsidTr="004706A1">
        <w:trPr>
          <w:cnfStyle w:val="000000100000"/>
        </w:trPr>
        <w:tc>
          <w:tcPr>
            <w:cnfStyle w:val="001000000000"/>
            <w:tcW w:w="3227" w:type="dxa"/>
            <w:tcBorders>
              <w:top w:val="nil"/>
            </w:tcBorders>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0F1394" w:rsidRPr="005F7CDF" w:rsidRDefault="000F1394" w:rsidP="00D4561E">
            <w:pPr>
              <w:spacing w:line="276"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Die Einstellungen zu Sender und Receiver können vom Benutzer vorgenommen werden.</w:t>
            </w:r>
          </w:p>
        </w:tc>
      </w:tr>
      <w:tr w:rsidR="000F1394" w:rsidRPr="005F7CDF" w:rsidTr="004706A1">
        <w:tc>
          <w:tcPr>
            <w:cnfStyle w:val="001000000000"/>
            <w:tcW w:w="3227" w:type="dxa"/>
          </w:tcPr>
          <w:p w:rsidR="000F1394" w:rsidRPr="005F7CDF" w:rsidRDefault="000F1394" w:rsidP="004706A1">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0F1394" w:rsidRPr="005F7CDF" w:rsidRDefault="000F1394" w:rsidP="00D4561E">
            <w:pPr>
              <w:spacing w:line="276" w:lineRule="auto"/>
              <w:jc w:val="both"/>
              <w:cnfStyle w:val="000000000000"/>
              <w:rPr>
                <w:rFonts w:ascii="Arial" w:eastAsia="Times New Roman" w:hAnsi="Arial" w:cs="Arial"/>
                <w:color w:val="000000"/>
                <w:szCs w:val="24"/>
              </w:rPr>
            </w:pPr>
            <w:r w:rsidRPr="000F1394">
              <w:rPr>
                <w:rFonts w:ascii="Arial" w:eastAsia="Times New Roman" w:hAnsi="Arial" w:cs="Arial"/>
                <w:color w:val="000000"/>
                <w:szCs w:val="24"/>
              </w:rPr>
              <w:t>MultiCastor 2.0 / GUI oder CMD mit Config-Dateien</w:t>
            </w:r>
          </w:p>
        </w:tc>
      </w:tr>
      <w:tr w:rsidR="000F1394" w:rsidRPr="005F7CDF" w:rsidTr="004706A1">
        <w:trPr>
          <w:cnfStyle w:val="000000100000"/>
        </w:trPr>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0F1394" w:rsidRPr="005F7CDF" w:rsidRDefault="000F1394" w:rsidP="00D4561E">
            <w:pPr>
              <w:spacing w:line="276" w:lineRule="auto"/>
              <w:jc w:val="both"/>
              <w:cnfStyle w:val="000000100000"/>
              <w:rPr>
                <w:rFonts w:ascii="Arial" w:eastAsia="Times New Roman" w:hAnsi="Arial" w:cs="Arial"/>
                <w:color w:val="000000"/>
                <w:szCs w:val="24"/>
              </w:rPr>
            </w:pPr>
            <w:r w:rsidRPr="000F1394">
              <w:rPr>
                <w:rFonts w:ascii="Arial" w:eastAsia="Times New Roman" w:hAnsi="Arial" w:cs="Arial"/>
                <w:color w:val="000000"/>
                <w:szCs w:val="24"/>
              </w:rPr>
              <w:t>Es muss eine lauffähige Installation MultiCastor2.0 auf dem Usersystem vorhanden sein.</w:t>
            </w:r>
          </w:p>
        </w:tc>
      </w:tr>
      <w:tr w:rsidR="000F1394" w:rsidRPr="005F7CDF" w:rsidTr="004706A1">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0F1394" w:rsidRPr="005F7CDF" w:rsidRDefault="000F1394" w:rsidP="00D4561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0F1394" w:rsidRPr="005F7CDF" w:rsidTr="004706A1">
        <w:trPr>
          <w:cnfStyle w:val="000000100000"/>
        </w:trPr>
        <w:tc>
          <w:tcPr>
            <w:cnfStyle w:val="001000000000"/>
            <w:tcW w:w="3227" w:type="dxa"/>
          </w:tcPr>
          <w:p w:rsidR="000F1394" w:rsidRPr="005F7CDF" w:rsidRDefault="000F1394" w:rsidP="004706A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0F1394" w:rsidRPr="005F7CDF" w:rsidRDefault="000F1394"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0F1394" w:rsidRDefault="000F1394" w:rsidP="000F1394">
      <w:pPr>
        <w:rPr>
          <w:b/>
        </w:rPr>
      </w:pPr>
    </w:p>
    <w:p w:rsidR="000F1394" w:rsidRPr="00253E02" w:rsidRDefault="000F1394" w:rsidP="000F1394">
      <w:pPr>
        <w:rPr>
          <w:b/>
          <w:color w:val="C00000"/>
        </w:rPr>
      </w:pPr>
      <w:r w:rsidRPr="00253E02">
        <w:rPr>
          <w:b/>
          <w:color w:val="C00000"/>
        </w:rPr>
        <w:t>Szenario für den Standartablauf</w:t>
      </w:r>
      <w:r>
        <w:rPr>
          <w:b/>
          <w:color w:val="C00000"/>
        </w:rPr>
        <w:t>:</w:t>
      </w:r>
    </w:p>
    <w:p w:rsidR="000F1394" w:rsidRDefault="000F1394" w:rsidP="00D4561E">
      <w:pPr>
        <w:jc w:val="both"/>
      </w:pPr>
      <w:r w:rsidRPr="000F1394">
        <w:t>Der Benutzer öffnet ein Sender/Rece</w:t>
      </w:r>
      <w:r>
        <w:t>i</w:t>
      </w:r>
      <w:r w:rsidRPr="000F1394">
        <w:t>ver (Layer2 oder Layer3) Tab und will darin die Einstellungen für einen bestehenden oder neuen Multicast-Strom eintragen. Wenn bei einem bestehenden Multicast-Strom die Einstellungen geändert werden soll</w:t>
      </w:r>
      <w:r>
        <w:t>en,</w:t>
      </w:r>
      <w:r w:rsidRPr="000F1394">
        <w:t xml:space="preserve"> muss dieser zuerst in der Tabelle ausgewählt werden, dann werden die Einstellungen in das “</w:t>
      </w:r>
      <w:r w:rsidRPr="000F1394">
        <w:rPr>
          <w:i/>
          <w:iCs/>
        </w:rPr>
        <w:t>MulticastConfig Panel</w:t>
      </w:r>
      <w:r w:rsidRPr="000F1394">
        <w:t>” geladen. Wenn ein neuer Multicast-Strom angelegt werden soll, muss auf den “</w:t>
      </w:r>
      <w:r w:rsidRPr="000F1394">
        <w:rPr>
          <w:i/>
          <w:iCs/>
        </w:rPr>
        <w:t>Neu</w:t>
      </w:r>
      <w:r w:rsidRPr="000F1394">
        <w:t>” Button geklickt werden</w:t>
      </w:r>
      <w:r>
        <w:t>,</w:t>
      </w:r>
      <w:r w:rsidRPr="000F1394">
        <w:t xml:space="preserve"> sofern bereits ein Sender/Rece</w:t>
      </w:r>
      <w:r>
        <w:t>i</w:t>
      </w:r>
      <w:r w:rsidRPr="000F1394">
        <w:t>ver gewählt ist.</w:t>
      </w:r>
    </w:p>
    <w:p w:rsidR="000F1394" w:rsidRDefault="000F1394" w:rsidP="00D4561E">
      <w:pPr>
        <w:jc w:val="both"/>
      </w:pPr>
    </w:p>
    <w:p w:rsidR="000F1394" w:rsidRDefault="000F1394" w:rsidP="00D4561E">
      <w:pPr>
        <w:jc w:val="both"/>
      </w:pPr>
      <w:r w:rsidRPr="000F1394">
        <w:lastRenderedPageBreak/>
        <w:t>Unter den UseCase Configure Settings fallen die gemeinsamen E</w:t>
      </w:r>
      <w:r w:rsidR="007B7AE2">
        <w:t>instellungen von Sender und Rec</w:t>
      </w:r>
      <w:r w:rsidRPr="000F1394">
        <w:t>e</w:t>
      </w:r>
      <w:r w:rsidR="007B7AE2">
        <w:t>i</w:t>
      </w:r>
      <w:r w:rsidRPr="000F1394">
        <w:t xml:space="preserve">ver. Diese sind in folgender Tabelle </w:t>
      </w:r>
      <w:r w:rsidR="001E07AE">
        <w:t>grün</w:t>
      </w:r>
      <w:r w:rsidRPr="000F1394">
        <w:t xml:space="preserve"> markiert</w:t>
      </w:r>
      <w:r w:rsidR="001E07AE">
        <w:t>.</w:t>
      </w:r>
    </w:p>
    <w:tbl>
      <w:tblPr>
        <w:tblStyle w:val="HelleSchattierung-Akzent2"/>
        <w:tblW w:w="0" w:type="auto"/>
        <w:tblLook w:val="04A0"/>
      </w:tblPr>
      <w:tblGrid>
        <w:gridCol w:w="3070"/>
        <w:gridCol w:w="3071"/>
        <w:gridCol w:w="3071"/>
      </w:tblGrid>
      <w:tr w:rsidR="001E07AE" w:rsidTr="001E07AE">
        <w:trPr>
          <w:cnfStyle w:val="100000000000"/>
        </w:trPr>
        <w:tc>
          <w:tcPr>
            <w:cnfStyle w:val="001000000000"/>
            <w:tcW w:w="3070" w:type="dxa"/>
          </w:tcPr>
          <w:p w:rsidR="001E07AE" w:rsidRDefault="001E07AE" w:rsidP="00664477">
            <w:r>
              <w:t>Layer-3</w:t>
            </w:r>
          </w:p>
        </w:tc>
        <w:tc>
          <w:tcPr>
            <w:tcW w:w="3071" w:type="dxa"/>
          </w:tcPr>
          <w:p w:rsidR="001E07AE" w:rsidRDefault="001E07AE" w:rsidP="00664477">
            <w:pPr>
              <w:cnfStyle w:val="100000000000"/>
            </w:pPr>
            <w:r>
              <w:t>Layer-2</w:t>
            </w:r>
          </w:p>
        </w:tc>
        <w:tc>
          <w:tcPr>
            <w:tcW w:w="3071" w:type="dxa"/>
          </w:tcPr>
          <w:p w:rsidR="001E07AE" w:rsidRDefault="001E07AE" w:rsidP="00664477">
            <w:pPr>
              <w:cnfStyle w:val="100000000000"/>
            </w:pPr>
            <w:r>
              <w:t>Auch beim Receiver enthalten?</w:t>
            </w:r>
          </w:p>
        </w:tc>
      </w:tr>
      <w:tr w:rsidR="001E07AE" w:rsidTr="001E07AE">
        <w:trPr>
          <w:cnfStyle w:val="000000100000"/>
        </w:trPr>
        <w:tc>
          <w:tcPr>
            <w:cnfStyle w:val="001000000000"/>
            <w:tcW w:w="3070" w:type="dxa"/>
            <w:shd w:val="clear" w:color="auto" w:fill="92D050"/>
          </w:tcPr>
          <w:p w:rsidR="001E07AE" w:rsidRPr="001E07AE" w:rsidRDefault="001E07AE" w:rsidP="00664477">
            <w:pPr>
              <w:rPr>
                <w:b w:val="0"/>
              </w:rPr>
            </w:pPr>
            <w:r w:rsidRPr="001E07AE">
              <w:rPr>
                <w:b w:val="0"/>
              </w:rPr>
              <w:t>IP Group Address</w:t>
            </w:r>
          </w:p>
        </w:tc>
        <w:tc>
          <w:tcPr>
            <w:tcW w:w="3071" w:type="dxa"/>
            <w:shd w:val="clear" w:color="auto" w:fill="92D050"/>
          </w:tcPr>
          <w:p w:rsidR="001E07AE" w:rsidRDefault="001E07AE" w:rsidP="00664477">
            <w:pPr>
              <w:cnfStyle w:val="000000100000"/>
            </w:pPr>
            <w:r>
              <w:t>MAC-Group-Address</w:t>
            </w:r>
          </w:p>
        </w:tc>
        <w:tc>
          <w:tcPr>
            <w:tcW w:w="3071" w:type="dxa"/>
          </w:tcPr>
          <w:p w:rsidR="001E07AE" w:rsidRDefault="001E07AE" w:rsidP="00664477">
            <w:pPr>
              <w:cnfStyle w:val="000000100000"/>
            </w:pPr>
            <w:r>
              <w:t>y/y</w:t>
            </w:r>
          </w:p>
        </w:tc>
      </w:tr>
      <w:tr w:rsidR="001E07AE" w:rsidTr="001E07AE">
        <w:tc>
          <w:tcPr>
            <w:cnfStyle w:val="001000000000"/>
            <w:tcW w:w="3070" w:type="dxa"/>
            <w:shd w:val="clear" w:color="auto" w:fill="92D050"/>
          </w:tcPr>
          <w:p w:rsidR="001E07AE" w:rsidRPr="001E07AE" w:rsidRDefault="001E07AE" w:rsidP="00664477">
            <w:pPr>
              <w:rPr>
                <w:b w:val="0"/>
              </w:rPr>
            </w:pPr>
            <w:r w:rsidRPr="001E07AE">
              <w:rPr>
                <w:b w:val="0"/>
              </w:rPr>
              <w:t>Netwrk Interface</w:t>
            </w:r>
          </w:p>
        </w:tc>
        <w:tc>
          <w:tcPr>
            <w:tcW w:w="3071" w:type="dxa"/>
            <w:shd w:val="clear" w:color="auto" w:fill="92D050"/>
          </w:tcPr>
          <w:p w:rsidR="001E07AE" w:rsidRDefault="001E07AE" w:rsidP="00664477">
            <w:pPr>
              <w:cnfStyle w:val="000000000000"/>
            </w:pPr>
            <w:r>
              <w:t>Network Interface</w:t>
            </w:r>
          </w:p>
        </w:tc>
        <w:tc>
          <w:tcPr>
            <w:tcW w:w="3071" w:type="dxa"/>
          </w:tcPr>
          <w:p w:rsidR="001E07AE" w:rsidRDefault="001E07AE" w:rsidP="00664477">
            <w:pPr>
              <w:cnfStyle w:val="000000000000"/>
            </w:pPr>
            <w:r>
              <w:t>y/y</w:t>
            </w:r>
          </w:p>
        </w:tc>
      </w:tr>
      <w:tr w:rsidR="001E07AE" w:rsidTr="001E07AE">
        <w:trPr>
          <w:cnfStyle w:val="000000100000"/>
        </w:trPr>
        <w:tc>
          <w:tcPr>
            <w:cnfStyle w:val="001000000000"/>
            <w:tcW w:w="3070" w:type="dxa"/>
          </w:tcPr>
          <w:p w:rsidR="001E07AE" w:rsidRPr="001E07AE" w:rsidRDefault="001E07AE" w:rsidP="004706A1">
            <w:pPr>
              <w:rPr>
                <w:b w:val="0"/>
              </w:rPr>
            </w:pPr>
            <w:r w:rsidRPr="001E07AE">
              <w:rPr>
                <w:b w:val="0"/>
              </w:rPr>
              <w:t>Packet Rate</w:t>
            </w:r>
          </w:p>
        </w:tc>
        <w:tc>
          <w:tcPr>
            <w:tcW w:w="3071" w:type="dxa"/>
          </w:tcPr>
          <w:p w:rsidR="001E07AE" w:rsidRDefault="001E07AE" w:rsidP="00664477">
            <w:pPr>
              <w:cnfStyle w:val="000000100000"/>
            </w:pPr>
            <w:r>
              <w:t>Packet Rate</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4706A1">
            <w:pPr>
              <w:rPr>
                <w:b w:val="0"/>
              </w:rPr>
            </w:pPr>
            <w:r w:rsidRPr="001E07AE">
              <w:rPr>
                <w:b w:val="0"/>
              </w:rPr>
              <w:t>Packet Length</w:t>
            </w:r>
          </w:p>
        </w:tc>
        <w:tc>
          <w:tcPr>
            <w:tcW w:w="3071" w:type="dxa"/>
          </w:tcPr>
          <w:p w:rsidR="001E07AE" w:rsidRDefault="001E07AE" w:rsidP="00664477">
            <w:pPr>
              <w:cnfStyle w:val="000000000000"/>
            </w:pPr>
            <w:r>
              <w:t>Packet Length</w:t>
            </w:r>
          </w:p>
        </w:tc>
        <w:tc>
          <w:tcPr>
            <w:tcW w:w="3071" w:type="dxa"/>
          </w:tcPr>
          <w:p w:rsidR="001E07AE" w:rsidRDefault="001E07AE" w:rsidP="00664477">
            <w:pPr>
              <w:cnfStyle w:val="000000000000"/>
            </w:pPr>
            <w:r>
              <w:t>n</w:t>
            </w:r>
          </w:p>
        </w:tc>
      </w:tr>
      <w:tr w:rsidR="001E07AE" w:rsidTr="001E07AE">
        <w:trPr>
          <w:cnfStyle w:val="000000100000"/>
        </w:trPr>
        <w:tc>
          <w:tcPr>
            <w:cnfStyle w:val="001000000000"/>
            <w:tcW w:w="3070" w:type="dxa"/>
          </w:tcPr>
          <w:p w:rsidR="001E07AE" w:rsidRPr="001E07AE" w:rsidRDefault="001E07AE" w:rsidP="00664477">
            <w:pPr>
              <w:rPr>
                <w:b w:val="0"/>
              </w:rPr>
            </w:pPr>
            <w:r w:rsidRPr="001E07AE">
              <w:rPr>
                <w:b w:val="0"/>
              </w:rPr>
              <w:t>UDP Port</w:t>
            </w:r>
          </w:p>
        </w:tc>
        <w:tc>
          <w:tcPr>
            <w:tcW w:w="3071" w:type="dxa"/>
          </w:tcPr>
          <w:p w:rsidR="001E07AE" w:rsidRDefault="001E07AE" w:rsidP="00664477">
            <w:pPr>
              <w:cnfStyle w:val="000000100000"/>
            </w:pPr>
            <w:r>
              <w:t>-</w:t>
            </w:r>
          </w:p>
        </w:tc>
        <w:tc>
          <w:tcPr>
            <w:tcW w:w="3071" w:type="dxa"/>
          </w:tcPr>
          <w:p w:rsidR="001E07AE" w:rsidRDefault="001E07AE" w:rsidP="00664477">
            <w:pPr>
              <w:cnfStyle w:val="000000100000"/>
            </w:pPr>
            <w:r>
              <w:t>n</w:t>
            </w:r>
          </w:p>
        </w:tc>
      </w:tr>
      <w:tr w:rsidR="001E07AE" w:rsidTr="001E07AE">
        <w:tc>
          <w:tcPr>
            <w:cnfStyle w:val="001000000000"/>
            <w:tcW w:w="3070" w:type="dxa"/>
          </w:tcPr>
          <w:p w:rsidR="001E07AE" w:rsidRPr="001E07AE" w:rsidRDefault="001E07AE" w:rsidP="00664477">
            <w:pPr>
              <w:rPr>
                <w:b w:val="0"/>
              </w:rPr>
            </w:pPr>
            <w:r w:rsidRPr="001E07AE">
              <w:rPr>
                <w:b w:val="0"/>
              </w:rPr>
              <w:t>Time to Live</w:t>
            </w:r>
          </w:p>
        </w:tc>
        <w:tc>
          <w:tcPr>
            <w:tcW w:w="3071" w:type="dxa"/>
          </w:tcPr>
          <w:p w:rsidR="001E07AE" w:rsidRDefault="001E07AE" w:rsidP="00664477">
            <w:pPr>
              <w:cnfStyle w:val="000000000000"/>
            </w:pPr>
            <w:r>
              <w:t>-</w:t>
            </w:r>
          </w:p>
        </w:tc>
        <w:tc>
          <w:tcPr>
            <w:tcW w:w="3071" w:type="dxa"/>
          </w:tcPr>
          <w:p w:rsidR="001E07AE" w:rsidRDefault="001E07AE" w:rsidP="00664477">
            <w:pPr>
              <w:cnfStyle w:val="000000000000"/>
            </w:pPr>
            <w:r>
              <w:t>n</w:t>
            </w:r>
          </w:p>
        </w:tc>
      </w:tr>
    </w:tbl>
    <w:p w:rsidR="001E07AE" w:rsidRDefault="001E07AE" w:rsidP="00664477"/>
    <w:p w:rsidR="000F1394" w:rsidRDefault="001D5CE0" w:rsidP="00D4561E">
      <w:pPr>
        <w:jc w:val="both"/>
      </w:pPr>
      <w:r w:rsidRPr="001D5CE0">
        <w:t>Die “Group Address” hat unterschiedliche Wertebereiche, je</w:t>
      </w:r>
      <w:r>
        <w:t xml:space="preserve"> </w:t>
      </w:r>
      <w:r w:rsidRPr="001D5CE0">
        <w:t>nachdem</w:t>
      </w:r>
      <w:r>
        <w:t>,</w:t>
      </w:r>
      <w:r w:rsidRPr="001D5CE0">
        <w:t xml:space="preserve"> ob es </w:t>
      </w:r>
      <w:r w:rsidR="00995E94">
        <w:t>um</w:t>
      </w:r>
      <w:r w:rsidRPr="001D5CE0">
        <w:t xml:space="preserve"> Layer2 oder Layer3(IPv4 oder IPv6)</w:t>
      </w:r>
      <w:r w:rsidR="00995E94">
        <w:t xml:space="preserve"> handelt</w:t>
      </w:r>
      <w:r w:rsidRPr="001D5CE0">
        <w:t>. Diese Wertebereiche werden über die Protokolle spezifiziert:</w:t>
      </w:r>
    </w:p>
    <w:tbl>
      <w:tblPr>
        <w:tblStyle w:val="HelleSchattierung-Akzent2"/>
        <w:tblW w:w="0" w:type="auto"/>
        <w:tblLook w:val="04A0"/>
      </w:tblPr>
      <w:tblGrid>
        <w:gridCol w:w="842"/>
        <w:gridCol w:w="8395"/>
      </w:tblGrid>
      <w:tr w:rsidR="00995E94" w:rsidTr="00995E94">
        <w:trPr>
          <w:cnfStyle w:val="100000000000"/>
        </w:trPr>
        <w:tc>
          <w:tcPr>
            <w:cnfStyle w:val="001000000000"/>
            <w:tcW w:w="817" w:type="dxa"/>
          </w:tcPr>
          <w:p w:rsidR="00995E94" w:rsidRDefault="00995E94" w:rsidP="00664477">
            <w:r>
              <w:t>Typ</w:t>
            </w:r>
          </w:p>
        </w:tc>
        <w:tc>
          <w:tcPr>
            <w:tcW w:w="8395" w:type="dxa"/>
          </w:tcPr>
          <w:p w:rsidR="00995E94" w:rsidRDefault="00995E94" w:rsidP="00664477">
            <w:pPr>
              <w:cnfStyle w:val="100000000000"/>
            </w:pPr>
            <w:r>
              <w:t>Zulässiger Wertebereich</w:t>
            </w:r>
          </w:p>
        </w:tc>
      </w:tr>
      <w:tr w:rsidR="00995E94" w:rsidTr="00995E94">
        <w:trPr>
          <w:cnfStyle w:val="000000100000"/>
        </w:trPr>
        <w:tc>
          <w:tcPr>
            <w:cnfStyle w:val="001000000000"/>
            <w:tcW w:w="817" w:type="dxa"/>
          </w:tcPr>
          <w:p w:rsidR="00995E94" w:rsidRDefault="00995E94" w:rsidP="00664477">
            <w:r>
              <w:t>IPv4</w:t>
            </w:r>
          </w:p>
        </w:tc>
        <w:tc>
          <w:tcPr>
            <w:tcW w:w="8395" w:type="dxa"/>
          </w:tcPr>
          <w:p w:rsidR="00995E94" w:rsidRDefault="00995E94" w:rsidP="00664477">
            <w:pPr>
              <w:cnfStyle w:val="000000100000"/>
            </w:pPr>
            <w:r w:rsidRPr="00995E94">
              <w:t>224.0.0.0 - 239.255.255.255</w:t>
            </w:r>
          </w:p>
        </w:tc>
      </w:tr>
      <w:tr w:rsidR="00995E94" w:rsidTr="00995E94">
        <w:tc>
          <w:tcPr>
            <w:cnfStyle w:val="001000000000"/>
            <w:tcW w:w="817" w:type="dxa"/>
          </w:tcPr>
          <w:p w:rsidR="00995E94" w:rsidRDefault="00995E94" w:rsidP="00664477">
            <w:r>
              <w:t>IPv6</w:t>
            </w:r>
          </w:p>
        </w:tc>
        <w:tc>
          <w:tcPr>
            <w:tcW w:w="8395" w:type="dxa"/>
          </w:tcPr>
          <w:p w:rsidR="00995E94" w:rsidRDefault="00995E94" w:rsidP="00664477">
            <w:pPr>
              <w:cnfStyle w:val="000000000000"/>
            </w:pPr>
            <w:r>
              <w:t>Jede Adresse die mit</w:t>
            </w:r>
            <w:r w:rsidRPr="00995E94">
              <w:t xml:space="preserve"> FF00::/8 beginnt</w:t>
            </w:r>
          </w:p>
        </w:tc>
      </w:tr>
      <w:tr w:rsidR="00995E94" w:rsidTr="00995E94">
        <w:trPr>
          <w:cnfStyle w:val="000000100000"/>
        </w:trPr>
        <w:tc>
          <w:tcPr>
            <w:cnfStyle w:val="001000000000"/>
            <w:tcW w:w="817" w:type="dxa"/>
          </w:tcPr>
          <w:p w:rsidR="00995E94" w:rsidRDefault="00995E94" w:rsidP="00664477">
            <w:r>
              <w:t>MMRP</w:t>
            </w:r>
          </w:p>
        </w:tc>
        <w:tc>
          <w:tcPr>
            <w:tcW w:w="8395" w:type="dxa"/>
          </w:tcPr>
          <w:p w:rsidR="00497DCB" w:rsidRPr="00CD02A6" w:rsidRDefault="00497DCB" w:rsidP="00497DCB">
            <w:pPr>
              <w:cnfStyle w:val="000000100000"/>
              <w:rPr>
                <w:lang w:val="en-US"/>
              </w:rPr>
            </w:pPr>
            <w:r w:rsidRPr="00CD02A6">
              <w:rPr>
                <w:lang w:val="en-US"/>
              </w:rPr>
              <w:t xml:space="preserve">80:00:00:00:00:00-ff:ff:ff:ff:ff:fe </w:t>
            </w:r>
          </w:p>
          <w:p w:rsidR="00497DCB" w:rsidRPr="00CD02A6" w:rsidRDefault="00497DCB" w:rsidP="00497DCB">
            <w:pPr>
              <w:cnfStyle w:val="000000100000"/>
              <w:rPr>
                <w:lang w:val="en-US"/>
              </w:rPr>
            </w:pPr>
          </w:p>
          <w:p w:rsidR="0099457B" w:rsidRDefault="00497DCB" w:rsidP="0099457B">
            <w:pPr>
              <w:cnfStyle w:val="000000100000"/>
            </w:pPr>
            <w:r w:rsidRPr="00497DCB">
              <w:t xml:space="preserve">Das </w:t>
            </w:r>
            <w:r w:rsidRPr="00497DCB">
              <w:rPr>
                <w:b/>
                <w:bCs/>
              </w:rPr>
              <w:t>höchstwertigste Bit</w:t>
            </w:r>
            <w:r w:rsidR="0099457B">
              <w:t xml:space="preserve"> der MAC</w:t>
            </w:r>
            <w:r w:rsidRPr="00497DCB">
              <w:t>-Adresse gibt an</w:t>
            </w:r>
            <w:r w:rsidR="0099457B">
              <w:t>,</w:t>
            </w:r>
            <w:r w:rsidRPr="00497DCB">
              <w:t xml:space="preserve"> ob es sich um ein Uni</w:t>
            </w:r>
            <w:r w:rsidR="0099457B">
              <w:t xml:space="preserve">- oder Multicast-Adresse </w:t>
            </w:r>
            <w:r w:rsidRPr="00497DCB">
              <w:t>handelt.</w:t>
            </w:r>
          </w:p>
          <w:p w:rsidR="0099457B" w:rsidRPr="00CD02A6" w:rsidRDefault="00497DCB" w:rsidP="0099457B">
            <w:pPr>
              <w:cnfStyle w:val="000000100000"/>
              <w:rPr>
                <w:lang w:val="en-US"/>
              </w:rPr>
            </w:pPr>
            <w:r w:rsidRPr="00CD02A6">
              <w:rPr>
                <w:lang w:val="en-US"/>
              </w:rPr>
              <w:t>0 =&gt; Quelle ist “Individual”</w:t>
            </w:r>
            <w:r w:rsidR="0099457B" w:rsidRPr="00CD02A6">
              <w:rPr>
                <w:lang w:val="en-US"/>
              </w:rPr>
              <w:t>,</w:t>
            </w:r>
            <w:r w:rsidRPr="00CD02A6">
              <w:rPr>
                <w:lang w:val="en-US"/>
              </w:rPr>
              <w:t xml:space="preserve"> also Unicast</w:t>
            </w:r>
          </w:p>
          <w:p w:rsidR="00995E94" w:rsidRDefault="00497DCB" w:rsidP="0099457B">
            <w:pPr>
              <w:cnfStyle w:val="000000100000"/>
            </w:pPr>
            <w:r w:rsidRPr="00CD02A6">
              <w:rPr>
                <w:lang w:val="en-US"/>
              </w:rPr>
              <w:t xml:space="preserve">1 =&gt; Quelle ist “Group” also Multicast. </w:t>
            </w:r>
            <w:r w:rsidRPr="00497DCB">
              <w:t>Allerdings fällt hierrunter auch der Broadcast. Also das Senden von einem Sender an Alle(!) Empfänger im LAN. Hierfür ist normalerweise die Adresseff:ff:ff:ff:ff:ff reserviert.</w:t>
            </w:r>
          </w:p>
        </w:tc>
      </w:tr>
    </w:tbl>
    <w:p w:rsidR="00995E94" w:rsidRDefault="00995E94" w:rsidP="00664477"/>
    <w:p w:rsidR="00915C60" w:rsidRDefault="00915C60" w:rsidP="00D4561E">
      <w:pPr>
        <w:jc w:val="both"/>
      </w:pPr>
      <w:r w:rsidRPr="00915C60">
        <w:t xml:space="preserve">Für das </w:t>
      </w:r>
      <w:r w:rsidRPr="00915C60">
        <w:rPr>
          <w:i/>
          <w:iCs/>
        </w:rPr>
        <w:t>Network Interface</w:t>
      </w:r>
      <w:r w:rsidRPr="00915C60">
        <w:t xml:space="preserve"> wird eine Auswahlbox mit den möglich</w:t>
      </w:r>
      <w:r>
        <w:t>en Network-Interfaces angezeigt,</w:t>
      </w:r>
      <w:r w:rsidRPr="00915C60">
        <w:t xml:space="preserve"> </w:t>
      </w:r>
      <w:r>
        <w:t>a</w:t>
      </w:r>
      <w:r w:rsidRPr="00915C60">
        <w:t>us denen ein Interface ausgewählt werden muss. Hier ist jede Auswahl richtig, da nur benutzbare Interfaces angezeigt werden.</w:t>
      </w:r>
    </w:p>
    <w:p w:rsidR="00915C60" w:rsidRDefault="00915C60" w:rsidP="00915C60">
      <w:pPr>
        <w:pStyle w:val="KeinLeerraum"/>
        <w:keepNext/>
        <w:jc w:val="center"/>
      </w:pPr>
      <w:r>
        <w:rPr>
          <w:noProof/>
        </w:rPr>
        <w:drawing>
          <wp:inline distT="0" distB="0" distL="0" distR="0">
            <wp:extent cx="3505200" cy="1028700"/>
            <wp:effectExtent l="19050" t="0" r="0" b="0"/>
            <wp:docPr id="6" name="internal-source-marker_0.32552100355261115" descr="https://lh6.googleusercontent.com/C3bsTm-yqYJCKCbIY83tta9jPqEy16fsdJvi6YrtS-uBYWNhYCb8ZP8h1ApvD6xXCI92e8UpQSJ6YRF4dGFWTrBnIOjZo2Df-mRYl5H93b9SgOFr7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2552100355261115" descr="https://lh6.googleusercontent.com/C3bsTm-yqYJCKCbIY83tta9jPqEy16fsdJvi6YrtS-uBYWNhYCb8ZP8h1ApvD6xXCI92e8UpQSJ6YRF4dGFWTrBnIOjZo2Df-mRYl5H93b9SgOFr7uc"/>
                    <pic:cNvPicPr>
                      <a:picLocks noChangeAspect="1" noChangeArrowheads="1"/>
                    </pic:cNvPicPr>
                  </pic:nvPicPr>
                  <pic:blipFill>
                    <a:blip r:embed="rId17" cstate="print"/>
                    <a:srcRect/>
                    <a:stretch>
                      <a:fillRect/>
                    </a:stretch>
                  </pic:blipFill>
                  <pic:spPr bwMode="auto">
                    <a:xfrm>
                      <a:off x="0" y="0"/>
                      <a:ext cx="3505200" cy="1028700"/>
                    </a:xfrm>
                    <a:prstGeom prst="rect">
                      <a:avLst/>
                    </a:prstGeom>
                    <a:noFill/>
                    <a:ln w="9525">
                      <a:noFill/>
                      <a:miter lim="800000"/>
                      <a:headEnd/>
                      <a:tailEnd/>
                    </a:ln>
                  </pic:spPr>
                </pic:pic>
              </a:graphicData>
            </a:graphic>
          </wp:inline>
        </w:drawing>
      </w:r>
    </w:p>
    <w:p w:rsidR="001D5CE0" w:rsidRDefault="00915C60" w:rsidP="00915C60">
      <w:pPr>
        <w:pStyle w:val="Beschriftung"/>
        <w:jc w:val="center"/>
      </w:pPr>
      <w:r>
        <w:t xml:space="preserve">Abbildung </w:t>
      </w:r>
      <w:fldSimple w:instr=" SEQ Abbildung \* ARABIC ">
        <w:ins w:id="462" w:author="MPH" w:date="2011-11-09T22:14:00Z">
          <w:r w:rsidR="002A28A1">
            <w:rPr>
              <w:noProof/>
            </w:rPr>
            <w:t>8</w:t>
          </w:r>
        </w:ins>
        <w:del w:id="463" w:author="MPH" w:date="2011-11-09T22:14:00Z">
          <w:r w:rsidDel="002A28A1">
            <w:rPr>
              <w:noProof/>
            </w:rPr>
            <w:delText>7</w:delText>
          </w:r>
        </w:del>
      </w:fldSimple>
      <w:r>
        <w:t>: Auswahl Net</w:t>
      </w:r>
      <w:r w:rsidR="00AE505B">
        <w:t>z</w:t>
      </w:r>
      <w:r w:rsidR="0042653E">
        <w:t>werk Int</w:t>
      </w:r>
      <w:r>
        <w:t>erface</w:t>
      </w:r>
    </w:p>
    <w:p w:rsidR="00915C60" w:rsidRPr="00664477" w:rsidRDefault="00915C60" w:rsidP="00664477"/>
    <w:p w:rsidR="008A5FD4" w:rsidRDefault="008A5FD4" w:rsidP="00664477">
      <w:pPr>
        <w:pStyle w:val="berschrift3"/>
        <w:numPr>
          <w:ilvl w:val="2"/>
          <w:numId w:val="3"/>
        </w:numPr>
      </w:pPr>
      <w:bookmarkStart w:id="464" w:name="_Toc308644296"/>
      <w:r>
        <w:t>Beschreibung zu /LUC41/: Save Configuration File</w:t>
      </w:r>
      <w:bookmarkEnd w:id="464"/>
    </w:p>
    <w:p w:rsidR="00664477" w:rsidRPr="00664477" w:rsidRDefault="00664477" w:rsidP="00664477"/>
    <w:p w:rsidR="008A5FD4" w:rsidRPr="00253E02" w:rsidRDefault="001A0FEE" w:rsidP="00664477">
      <w:pPr>
        <w:rPr>
          <w:b/>
          <w:color w:val="C00000"/>
        </w:rPr>
      </w:pPr>
      <w:r w:rsidRPr="00253E02">
        <w:rPr>
          <w:b/>
          <w:color w:val="C00000"/>
        </w:rPr>
        <w:t>Charakterisierende</w:t>
      </w:r>
      <w:r w:rsidR="008A5FD4"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Del="001C39A6" w:rsidTr="00934449">
        <w:trPr>
          <w:cnfStyle w:val="100000000000"/>
          <w:del w:id="465" w:author="MPH" w:date="2011-11-07T20:27:00Z"/>
        </w:trPr>
        <w:tc>
          <w:tcPr>
            <w:cnfStyle w:val="001000000000"/>
            <w:tcW w:w="9212" w:type="dxa"/>
            <w:gridSpan w:val="2"/>
            <w:tcBorders>
              <w:bottom w:val="nil"/>
            </w:tcBorders>
          </w:tcPr>
          <w:p w:rsidR="00253E02" w:rsidRPr="005F7CDF" w:rsidDel="001C39A6" w:rsidRDefault="00253E02" w:rsidP="00664477">
            <w:pPr>
              <w:spacing w:line="276" w:lineRule="auto"/>
              <w:rPr>
                <w:del w:id="466" w:author="MPH" w:date="2011-11-07T20:27:00Z"/>
                <w:rFonts w:ascii="Arial" w:eastAsia="Times New Roman" w:hAnsi="Arial" w:cs="Arial"/>
                <w:b w:val="0"/>
                <w:color w:val="000000"/>
                <w:szCs w:val="24"/>
              </w:rPr>
            </w:pPr>
            <w:del w:id="467" w:author="MPH" w:date="2011-11-07T20:27: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 xml:space="preserve">Die Benutzereinstellungen (angelegte Sender/Receiver) </w:t>
            </w:r>
            <w:r w:rsidRPr="00253E02">
              <w:rPr>
                <w:rFonts w:ascii="Arial" w:eastAsia="Times New Roman" w:hAnsi="Arial" w:cs="Arial"/>
                <w:color w:val="000000"/>
                <w:szCs w:val="24"/>
              </w:rPr>
              <w:lastRenderedPageBreak/>
              <w:t>werden in einem Configuration File gespeichert. Es soll auch ein partielles Speichern einzelner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lastRenderedPageBreak/>
              <w:t>Umgebende Systemgrenze:</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wird von dem MultiCastor2.0 in das lokale Dateisystem eine Datei geschrieben.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bl>
    <w:p w:rsidR="00253E02" w:rsidRDefault="00253E02" w:rsidP="00664477">
      <w:pPr>
        <w:rPr>
          <w:b/>
        </w:rPr>
      </w:pPr>
    </w:p>
    <w:p w:rsidR="00F302D4" w:rsidRPr="00253E02" w:rsidRDefault="008A5FD4" w:rsidP="00664477">
      <w:pPr>
        <w:rPr>
          <w:b/>
          <w:color w:val="C00000"/>
        </w:rPr>
      </w:pPr>
      <w:r w:rsidRPr="00253E02">
        <w:rPr>
          <w:b/>
          <w:color w:val="C00000"/>
        </w:rPr>
        <w:t>Szenario für den Standartablauf</w:t>
      </w:r>
      <w:r w:rsidR="00664477">
        <w:rPr>
          <w:b/>
          <w:color w:val="C00000"/>
        </w:rPr>
        <w:t>:</w:t>
      </w:r>
    </w:p>
    <w:p w:rsidR="008A5FD4" w:rsidRDefault="008A5FD4" w:rsidP="00D4561E">
      <w:pPr>
        <w:jc w:val="both"/>
      </w:pPr>
      <w:r>
        <w:t>Dem Benutzer wird das Speichern seiner aktuellen Konfigurationen über den Menüpunkt “Save Configuration” im Kontextmenüpunkt “Menu” ermöglicht.</w:t>
      </w:r>
    </w:p>
    <w:p w:rsidR="008A5FD4" w:rsidRPr="008A5FD4" w:rsidRDefault="008A5FD4" w:rsidP="00D4561E">
      <w:pPr>
        <w:jc w:val="both"/>
      </w:pPr>
      <w:r>
        <w:t>Wählt der Anwender diese Option</w:t>
      </w:r>
      <w:r w:rsidR="00CE4639">
        <w:t>,</w:t>
      </w:r>
      <w:r>
        <w:t xml:space="preserve"> kann er zunächst den Ort und den Dateinamen in seinem lokalen Dateisystem auswählen unter dem die Einstellungen gespeichert werden sollen.</w:t>
      </w:r>
    </w:p>
    <w:p w:rsidR="00CE4639" w:rsidRDefault="00CE4639" w:rsidP="00CA73B6">
      <w:pPr>
        <w:pStyle w:val="KeinLeerraum"/>
        <w:jc w:val="center"/>
      </w:pPr>
      <w:r>
        <w:rPr>
          <w:noProof/>
        </w:rPr>
        <w:drawing>
          <wp:inline distT="0" distB="0" distL="0" distR="0">
            <wp:extent cx="4264926" cy="2857500"/>
            <wp:effectExtent l="19050" t="0" r="2274" b="0"/>
            <wp:docPr id="20" name="internal-source-marker_0.9907405978970785" descr="https://lh6.googleusercontent.com/L9PDt3JBZdgOLPjp1PuVRj7sCFFNUbU8djKSkABZoXtzxKaXgJW2MNXxUJEHV-Z_MIlWyJNqNqAxLQP9bUxdt0tFDbpUWzOfeyCtnAZZM9H_2duG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L9PDt3JBZdgOLPjp1PuVRj7sCFFNUbU8djKSkABZoXtzxKaXgJW2MNXxUJEHV-Z_MIlWyJNqNqAxLQP9bUxdt0tFDbpUWzOfeyCtnAZZM9H_2duGS9Q"/>
                    <pic:cNvPicPr>
                      <a:picLocks noChangeAspect="1" noChangeArrowheads="1"/>
                    </pic:cNvPicPr>
                  </pic:nvPicPr>
                  <pic:blipFill>
                    <a:blip r:embed="rId18" cstate="print"/>
                    <a:srcRect/>
                    <a:stretch>
                      <a:fillRect/>
                    </a:stretch>
                  </pic:blipFill>
                  <pic:spPr bwMode="auto">
                    <a:xfrm>
                      <a:off x="0" y="0"/>
                      <a:ext cx="4264926" cy="2857500"/>
                    </a:xfrm>
                    <a:prstGeom prst="rect">
                      <a:avLst/>
                    </a:prstGeom>
                    <a:noFill/>
                    <a:ln w="9525">
                      <a:noFill/>
                      <a:miter lim="800000"/>
                      <a:headEnd/>
                      <a:tailEnd/>
                    </a:ln>
                  </pic:spPr>
                </pic:pic>
              </a:graphicData>
            </a:graphic>
          </wp:inline>
        </w:drawing>
      </w:r>
    </w:p>
    <w:p w:rsidR="00F302D4" w:rsidRDefault="00CE4639" w:rsidP="00BD2B5D">
      <w:pPr>
        <w:pStyle w:val="Beschriftung"/>
        <w:jc w:val="center"/>
      </w:pPr>
      <w:r>
        <w:t xml:space="preserve">Abbildung </w:t>
      </w:r>
      <w:fldSimple w:instr=" SEQ Abbildung \* ARABIC ">
        <w:ins w:id="468" w:author="MPH" w:date="2011-11-09T22:14:00Z">
          <w:r w:rsidR="002A28A1">
            <w:rPr>
              <w:noProof/>
            </w:rPr>
            <w:t>9</w:t>
          </w:r>
        </w:ins>
        <w:del w:id="469" w:author="MPH" w:date="2011-11-09T22:14:00Z">
          <w:r w:rsidR="00915C60" w:rsidDel="002A28A1">
            <w:rPr>
              <w:noProof/>
            </w:rPr>
            <w:delText>8</w:delText>
          </w:r>
        </w:del>
      </w:fldSimple>
      <w:r>
        <w:t xml:space="preserve">: </w:t>
      </w:r>
      <w:r w:rsidRPr="002465E5">
        <w:t>Dateiauswahlfenster mit hervorgehobenen Änderungen.</w:t>
      </w:r>
    </w:p>
    <w:p w:rsidR="00CE4639" w:rsidRDefault="00CE4639" w:rsidP="00D4561E">
      <w:pPr>
        <w:jc w:val="both"/>
      </w:pPr>
      <w:r>
        <w:t>In diesem Dialog werden die Checkboxen zur partiellen Speicherung (unten) entfernt. Die Auswahloptionen für die partielle Speicherung werden stattdessen in ein eigenes Fenster ausgelagert, welches nach der Auswahl des Speicherziels angezeigt wird.</w:t>
      </w:r>
    </w:p>
    <w:p w:rsidR="00CE4639" w:rsidRDefault="00CE4639" w:rsidP="00D4561E">
      <w:pPr>
        <w:jc w:val="both"/>
      </w:pPr>
    </w:p>
    <w:p w:rsidR="00CE4639" w:rsidRDefault="00CE4639" w:rsidP="00D4561E">
      <w:pPr>
        <w:jc w:val="both"/>
      </w:pPr>
      <w:r>
        <w:t>Dieses neue Fenster wird es ermöglichen, auch einzelne Receiver und Sender zu speichern oder von der Speicherung auszuschließen.</w:t>
      </w:r>
    </w:p>
    <w:p w:rsidR="00CE4639" w:rsidRDefault="00CE4639" w:rsidP="00664477"/>
    <w:p w:rsidR="00F302D4" w:rsidRDefault="00CE4639" w:rsidP="00D4561E">
      <w:pPr>
        <w:jc w:val="both"/>
      </w:pPr>
      <w:r>
        <w:lastRenderedPageBreak/>
        <w:t xml:space="preserve">Um identifizieren zu können, wer zu welcher Zeit eine Konfigurationsdatei gespeichert hat, werden beim Speichern von </w:t>
      </w:r>
      <w:r w:rsidR="00F6693A">
        <w:t>Konfigurationen</w:t>
      </w:r>
      <w:r>
        <w:t xml:space="preserve"> zukünftig die PC-Kennung und der Speicherzeitpunkt mit in die Datei geschrieben.</w:t>
      </w:r>
    </w:p>
    <w:p w:rsidR="00405864" w:rsidRDefault="00405864" w:rsidP="00664477"/>
    <w:p w:rsidR="00F6693A" w:rsidRDefault="00F6693A" w:rsidP="00664477">
      <w:pPr>
        <w:pStyle w:val="berschrift3"/>
        <w:numPr>
          <w:ilvl w:val="2"/>
          <w:numId w:val="3"/>
        </w:numPr>
      </w:pPr>
      <w:bookmarkStart w:id="470" w:name="_Toc308644297"/>
      <w:r>
        <w:t>Beschreibung zu /LUC42/: Load Configuration File</w:t>
      </w:r>
      <w:bookmarkEnd w:id="470"/>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Del="001C39A6" w:rsidTr="00934449">
        <w:trPr>
          <w:cnfStyle w:val="100000000000"/>
          <w:del w:id="471" w:author="MPH" w:date="2011-11-07T20:27:00Z"/>
        </w:trPr>
        <w:tc>
          <w:tcPr>
            <w:cnfStyle w:val="001000000000"/>
            <w:tcW w:w="9212" w:type="dxa"/>
            <w:gridSpan w:val="2"/>
            <w:tcBorders>
              <w:bottom w:val="nil"/>
            </w:tcBorders>
          </w:tcPr>
          <w:p w:rsidR="00253E02" w:rsidRPr="005F7CDF" w:rsidDel="001C39A6" w:rsidRDefault="00253E02" w:rsidP="00664477">
            <w:pPr>
              <w:spacing w:line="276" w:lineRule="auto"/>
              <w:rPr>
                <w:del w:id="472" w:author="MPH" w:date="2011-11-07T20:27:00Z"/>
                <w:rFonts w:ascii="Arial" w:eastAsia="Times New Roman" w:hAnsi="Arial" w:cs="Arial"/>
                <w:b w:val="0"/>
                <w:color w:val="000000"/>
                <w:szCs w:val="24"/>
              </w:rPr>
            </w:pPr>
            <w:del w:id="473" w:author="MPH" w:date="2011-11-07T20:27: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Benutzer lädt Sender- / Receivereinstellungen aus einem Configuration File in seinem lokalen Dateisystem. Es soll auch ein partielles Laden einz</w:t>
            </w:r>
            <w:r>
              <w:rPr>
                <w:rFonts w:ascii="Arial" w:eastAsia="Times New Roman" w:hAnsi="Arial" w:cs="Arial"/>
                <w:color w:val="000000"/>
                <w:szCs w:val="24"/>
              </w:rPr>
              <w:t>elner Teilbereiche möglich sein.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Es wird von dem MultiCastor2.0 von dem lokalem Dateisystem eine Datei gelesen.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D4561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D4561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möchte gespeicherte Einstellungen (Sender/Receiver) laden.</w:t>
            </w:r>
          </w:p>
        </w:tc>
      </w:tr>
    </w:tbl>
    <w:p w:rsidR="00F6693A" w:rsidRPr="00F6693A" w:rsidRDefault="00F6693A" w:rsidP="00664477"/>
    <w:p w:rsidR="00F6693A" w:rsidRPr="00253E02" w:rsidRDefault="00F6693A" w:rsidP="00664477">
      <w:pPr>
        <w:rPr>
          <w:b/>
          <w:color w:val="C00000"/>
        </w:rPr>
      </w:pPr>
      <w:r w:rsidRPr="00253E02">
        <w:rPr>
          <w:b/>
          <w:color w:val="C00000"/>
        </w:rPr>
        <w:t>Szenario für den Standartablauf</w:t>
      </w:r>
      <w:r w:rsidR="00664477">
        <w:rPr>
          <w:b/>
          <w:color w:val="C00000"/>
        </w:rPr>
        <w:t>:</w:t>
      </w:r>
    </w:p>
    <w:p w:rsidR="00F6693A" w:rsidRDefault="00F6693A" w:rsidP="0023307E">
      <w:pPr>
        <w:jc w:val="both"/>
      </w:pPr>
      <w:r>
        <w:t>Dem Benutzer wird das Laden von auf seinem lokalen Dateisystem gespeicherten Konfigurationen für Sender und Receiver über den Menüpunkt “Load Configuration” im Kontextmenüpunkt “Menu” ermöglicht.</w:t>
      </w:r>
    </w:p>
    <w:p w:rsidR="00F6693A" w:rsidRDefault="00F6693A" w:rsidP="00664477"/>
    <w:p w:rsidR="00F6693A" w:rsidRDefault="00F6693A" w:rsidP="0023307E">
      <w:pPr>
        <w:jc w:val="both"/>
      </w:pPr>
      <w:r>
        <w:t>Äquivalent zum Speichervorgang (/LUC41/) wählt der Anwender zunächst eine Datei aus seinem Dateisystem aus, bevor er in einem zweiten Dialogfeld einzelne Sender oder Receiver vom Laden ausschließen oder zum Laden hinzufügen kann.</w:t>
      </w:r>
      <w:ins w:id="474" w:author="Jonas" w:date="2011-11-06T22:57:00Z">
        <w:r w:rsidR="0023307E">
          <w:t xml:space="preserve"> Ein inkrementelles </w:t>
        </w:r>
      </w:ins>
      <w:ins w:id="475" w:author="MPH" w:date="2011-11-07T20:27:00Z">
        <w:r w:rsidR="001C39A6">
          <w:t>L</w:t>
        </w:r>
      </w:ins>
      <w:ins w:id="476" w:author="Jonas" w:date="2011-11-06T22:57:00Z">
        <w:del w:id="477" w:author="MPH" w:date="2011-11-07T20:27:00Z">
          <w:r w:rsidR="0023307E" w:rsidDel="001C39A6">
            <w:delText>l</w:delText>
          </w:r>
        </w:del>
        <w:r w:rsidR="0023307E">
          <w:t>aden</w:t>
        </w:r>
        <w:del w:id="478" w:author="MPH" w:date="2011-11-07T20:28:00Z">
          <w:r w:rsidR="0023307E" w:rsidDel="001C39A6">
            <w:delText>, kann</w:delText>
          </w:r>
        </w:del>
        <w:r w:rsidR="0023307E">
          <w:t xml:space="preserve"> mehrerer Dateien</w:t>
        </w:r>
      </w:ins>
      <w:ins w:id="479" w:author="Jonas" w:date="2011-11-06T22:58:00Z">
        <w:r w:rsidR="0023307E">
          <w:t xml:space="preserve"> kann durch das </w:t>
        </w:r>
        <w:del w:id="480" w:author="MPH" w:date="2011-11-07T20:28:00Z">
          <w:r w:rsidR="0023307E" w:rsidDel="001C39A6">
            <w:delText>w</w:delText>
          </w:r>
        </w:del>
      </w:ins>
      <w:ins w:id="481" w:author="MPH" w:date="2011-11-07T20:28:00Z">
        <w:r w:rsidR="001C39A6">
          <w:t>W</w:t>
        </w:r>
      </w:ins>
      <w:ins w:id="482" w:author="Jonas" w:date="2011-11-06T22:58:00Z">
        <w:r w:rsidR="0023307E">
          <w:t>iederholen dieses Vorgangs erreicht werden.</w:t>
        </w:r>
      </w:ins>
    </w:p>
    <w:p w:rsidR="00F6693A" w:rsidRDefault="00F6693A" w:rsidP="00664477"/>
    <w:p w:rsidR="00F6693A" w:rsidRDefault="00F6693A" w:rsidP="0023307E">
      <w:pPr>
        <w:jc w:val="both"/>
      </w:pPr>
      <w:r>
        <w:t>Hierbei wird auch /BUG50/ (Partielles Laden von Konfigurationen) behoben, da die fehlerverursachenden Kontrollkästchen in Version 2.0 nicht mehr benötigt werden.</w:t>
      </w:r>
    </w:p>
    <w:p w:rsidR="00405864" w:rsidRPr="00F6693A" w:rsidRDefault="00405864" w:rsidP="00664477"/>
    <w:p w:rsidR="00F6693A" w:rsidRDefault="00F6693A" w:rsidP="00664477">
      <w:pPr>
        <w:pStyle w:val="berschrift3"/>
        <w:numPr>
          <w:ilvl w:val="2"/>
          <w:numId w:val="3"/>
        </w:numPr>
      </w:pPr>
      <w:bookmarkStart w:id="483" w:name="_Toc308644298"/>
      <w:r>
        <w:lastRenderedPageBreak/>
        <w:t>Beschreibung zu /LUC43/: Set/Delete Multicast Group Membership</w:t>
      </w:r>
      <w:bookmarkEnd w:id="483"/>
    </w:p>
    <w:p w:rsidR="00664477" w:rsidRPr="00664477" w:rsidRDefault="00664477" w:rsidP="00664477"/>
    <w:p w:rsidR="00F6693A" w:rsidRDefault="001A0FEE" w:rsidP="00664477">
      <w:pPr>
        <w:rPr>
          <w:b/>
          <w:color w:val="C00000"/>
        </w:rPr>
      </w:pPr>
      <w:r w:rsidRPr="00253E02">
        <w:rPr>
          <w:b/>
          <w:color w:val="C00000"/>
        </w:rPr>
        <w:t>Charakterisierende</w:t>
      </w:r>
      <w:r w:rsidR="00F6693A"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Del="001C39A6" w:rsidTr="00934449">
        <w:trPr>
          <w:cnfStyle w:val="100000000000"/>
          <w:del w:id="484" w:author="MPH" w:date="2011-11-07T20:28:00Z"/>
        </w:trPr>
        <w:tc>
          <w:tcPr>
            <w:cnfStyle w:val="001000000000"/>
            <w:tcW w:w="9212" w:type="dxa"/>
            <w:gridSpan w:val="2"/>
            <w:tcBorders>
              <w:bottom w:val="nil"/>
            </w:tcBorders>
          </w:tcPr>
          <w:p w:rsidR="00253E02" w:rsidRPr="005F7CDF" w:rsidDel="001C39A6" w:rsidRDefault="00253E02" w:rsidP="00664477">
            <w:pPr>
              <w:spacing w:line="276" w:lineRule="auto"/>
              <w:rPr>
                <w:del w:id="485" w:author="MPH" w:date="2011-11-07T20:28:00Z"/>
                <w:rFonts w:ascii="Arial" w:eastAsia="Times New Roman" w:hAnsi="Arial" w:cs="Arial"/>
                <w:b w:val="0"/>
                <w:color w:val="000000"/>
                <w:szCs w:val="24"/>
              </w:rPr>
            </w:pPr>
            <w:del w:id="486" w:author="MPH" w:date="2011-11-07T20:28: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einen Sender / Receiver zu einer Multicast-Gruppe hinzufügen, und sie auch wieder löschen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MultiCastor2.0 / GUI oder CLI mit Config-Dateien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Der Benutzer gibt einem Sender / Receiver eine Multicast-Gruppe</w:t>
            </w:r>
          </w:p>
        </w:tc>
      </w:tr>
    </w:tbl>
    <w:p w:rsidR="00F6693A" w:rsidRPr="00F6693A" w:rsidRDefault="00F6693A" w:rsidP="00664477"/>
    <w:p w:rsidR="00F6693A" w:rsidRPr="00253E02" w:rsidRDefault="00815BA8" w:rsidP="00664477">
      <w:pPr>
        <w:rPr>
          <w:b/>
          <w:color w:val="C00000"/>
        </w:rPr>
      </w:pPr>
      <w:r w:rsidRPr="00253E02">
        <w:rPr>
          <w:b/>
          <w:color w:val="C00000"/>
        </w:rPr>
        <w:t>Szenario für den Standartablauf</w:t>
      </w:r>
      <w:r w:rsidR="00664477">
        <w:rPr>
          <w:b/>
          <w:color w:val="C00000"/>
        </w:rPr>
        <w:t>:</w:t>
      </w:r>
    </w:p>
    <w:p w:rsidR="00815BA8" w:rsidRPr="00815BA8" w:rsidRDefault="00815BA8" w:rsidP="0023307E">
      <w:pPr>
        <w:jc w:val="both"/>
      </w:pPr>
      <w:r w:rsidRPr="00815BA8">
        <w:t>Der Anwender kann unter “Multicast Configuration” eine Multicast Group Identifikation</w:t>
      </w:r>
      <w:r w:rsidR="00897794">
        <w:t xml:space="preserve"> </w:t>
      </w:r>
      <w:r w:rsidRPr="00815BA8">
        <w:t>(Group IP oder “Mac-Multicast-Adresse”) angeben.</w:t>
      </w:r>
    </w:p>
    <w:p w:rsidR="00897794" w:rsidRDefault="00897794" w:rsidP="00CA73B6">
      <w:pPr>
        <w:pStyle w:val="KeinLeerraum"/>
        <w:jc w:val="center"/>
      </w:pPr>
      <w:r>
        <w:rPr>
          <w:noProof/>
        </w:rPr>
        <w:drawing>
          <wp:inline distT="0" distB="0" distL="0" distR="0">
            <wp:extent cx="4362450" cy="2066925"/>
            <wp:effectExtent l="19050" t="0" r="0" b="0"/>
            <wp:docPr id="22" name="internal-source-marker_0.9907405978970785" descr="https://lh4.googleusercontent.com/wTOftvl3KPoW1Of35kHtkLHvvMOPK61ZCK6xbuEtnbGRsBigsI-WzAgQXmSRUl5qGIeGlE7HTxlBdWGRqKlWFpxjhiwXKO-4_7WKMa7Li7ox31n42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wTOftvl3KPoW1Of35kHtkLHvvMOPK61ZCK6xbuEtnbGRsBigsI-WzAgQXmSRUl5qGIeGlE7HTxlBdWGRqKlWFpxjhiwXKO-4_7WKMa7Li7ox31n42Gk"/>
                    <pic:cNvPicPr>
                      <a:picLocks noChangeAspect="1" noChangeArrowheads="1"/>
                    </pic:cNvPicPr>
                  </pic:nvPicPr>
                  <pic:blipFill>
                    <a:blip r:embed="rId19" cstate="print"/>
                    <a:srcRect/>
                    <a:stretch>
                      <a:fillRect/>
                    </a:stretch>
                  </pic:blipFill>
                  <pic:spPr bwMode="auto">
                    <a:xfrm>
                      <a:off x="0" y="0"/>
                      <a:ext cx="4362450" cy="2066925"/>
                    </a:xfrm>
                    <a:prstGeom prst="rect">
                      <a:avLst/>
                    </a:prstGeom>
                    <a:noFill/>
                    <a:ln w="9525">
                      <a:noFill/>
                      <a:miter lim="800000"/>
                      <a:headEnd/>
                      <a:tailEnd/>
                    </a:ln>
                  </pic:spPr>
                </pic:pic>
              </a:graphicData>
            </a:graphic>
          </wp:inline>
        </w:drawing>
      </w:r>
    </w:p>
    <w:p w:rsidR="00F6693A" w:rsidRDefault="00897794" w:rsidP="00BD2B5D">
      <w:pPr>
        <w:pStyle w:val="Beschriftung"/>
        <w:jc w:val="center"/>
      </w:pPr>
      <w:r>
        <w:t xml:space="preserve">Abbildung </w:t>
      </w:r>
      <w:fldSimple w:instr=" SEQ Abbildung \* ARABIC ">
        <w:ins w:id="487" w:author="MPH" w:date="2011-11-09T22:14:00Z">
          <w:r w:rsidR="002A28A1">
            <w:rPr>
              <w:noProof/>
            </w:rPr>
            <w:t>10</w:t>
          </w:r>
        </w:ins>
        <w:del w:id="488" w:author="MPH" w:date="2011-11-09T22:14:00Z">
          <w:r w:rsidR="00915C60" w:rsidDel="002A28A1">
            <w:rPr>
              <w:noProof/>
            </w:rPr>
            <w:delText>9</w:delText>
          </w:r>
        </w:del>
      </w:fldSimple>
      <w:r>
        <w:t>: Eingabe einer Multicast-Adresse</w:t>
      </w:r>
    </w:p>
    <w:p w:rsidR="00F6693A" w:rsidRDefault="006D3C3E" w:rsidP="00664477">
      <w:r>
        <w:t>Während der Eingabe wird überprüft, ob die Eingabe im jeweiligen Bereich liegt.</w:t>
      </w:r>
    </w:p>
    <w:tbl>
      <w:tblPr>
        <w:tblStyle w:val="HelleSchattierung-Akzent2"/>
        <w:tblW w:w="0" w:type="auto"/>
        <w:tblLook w:val="04A0"/>
      </w:tblPr>
      <w:tblGrid>
        <w:gridCol w:w="959"/>
        <w:gridCol w:w="8253"/>
      </w:tblGrid>
      <w:tr w:rsidR="006D3C3E" w:rsidTr="006D3C3E">
        <w:trPr>
          <w:cnfStyle w:val="100000000000"/>
        </w:trPr>
        <w:tc>
          <w:tcPr>
            <w:cnfStyle w:val="001000000000"/>
            <w:tcW w:w="959" w:type="dxa"/>
          </w:tcPr>
          <w:p w:rsidR="006D3C3E" w:rsidRDefault="006D3C3E" w:rsidP="00664477">
            <w:pPr>
              <w:spacing w:line="276" w:lineRule="auto"/>
            </w:pPr>
            <w:r>
              <w:t>Art</w:t>
            </w:r>
          </w:p>
        </w:tc>
        <w:tc>
          <w:tcPr>
            <w:tcW w:w="8253" w:type="dxa"/>
          </w:tcPr>
          <w:p w:rsidR="006D3C3E" w:rsidRDefault="006D3C3E" w:rsidP="00664477">
            <w:pPr>
              <w:spacing w:line="276" w:lineRule="auto"/>
              <w:cnfStyle w:val="100000000000"/>
            </w:pPr>
            <w:r>
              <w:t>Beschreibung</w:t>
            </w:r>
          </w:p>
        </w:tc>
      </w:tr>
      <w:tr w:rsidR="006D3C3E" w:rsidTr="006D3C3E">
        <w:trPr>
          <w:cnfStyle w:val="000000100000"/>
        </w:trPr>
        <w:tc>
          <w:tcPr>
            <w:cnfStyle w:val="001000000000"/>
            <w:tcW w:w="959" w:type="dxa"/>
          </w:tcPr>
          <w:p w:rsidR="006D3C3E" w:rsidRDefault="006D3C3E" w:rsidP="00664477">
            <w:pPr>
              <w:spacing w:line="276" w:lineRule="auto"/>
            </w:pPr>
            <w:r>
              <w:t>IPv4</w:t>
            </w:r>
          </w:p>
        </w:tc>
        <w:tc>
          <w:tcPr>
            <w:tcW w:w="8253" w:type="dxa"/>
          </w:tcPr>
          <w:p w:rsidR="006D3C3E" w:rsidRDefault="006D3C3E" w:rsidP="00664477">
            <w:pPr>
              <w:spacing w:line="276" w:lineRule="auto"/>
              <w:cnfStyle w:val="000000100000"/>
            </w:pPr>
            <w:r>
              <w:t>224.0.0.0 – 239.255.255.255</w:t>
            </w:r>
          </w:p>
        </w:tc>
      </w:tr>
      <w:tr w:rsidR="006D3C3E" w:rsidTr="006D3C3E">
        <w:tc>
          <w:tcPr>
            <w:cnfStyle w:val="001000000000"/>
            <w:tcW w:w="959" w:type="dxa"/>
          </w:tcPr>
          <w:p w:rsidR="006D3C3E" w:rsidRDefault="006D3C3E" w:rsidP="00664477">
            <w:pPr>
              <w:spacing w:line="276" w:lineRule="auto"/>
            </w:pPr>
            <w:r>
              <w:t>IPv6</w:t>
            </w:r>
          </w:p>
        </w:tc>
        <w:tc>
          <w:tcPr>
            <w:tcW w:w="8253" w:type="dxa"/>
          </w:tcPr>
          <w:p w:rsidR="006D3C3E" w:rsidRDefault="006D3C3E" w:rsidP="00664477">
            <w:pPr>
              <w:spacing w:line="276" w:lineRule="auto"/>
              <w:cnfStyle w:val="000000000000"/>
            </w:pPr>
            <w:r>
              <w:t>Jede Adresse, die auf FF00::/8 beginnt</w:t>
            </w:r>
          </w:p>
        </w:tc>
      </w:tr>
      <w:tr w:rsidR="006D3C3E" w:rsidTr="006D3C3E">
        <w:trPr>
          <w:cnfStyle w:val="000000100000"/>
        </w:trPr>
        <w:tc>
          <w:tcPr>
            <w:cnfStyle w:val="001000000000"/>
            <w:tcW w:w="959" w:type="dxa"/>
          </w:tcPr>
          <w:p w:rsidR="006D3C3E" w:rsidRDefault="006D3C3E" w:rsidP="00664477">
            <w:pPr>
              <w:spacing w:line="276" w:lineRule="auto"/>
            </w:pPr>
            <w:r>
              <w:t>MMRP</w:t>
            </w:r>
          </w:p>
        </w:tc>
        <w:tc>
          <w:tcPr>
            <w:tcW w:w="8253" w:type="dxa"/>
          </w:tcPr>
          <w:p w:rsidR="006D3C3E" w:rsidRPr="00E55A06" w:rsidRDefault="006D3C3E" w:rsidP="00664477">
            <w:pPr>
              <w:spacing w:line="276" w:lineRule="auto"/>
              <w:cnfStyle w:val="000000100000"/>
              <w:rPr>
                <w:lang w:val="en-US"/>
              </w:rPr>
            </w:pPr>
            <w:r w:rsidRPr="00E55A06">
              <w:rPr>
                <w:lang w:val="en-US"/>
              </w:rPr>
              <w:t>80:00:00:00:00:00 – ff:ff:ff:ff:ff:fe</w:t>
            </w:r>
          </w:p>
          <w:p w:rsidR="006D3C3E" w:rsidRDefault="006D3C3E" w:rsidP="00664477">
            <w:pPr>
              <w:spacing w:line="276" w:lineRule="auto"/>
              <w:cnfStyle w:val="000000100000"/>
            </w:pPr>
            <w:r>
              <w:t xml:space="preserve">Das </w:t>
            </w:r>
            <w:r>
              <w:rPr>
                <w:b/>
              </w:rPr>
              <w:t xml:space="preserve">höchstwertigste Bit </w:t>
            </w:r>
            <w:r>
              <w:t>der MAC-Adresse gibt an, ob es sich um ein Uni- oder Multicast handelt.</w:t>
            </w:r>
          </w:p>
          <w:p w:rsidR="006D3C3E" w:rsidRDefault="006D3C3E" w:rsidP="00664477">
            <w:pPr>
              <w:spacing w:line="276" w:lineRule="auto"/>
              <w:cnfStyle w:val="000000100000"/>
            </w:pPr>
            <w:r>
              <w:t>0 =&gt; Quelle ist „Individual“, als Unicast</w:t>
            </w:r>
          </w:p>
          <w:p w:rsidR="006D3C3E" w:rsidRPr="006D3C3E" w:rsidRDefault="006D3C3E" w:rsidP="00664477">
            <w:pPr>
              <w:spacing w:line="276" w:lineRule="auto"/>
              <w:cnfStyle w:val="000000100000"/>
            </w:pPr>
            <w:r>
              <w:t xml:space="preserve">1 =&gt; Quelle ist „Group“, also Multicast. Allerdings fällt hierunter auch der Broadcast, also </w:t>
            </w:r>
            <w:r>
              <w:lastRenderedPageBreak/>
              <w:t xml:space="preserve">das Senden von einem Sender an </w:t>
            </w:r>
            <w:r>
              <w:rPr>
                <w:b/>
              </w:rPr>
              <w:t xml:space="preserve">alle </w:t>
            </w:r>
            <w:r>
              <w:t>Empfänger im LAN. Hierfür ist normalerweise die Adresse ff:ff:ff:ff:ff:ff reserviert.</w:t>
            </w:r>
          </w:p>
        </w:tc>
      </w:tr>
    </w:tbl>
    <w:p w:rsidR="006D3C3E" w:rsidRDefault="006D3C3E" w:rsidP="00664477"/>
    <w:p w:rsidR="00F6693A" w:rsidRDefault="006D3C3E" w:rsidP="0023307E">
      <w:pPr>
        <w:jc w:val="both"/>
      </w:pPr>
      <w:r w:rsidRPr="006D3C3E">
        <w:t>Sobald die Eingabe einen zulässigen Wert hat</w:t>
      </w:r>
      <w:r>
        <w:t>,</w:t>
      </w:r>
      <w:r w:rsidRPr="006D3C3E">
        <w:t xml:space="preserve"> wird der Rahmen des Eingabefeldes von Rot auf Grün gestellt</w:t>
      </w:r>
      <w:r w:rsidR="005175BE">
        <w:t>.</w:t>
      </w:r>
    </w:p>
    <w:p w:rsidR="00405864" w:rsidRDefault="00405864" w:rsidP="00664477"/>
    <w:p w:rsidR="006D3C3E" w:rsidRDefault="006D3C3E" w:rsidP="00664477">
      <w:pPr>
        <w:pStyle w:val="berschrift3"/>
        <w:numPr>
          <w:ilvl w:val="2"/>
          <w:numId w:val="3"/>
        </w:numPr>
      </w:pPr>
      <w:bookmarkStart w:id="489" w:name="_Toc308644299"/>
      <w:r>
        <w:t>Beschreibung zu /LUC44/: Activate/Deactivate Multicast Group</w:t>
      </w:r>
      <w:bookmarkEnd w:id="489"/>
    </w:p>
    <w:p w:rsidR="00664477" w:rsidRPr="00664477" w:rsidRDefault="00664477" w:rsidP="00664477"/>
    <w:p w:rsidR="006D3C3E" w:rsidRPr="00253E02" w:rsidRDefault="001A0FEE" w:rsidP="00664477">
      <w:pPr>
        <w:rPr>
          <w:b/>
          <w:color w:val="C00000"/>
        </w:rPr>
      </w:pPr>
      <w:r w:rsidRPr="00253E02">
        <w:rPr>
          <w:b/>
          <w:color w:val="C00000"/>
        </w:rPr>
        <w:t>Charakterisierende</w:t>
      </w:r>
      <w:r w:rsidR="006D3C3E" w:rsidRPr="00253E02">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253E02" w:rsidRPr="005F7CDF" w:rsidDel="001C39A6" w:rsidTr="00934449">
        <w:trPr>
          <w:cnfStyle w:val="100000000000"/>
          <w:del w:id="490" w:author="MPH" w:date="2011-11-07T20:28:00Z"/>
        </w:trPr>
        <w:tc>
          <w:tcPr>
            <w:cnfStyle w:val="001000000000"/>
            <w:tcW w:w="9212" w:type="dxa"/>
            <w:gridSpan w:val="2"/>
            <w:tcBorders>
              <w:bottom w:val="nil"/>
            </w:tcBorders>
          </w:tcPr>
          <w:p w:rsidR="00253E02" w:rsidRPr="005F7CDF" w:rsidDel="001C39A6" w:rsidRDefault="00253E02" w:rsidP="00664477">
            <w:pPr>
              <w:spacing w:line="276" w:lineRule="auto"/>
              <w:rPr>
                <w:del w:id="491" w:author="MPH" w:date="2011-11-07T20:28:00Z"/>
                <w:rFonts w:ascii="Arial" w:eastAsia="Times New Roman" w:hAnsi="Arial" w:cs="Arial"/>
                <w:b w:val="0"/>
                <w:color w:val="000000"/>
                <w:szCs w:val="24"/>
              </w:rPr>
            </w:pPr>
            <w:del w:id="492" w:author="MPH" w:date="2011-11-07T20:28: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253E02" w:rsidRPr="005F7CDF" w:rsidTr="00934449">
        <w:trPr>
          <w:cnfStyle w:val="000000100000"/>
        </w:trPr>
        <w:tc>
          <w:tcPr>
            <w:cnfStyle w:val="001000000000"/>
            <w:tcW w:w="3227" w:type="dxa"/>
            <w:tcBorders>
              <w:top w:val="nil"/>
            </w:tcBorders>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Der Anwender soll bei einem Sender</w:t>
            </w:r>
            <w:del w:id="493"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w:t>
            </w:r>
            <w:del w:id="494"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Receiver eine bereits hinzufügte Multicast-Gruppe aktivieren und sie wieder deaktivieren können.</w:t>
            </w:r>
          </w:p>
        </w:tc>
      </w:tr>
      <w:tr w:rsidR="00253E02" w:rsidRPr="005F7CDF" w:rsidTr="00934449">
        <w:tc>
          <w:tcPr>
            <w:cnfStyle w:val="001000000000"/>
            <w:tcW w:w="3227" w:type="dxa"/>
          </w:tcPr>
          <w:p w:rsidR="00253E02" w:rsidRPr="005F7CDF" w:rsidRDefault="00253E02"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MultiCastor2.0</w:t>
            </w:r>
            <w:del w:id="495"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w:t>
            </w:r>
            <w:del w:id="496"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GUI oder CLI mit Config-Dateien</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253E02">
              <w:rPr>
                <w:rFonts w:ascii="Arial" w:eastAsia="Times New Roman" w:hAnsi="Arial" w:cs="Arial"/>
                <w:color w:val="000000"/>
                <w:szCs w:val="24"/>
              </w:rPr>
              <w:t>Es muss eine lauffähige Installation des MultiCastors2.0 auf dem Usersystem vorhanden sein. Außerdem muss ein Sender</w:t>
            </w:r>
            <w:del w:id="497"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w:t>
            </w:r>
            <w:del w:id="498" w:author="Jonas" w:date="2011-11-06T22:59:00Z">
              <w:r w:rsidRPr="00253E02" w:rsidDel="0023307E">
                <w:rPr>
                  <w:rFonts w:ascii="Arial" w:eastAsia="Times New Roman" w:hAnsi="Arial" w:cs="Arial"/>
                  <w:color w:val="000000"/>
                  <w:szCs w:val="24"/>
                </w:rPr>
                <w:delText xml:space="preserve"> </w:delText>
              </w:r>
            </w:del>
            <w:r w:rsidRPr="00253E02">
              <w:rPr>
                <w:rFonts w:ascii="Arial" w:eastAsia="Times New Roman" w:hAnsi="Arial" w:cs="Arial"/>
                <w:color w:val="000000"/>
                <w:szCs w:val="24"/>
              </w:rPr>
              <w:t xml:space="preserve">Receiver mit Multicast-Gruppe existieren </w:t>
            </w:r>
            <w:r>
              <w:rPr>
                <w:rFonts w:ascii="Arial" w:eastAsia="Times New Roman" w:hAnsi="Arial" w:cs="Arial"/>
                <w:color w:val="000000"/>
                <w:szCs w:val="24"/>
              </w:rPr>
              <w:t>(/LUC43/)</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253E02" w:rsidRPr="005F7CDF" w:rsidRDefault="00253E02" w:rsidP="0023307E">
            <w:pPr>
              <w:spacing w:line="276" w:lineRule="auto"/>
              <w:jc w:val="both"/>
              <w:cnfStyle w:val="000000000000"/>
              <w:rPr>
                <w:rFonts w:ascii="Arial" w:eastAsia="Times New Roman" w:hAnsi="Arial" w:cs="Arial"/>
                <w:color w:val="000000"/>
                <w:szCs w:val="24"/>
              </w:rPr>
            </w:pPr>
            <w:r w:rsidRPr="00253E02">
              <w:rPr>
                <w:rFonts w:ascii="Arial" w:eastAsia="Times New Roman" w:hAnsi="Arial" w:cs="Arial"/>
                <w:color w:val="000000"/>
                <w:szCs w:val="24"/>
              </w:rPr>
              <w:t>Das Senden oder Empfangen für den jeweiligen Receiver oder Sender wird eingestellt oder gestartet.</w:t>
            </w:r>
          </w:p>
        </w:tc>
      </w:tr>
      <w:tr w:rsidR="00253E02" w:rsidRPr="005F7CDF" w:rsidTr="00934449">
        <w:trPr>
          <w:cnfStyle w:val="000000100000"/>
        </w:trPr>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253E02" w:rsidRPr="005F7CDF" w:rsidRDefault="00253E02"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253E02" w:rsidRPr="005F7CDF" w:rsidTr="00934449">
        <w:tc>
          <w:tcPr>
            <w:cnfStyle w:val="001000000000"/>
            <w:tcW w:w="3227" w:type="dxa"/>
          </w:tcPr>
          <w:p w:rsidR="00253E02" w:rsidRPr="005F7CDF" w:rsidRDefault="00253E02"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253E02" w:rsidRPr="005F7CDF" w:rsidRDefault="003414D8" w:rsidP="0023307E">
            <w:pPr>
              <w:spacing w:line="276" w:lineRule="auto"/>
              <w:jc w:val="both"/>
              <w:cnfStyle w:val="000000000000"/>
              <w:rPr>
                <w:rFonts w:ascii="Arial" w:eastAsia="Times New Roman" w:hAnsi="Arial" w:cs="Arial"/>
                <w:color w:val="000000"/>
                <w:szCs w:val="24"/>
              </w:rPr>
            </w:pPr>
            <w:r w:rsidRPr="003414D8">
              <w:rPr>
                <w:rFonts w:ascii="Arial" w:eastAsia="Times New Roman" w:hAnsi="Arial" w:cs="Arial"/>
                <w:color w:val="000000"/>
                <w:szCs w:val="24"/>
              </w:rPr>
              <w:t>Der Benutzer aktiviert oder deaktiviert einen Multicast/Strom.</w:t>
            </w:r>
          </w:p>
        </w:tc>
      </w:tr>
    </w:tbl>
    <w:p w:rsidR="006D3C3E" w:rsidRPr="006D3C3E" w:rsidRDefault="006D3C3E" w:rsidP="00664477"/>
    <w:p w:rsidR="00F6693A" w:rsidRPr="00756D45" w:rsidRDefault="00E00420" w:rsidP="00664477">
      <w:pPr>
        <w:rPr>
          <w:b/>
          <w:color w:val="C00000"/>
        </w:rPr>
      </w:pPr>
      <w:r w:rsidRPr="00756D45">
        <w:rPr>
          <w:b/>
          <w:color w:val="C00000"/>
        </w:rPr>
        <w:t>Szenario für den Standartablauf</w:t>
      </w:r>
      <w:r w:rsidR="00664477">
        <w:rPr>
          <w:b/>
          <w:color w:val="C00000"/>
        </w:rPr>
        <w:t>:</w:t>
      </w:r>
    </w:p>
    <w:p w:rsidR="00E00420" w:rsidRPr="00E00420" w:rsidRDefault="00E00420" w:rsidP="0023307E">
      <w:pPr>
        <w:jc w:val="both"/>
      </w:pPr>
      <w:r w:rsidRPr="00E00420">
        <w:t>Der Anwender kann</w:t>
      </w:r>
      <w:r>
        <w:t xml:space="preserve"> die existieren</w:t>
      </w:r>
      <w:ins w:id="499" w:author="Jonas" w:date="2011-11-06T23:00:00Z">
        <w:r w:rsidR="0023307E">
          <w:t>den</w:t>
        </w:r>
      </w:ins>
      <w:r>
        <w:t xml:space="preserve"> Sender oder Rec</w:t>
      </w:r>
      <w:r w:rsidRPr="00E00420">
        <w:t>e</w:t>
      </w:r>
      <w:r>
        <w:t>i</w:t>
      </w:r>
      <w:r w:rsidRPr="00E00420">
        <w:t>ver aus dem “MultiCast Overview”-Panel auswählen. Ob dieser derzeit aktiv ist</w:t>
      </w:r>
      <w:r>
        <w:t>,</w:t>
      </w:r>
      <w:r w:rsidRPr="00E00420">
        <w:t xml:space="preserve"> </w:t>
      </w:r>
      <w:del w:id="500" w:author="MPH" w:date="2011-11-07T20:29:00Z">
        <w:r w:rsidRPr="00E00420" w:rsidDel="001C39A6">
          <w:delText xml:space="preserve">kann </w:delText>
        </w:r>
      </w:del>
      <w:del w:id="501" w:author="Jonas" w:date="2011-11-06T23:00:00Z">
        <w:r w:rsidRPr="00E00420" w:rsidDel="0023307E">
          <w:delText>man daran erkennen</w:delText>
        </w:r>
      </w:del>
      <w:ins w:id="502" w:author="Jonas" w:date="2011-11-06T23:00:00Z">
        <w:r w:rsidR="0023307E">
          <w:t>ist daran erkennbar</w:t>
        </w:r>
      </w:ins>
      <w:r>
        <w:t>,</w:t>
      </w:r>
      <w:r w:rsidRPr="00E00420">
        <w:t xml:space="preserve"> ob der Haken in der “State” Spalte gesetzt ist.</w:t>
      </w:r>
      <w:del w:id="503" w:author="MPH" w:date="2011-11-07T20:29:00Z">
        <w:r w:rsidRPr="00E00420" w:rsidDel="001C39A6">
          <w:delText xml:space="preserve"> Wenn der Haken gesetzt ist, ist er aktiv. Bei leerem Kasten ist er inaktiv.</w:delText>
        </w:r>
      </w:del>
    </w:p>
    <w:p w:rsidR="00E00420" w:rsidRDefault="00E00420" w:rsidP="00CA73B6">
      <w:pPr>
        <w:pStyle w:val="KeinLeerraum"/>
        <w:jc w:val="center"/>
      </w:pPr>
      <w:r w:rsidRPr="00CA73B6">
        <w:rPr>
          <w:rStyle w:val="Erluterungen"/>
          <w:rFonts w:asciiTheme="minorHAnsi" w:hAnsiTheme="minorHAnsi"/>
          <w:i w:val="0"/>
          <w:noProof/>
          <w:color w:val="auto"/>
        </w:rPr>
        <w:lastRenderedPageBreak/>
        <w:drawing>
          <wp:inline distT="0" distB="0" distL="0" distR="0">
            <wp:extent cx="5760720" cy="2805471"/>
            <wp:effectExtent l="19050" t="0" r="0" b="0"/>
            <wp:docPr id="25" name="internal-source-marker_0.9907405978970785" descr="https://lh3.googleusercontent.com/j6V2zphBwItf5X8aryQhPT8igN2bkZn3Rvrrei3fVA-l2LYBhDr91Z03pflPVBbjR4-v2skBkGQUEJwg7Gb02EA0rILJDgVz_wZ9YEXINMYNuTxzk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j6V2zphBwItf5X8aryQhPT8igN2bkZn3Rvrrei3fVA-l2LYBhDr91Z03pflPVBbjR4-v2skBkGQUEJwg7Gb02EA0rILJDgVz_wZ9YEXINMYNuTxzkhs"/>
                    <pic:cNvPicPr>
                      <a:picLocks noChangeAspect="1" noChangeArrowheads="1"/>
                    </pic:cNvPicPr>
                  </pic:nvPicPr>
                  <pic:blipFill>
                    <a:blip r:embed="rId20"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F6693A" w:rsidRDefault="00E00420" w:rsidP="00CA73B6">
      <w:pPr>
        <w:pStyle w:val="Beschriftung"/>
        <w:jc w:val="center"/>
      </w:pPr>
      <w:r>
        <w:t xml:space="preserve">Abbildung </w:t>
      </w:r>
      <w:fldSimple w:instr=" SEQ Abbildung \* ARABIC ">
        <w:ins w:id="504" w:author="MPH" w:date="2011-11-09T22:14:00Z">
          <w:r w:rsidR="002A28A1">
            <w:rPr>
              <w:noProof/>
            </w:rPr>
            <w:t>11</w:t>
          </w:r>
        </w:ins>
        <w:del w:id="505" w:author="MPH" w:date="2011-11-09T22:14:00Z">
          <w:r w:rsidR="00915C60" w:rsidDel="002A28A1">
            <w:rPr>
              <w:noProof/>
            </w:rPr>
            <w:delText>10</w:delText>
          </w:r>
        </w:del>
      </w:fldSimple>
      <w:r>
        <w:t>: Aktivierung eines Multicast-Stromes</w:t>
      </w:r>
    </w:p>
    <w:p w:rsidR="001C4829" w:rsidRDefault="001C4829" w:rsidP="0023307E">
      <w:pPr>
        <w:jc w:val="both"/>
      </w:pPr>
      <w:r>
        <w:t>Nun kann der Anwender den Status ändern</w:t>
      </w:r>
      <w:r w:rsidR="00A37C8B">
        <w:t xml:space="preserve"> (von aktiv zu inak</w:t>
      </w:r>
      <w:r>
        <w:t>tiv oder umgekehrt)</w:t>
      </w:r>
      <w:r w:rsidR="00A37C8B">
        <w:t>,</w:t>
      </w:r>
      <w:r w:rsidR="007365E8">
        <w:t xml:space="preserve"> indem er die Checkbox </w:t>
      </w:r>
      <w:r>
        <w:t xml:space="preserve">in der “STATE”-Spalte der Tabelle </w:t>
      </w:r>
      <w:r w:rsidR="007365E8">
        <w:t>aktiviert/deaktiviert</w:t>
      </w:r>
      <w:r>
        <w:t xml:space="preserve"> o</w:t>
      </w:r>
      <w:r w:rsidR="007365E8">
        <w:t>der bei ausgewähltem Sender bzw. R</w:t>
      </w:r>
      <w:r w:rsidR="00A37C8B">
        <w:t>ec</w:t>
      </w:r>
      <w:r>
        <w:t>e</w:t>
      </w:r>
      <w:r w:rsidR="00A37C8B">
        <w:t>i</w:t>
      </w:r>
      <w:r>
        <w:t xml:space="preserve">ver auf den </w:t>
      </w:r>
      <w:r w:rsidR="007365E8">
        <w:t>„</w:t>
      </w:r>
      <w:r>
        <w:t>Start</w:t>
      </w:r>
      <w:r w:rsidR="007365E8">
        <w:t xml:space="preserve"> </w:t>
      </w:r>
      <w:r>
        <w:t>/</w:t>
      </w:r>
      <w:r w:rsidR="007365E8">
        <w:t xml:space="preserve"> </w:t>
      </w:r>
      <w:r>
        <w:t>Stop</w:t>
      </w:r>
      <w:r w:rsidR="007365E8">
        <w:t>“-</w:t>
      </w:r>
      <w:r>
        <w:t>Button dr</w:t>
      </w:r>
      <w:r w:rsidR="00A37C8B">
        <w:t>ückt.</w:t>
      </w:r>
    </w:p>
    <w:p w:rsidR="001C4829" w:rsidRPr="00A37C8B" w:rsidRDefault="001C4829" w:rsidP="0023307E">
      <w:pPr>
        <w:jc w:val="both"/>
        <w:rPr>
          <w:b/>
          <w:color w:val="00B050"/>
        </w:rPr>
      </w:pPr>
      <w:r>
        <w:t>Außerdem kann der Sender/</w:t>
      </w:r>
      <w:r w:rsidR="00A37C8B">
        <w:t>Rec</w:t>
      </w:r>
      <w:r>
        <w:t>e</w:t>
      </w:r>
      <w:r w:rsidR="00A37C8B">
        <w:t>i</w:t>
      </w:r>
      <w:r>
        <w:t xml:space="preserve">ver direkt beim </w:t>
      </w:r>
      <w:r w:rsidR="00A37C8B">
        <w:t>A</w:t>
      </w:r>
      <w:r>
        <w:t>nlegen im “MultiCast Configuration” Panel über den Button active/inactive aktiviert werden.</w:t>
      </w:r>
      <w:del w:id="506" w:author="MPH" w:date="2011-11-09T22:28:00Z">
        <w:r w:rsidR="00A37C8B" w:rsidDel="00245FFA">
          <w:delText xml:space="preserve"> </w:delText>
        </w:r>
        <w:r w:rsidR="00A37C8B" w:rsidDel="00245FFA">
          <w:rPr>
            <w:b/>
            <w:color w:val="00B050"/>
          </w:rPr>
          <w:delText>TODO: [MH] bleibt das wirklich?</w:delText>
        </w:r>
      </w:del>
    </w:p>
    <w:p w:rsidR="001C4829" w:rsidRDefault="001C4829" w:rsidP="0023307E">
      <w:pPr>
        <w:jc w:val="both"/>
      </w:pPr>
      <w:r>
        <w:t>Ein aktiver Sender versendet Multicast Daten und hat die zugehörige Multicast Gruppe registriert.</w:t>
      </w:r>
    </w:p>
    <w:p w:rsidR="00F6693A" w:rsidRDefault="001C4829" w:rsidP="0023307E">
      <w:pPr>
        <w:jc w:val="both"/>
      </w:pPr>
      <w:r>
        <w:t>Ein aktiver Empfänger versucht Multicast Daten der zugehörigen Multicast Gruppe zu empfangen.</w:t>
      </w:r>
    </w:p>
    <w:p w:rsidR="00405864" w:rsidRDefault="00405864" w:rsidP="001C4829"/>
    <w:p w:rsidR="00F6693A" w:rsidRDefault="00A37C8B" w:rsidP="00664477">
      <w:pPr>
        <w:pStyle w:val="berschrift3"/>
        <w:numPr>
          <w:ilvl w:val="2"/>
          <w:numId w:val="3"/>
        </w:numPr>
      </w:pPr>
      <w:bookmarkStart w:id="507" w:name="_Toc308644300"/>
      <w:r>
        <w:t>Beschreibung zu /LUC45/: Configure Server Settings</w:t>
      </w:r>
      <w:bookmarkEnd w:id="507"/>
    </w:p>
    <w:p w:rsidR="00664477" w:rsidRPr="00664477" w:rsidRDefault="00664477" w:rsidP="00664477"/>
    <w:p w:rsidR="00A37C8B" w:rsidRPr="00756D45" w:rsidRDefault="001A0FEE" w:rsidP="00664477">
      <w:pPr>
        <w:rPr>
          <w:b/>
          <w:color w:val="C00000"/>
        </w:rPr>
      </w:pPr>
      <w:r w:rsidRPr="00756D45">
        <w:rPr>
          <w:b/>
          <w:color w:val="C00000"/>
        </w:rPr>
        <w:t>Charakterisierende</w:t>
      </w:r>
      <w:r w:rsidR="00A37C8B" w:rsidRPr="00756D45">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756D45" w:rsidRPr="005F7CDF" w:rsidDel="001C39A6" w:rsidTr="00934449">
        <w:trPr>
          <w:cnfStyle w:val="100000000000"/>
          <w:del w:id="508" w:author="MPH" w:date="2011-11-07T20:32:00Z"/>
        </w:trPr>
        <w:tc>
          <w:tcPr>
            <w:cnfStyle w:val="001000000000"/>
            <w:tcW w:w="9212" w:type="dxa"/>
            <w:gridSpan w:val="2"/>
            <w:tcBorders>
              <w:bottom w:val="nil"/>
            </w:tcBorders>
          </w:tcPr>
          <w:p w:rsidR="00756D45" w:rsidRPr="005F7CDF" w:rsidDel="001C39A6" w:rsidRDefault="00756D45" w:rsidP="00664477">
            <w:pPr>
              <w:spacing w:line="276" w:lineRule="auto"/>
              <w:rPr>
                <w:del w:id="509" w:author="MPH" w:date="2011-11-07T20:32:00Z"/>
                <w:rFonts w:ascii="Arial" w:eastAsia="Times New Roman" w:hAnsi="Arial" w:cs="Arial"/>
                <w:b w:val="0"/>
                <w:color w:val="000000"/>
                <w:szCs w:val="24"/>
              </w:rPr>
            </w:pPr>
            <w:del w:id="510" w:author="MPH" w:date="2011-11-07T20:32:00Z">
              <w:r w:rsidRPr="005F7CDF" w:rsidDel="001C39A6">
                <w:rPr>
                  <w:rFonts w:ascii="Arial" w:eastAsia="Times New Roman" w:hAnsi="Arial" w:cs="Arial"/>
                  <w:b w:val="0"/>
                  <w:color w:val="000000"/>
                  <w:szCs w:val="24"/>
                </w:rPr>
                <w:delText>Übergeordneter elementarer Geschäftsprozess:</w:delText>
              </w:r>
              <w:r w:rsidDel="001C39A6">
                <w:rPr>
                  <w:rFonts w:ascii="Arial" w:eastAsia="Times New Roman" w:hAnsi="Arial" w:cs="Arial"/>
                  <w:b w:val="0"/>
                  <w:color w:val="000000"/>
                  <w:szCs w:val="24"/>
                </w:rPr>
                <w:delText xml:space="preserve"> </w:delText>
              </w:r>
              <w:r w:rsidR="00C83D24" w:rsidDel="001C39A6">
                <w:rPr>
                  <w:rFonts w:ascii="Arial" w:eastAsia="Times New Roman" w:hAnsi="Arial" w:cs="Arial"/>
                  <w:b w:val="0"/>
                  <w:color w:val="000000"/>
                  <w:szCs w:val="24"/>
                </w:rPr>
                <w:delText>TODO</w:delText>
              </w:r>
            </w:del>
          </w:p>
        </w:tc>
      </w:tr>
      <w:tr w:rsidR="00756D45" w:rsidRPr="005F7CDF" w:rsidTr="00934449">
        <w:trPr>
          <w:cnfStyle w:val="000000100000"/>
        </w:trPr>
        <w:tc>
          <w:tcPr>
            <w:cnfStyle w:val="001000000000"/>
            <w:tcW w:w="3227" w:type="dxa"/>
            <w:tcBorders>
              <w:top w:val="nil"/>
            </w:tcBorders>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756D45" w:rsidRPr="005F7CDF" w:rsidRDefault="00756D45" w:rsidP="0023307E">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Der Anwender soll einen Server</w:t>
            </w:r>
            <w:r w:rsidR="00BF7F9C">
              <w:rPr>
                <w:rFonts w:ascii="Arial" w:eastAsia="Times New Roman" w:hAnsi="Arial" w:cs="Arial"/>
                <w:color w:val="000000"/>
                <w:szCs w:val="24"/>
              </w:rPr>
              <w:t xml:space="preserve"> (Sender)</w:t>
            </w:r>
            <w:r w:rsidRPr="00756D45">
              <w:rPr>
                <w:rFonts w:ascii="Arial" w:eastAsia="Times New Roman" w:hAnsi="Arial" w:cs="Arial"/>
                <w:color w:val="000000"/>
                <w:szCs w:val="24"/>
              </w:rPr>
              <w:t xml:space="preserve"> konfigurieren können. </w:t>
            </w:r>
          </w:p>
        </w:tc>
      </w:tr>
      <w:tr w:rsidR="00756D45" w:rsidRPr="005F7CDF" w:rsidTr="00934449">
        <w:tc>
          <w:tcPr>
            <w:cnfStyle w:val="001000000000"/>
            <w:tcW w:w="3227" w:type="dxa"/>
          </w:tcPr>
          <w:p w:rsidR="00756D45" w:rsidRPr="005F7CDF" w:rsidRDefault="00756D45"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756D45" w:rsidRPr="005F7CDF" w:rsidRDefault="00756D45" w:rsidP="0023307E">
            <w:pPr>
              <w:spacing w:line="276"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MultiCastor2.0 / GUI</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756D45" w:rsidRPr="005F7CDF" w:rsidRDefault="00756D45" w:rsidP="0023307E">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756D45" w:rsidRPr="005F7CDF" w:rsidRDefault="00756D45" w:rsidP="0023307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756D45" w:rsidRPr="005F7CDF" w:rsidTr="00934449">
        <w:trPr>
          <w:cnfStyle w:val="000000100000"/>
        </w:trPr>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756D45" w:rsidRPr="005F7CDF" w:rsidRDefault="00756D45"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756D45" w:rsidRPr="005F7CDF" w:rsidTr="00934449">
        <w:tc>
          <w:tcPr>
            <w:cnfStyle w:val="001000000000"/>
            <w:tcW w:w="3227" w:type="dxa"/>
          </w:tcPr>
          <w:p w:rsidR="00756D45" w:rsidRPr="005F7CDF" w:rsidRDefault="00756D45"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756D45" w:rsidRPr="005F7CDF" w:rsidRDefault="00756D45" w:rsidP="0023307E">
            <w:pPr>
              <w:spacing w:line="276" w:lineRule="auto"/>
              <w:jc w:val="both"/>
              <w:cnfStyle w:val="000000000000"/>
              <w:rPr>
                <w:rFonts w:ascii="Arial" w:eastAsia="Times New Roman" w:hAnsi="Arial" w:cs="Arial"/>
                <w:color w:val="000000"/>
                <w:szCs w:val="24"/>
              </w:rPr>
            </w:pPr>
            <w:r w:rsidRPr="00756D45">
              <w:rPr>
                <w:rFonts w:ascii="Arial" w:eastAsia="Times New Roman" w:hAnsi="Arial" w:cs="Arial"/>
                <w:color w:val="000000"/>
                <w:szCs w:val="24"/>
              </w:rPr>
              <w:t xml:space="preserve">Der Anwender kann einen Server konfigurieren. Dies kann </w:t>
            </w:r>
            <w:r w:rsidRPr="00756D45">
              <w:rPr>
                <w:rFonts w:ascii="Arial" w:eastAsia="Times New Roman" w:hAnsi="Arial" w:cs="Arial"/>
                <w:color w:val="000000"/>
                <w:szCs w:val="24"/>
              </w:rPr>
              <w:lastRenderedPageBreak/>
              <w:t>beim Erstellen oder beim nachträglichen Konfigurieren geschehen.</w:t>
            </w:r>
          </w:p>
        </w:tc>
      </w:tr>
    </w:tbl>
    <w:p w:rsidR="00A37C8B" w:rsidRPr="00A37C8B" w:rsidRDefault="00A37C8B" w:rsidP="00664477"/>
    <w:p w:rsidR="00F6693A" w:rsidRPr="00A61D2C" w:rsidRDefault="00A37C8B" w:rsidP="00664477">
      <w:pPr>
        <w:rPr>
          <w:b/>
          <w:color w:val="C00000"/>
        </w:rPr>
      </w:pPr>
      <w:r w:rsidRPr="00A61D2C">
        <w:rPr>
          <w:b/>
          <w:color w:val="C00000"/>
        </w:rPr>
        <w:t>Szenario für den Standartablauf</w:t>
      </w:r>
      <w:r w:rsidR="00664477">
        <w:rPr>
          <w:b/>
          <w:color w:val="C00000"/>
        </w:rPr>
        <w:t>:</w:t>
      </w:r>
    </w:p>
    <w:p w:rsidR="00A37C8B" w:rsidRPr="00A37C8B" w:rsidRDefault="00A37C8B" w:rsidP="0023307E">
      <w:pPr>
        <w:jc w:val="both"/>
      </w:pPr>
      <w:r w:rsidRPr="00A37C8B">
        <w:t>Nachdem das Programm gestartet wurde, wähl</w:t>
      </w:r>
      <w:r>
        <w:t xml:space="preserve">t der Nutzer den passenden Tab </w:t>
      </w:r>
      <w:r w:rsidRPr="00A37C8B">
        <w:t>aus. Wenn Layer</w:t>
      </w:r>
      <w:r>
        <w:t>-</w:t>
      </w:r>
      <w:r w:rsidRPr="00A37C8B">
        <w:t>2-Sender oder Layer</w:t>
      </w:r>
      <w:r>
        <w:t>-</w:t>
      </w:r>
      <w:r w:rsidRPr="00A37C8B">
        <w:t>3-Sender ausgewählt wurden</w:t>
      </w:r>
      <w:r>
        <w:t>,</w:t>
      </w:r>
      <w:r w:rsidRPr="00A37C8B">
        <w:t xml:space="preserve"> kann der Benutzer die Daten für den Sender eingeben. Für Layer</w:t>
      </w:r>
      <w:r>
        <w:t>-</w:t>
      </w:r>
      <w:r w:rsidRPr="00A37C8B">
        <w:t>3-Sender erscheint beispielsweise im unteren Bereich der GUI (roter Kasten) folgendes Einstellungspanel:</w:t>
      </w:r>
    </w:p>
    <w:p w:rsidR="00A37C8B" w:rsidRDefault="00A37C8B" w:rsidP="00CA73B6">
      <w:pPr>
        <w:pStyle w:val="KeinLeerraum"/>
      </w:pPr>
      <w:r>
        <w:rPr>
          <w:noProof/>
        </w:rPr>
        <w:drawing>
          <wp:inline distT="0" distB="0" distL="0" distR="0">
            <wp:extent cx="5760720" cy="2805471"/>
            <wp:effectExtent l="19050" t="0" r="0" b="0"/>
            <wp:docPr id="28" name="internal-source-marker_0.9907405978970785" descr="https://lh5.googleusercontent.com/bHk7v5c-XCAEH2f3J6bnogVq9pS17ltlv3Xa-HuMKVed0runK-KyCNIQn7BgnVtzKl69gPYjofZh_Ze4jxedUfX8yRl4u97qR6ESv61uToUB9OCpS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Hk7v5c-XCAEH2f3J6bnogVq9pS17ltlv3Xa-HuMKVed0runK-KyCNIQn7BgnVtzKl69gPYjofZh_Ze4jxedUfX8yRl4u97qR6ESv61uToUB9OCpSxI"/>
                    <pic:cNvPicPr>
                      <a:picLocks noChangeAspect="1" noChangeArrowheads="1"/>
                    </pic:cNvPicPr>
                  </pic:nvPicPr>
                  <pic:blipFill>
                    <a:blip r:embed="rId21" cstate="print"/>
                    <a:srcRect/>
                    <a:stretch>
                      <a:fillRect/>
                    </a:stretch>
                  </pic:blipFill>
                  <pic:spPr bwMode="auto">
                    <a:xfrm>
                      <a:off x="0" y="0"/>
                      <a:ext cx="5760720" cy="2805471"/>
                    </a:xfrm>
                    <a:prstGeom prst="rect">
                      <a:avLst/>
                    </a:prstGeom>
                    <a:noFill/>
                    <a:ln w="9525">
                      <a:noFill/>
                      <a:miter lim="800000"/>
                      <a:headEnd/>
                      <a:tailEnd/>
                    </a:ln>
                  </pic:spPr>
                </pic:pic>
              </a:graphicData>
            </a:graphic>
          </wp:inline>
        </w:drawing>
      </w:r>
    </w:p>
    <w:p w:rsidR="00A37C8B" w:rsidRDefault="00A37C8B" w:rsidP="00CA73B6">
      <w:pPr>
        <w:pStyle w:val="Beschriftung"/>
        <w:jc w:val="center"/>
      </w:pPr>
      <w:r>
        <w:t xml:space="preserve">Abbildung </w:t>
      </w:r>
      <w:fldSimple w:instr=" SEQ Abbildung \* ARABIC ">
        <w:ins w:id="511" w:author="MPH" w:date="2011-11-09T22:14:00Z">
          <w:r w:rsidR="002A28A1">
            <w:rPr>
              <w:noProof/>
            </w:rPr>
            <w:t>12</w:t>
          </w:r>
        </w:ins>
        <w:del w:id="512" w:author="MPH" w:date="2011-11-09T22:14:00Z">
          <w:r w:rsidR="00915C60" w:rsidDel="002A28A1">
            <w:rPr>
              <w:noProof/>
            </w:rPr>
            <w:delText>11</w:delText>
          </w:r>
        </w:del>
      </w:fldSimple>
      <w:r>
        <w:t>: Anlegen eines Senders</w:t>
      </w:r>
    </w:p>
    <w:p w:rsidR="00A37C8B" w:rsidRDefault="00A37C8B" w:rsidP="0023307E">
      <w:pPr>
        <w:jc w:val="both"/>
      </w:pPr>
      <w:r>
        <w:t xml:space="preserve">Je nachdem, ob der Layer-2-Sender oder der Layer-3-Sender offen ist, werden hier verschiedene Werte erwartet: </w:t>
      </w:r>
    </w:p>
    <w:tbl>
      <w:tblPr>
        <w:tblStyle w:val="HelleSchattierung-Akzent2"/>
        <w:tblW w:w="0" w:type="auto"/>
        <w:tblLook w:val="04A0"/>
      </w:tblPr>
      <w:tblGrid>
        <w:gridCol w:w="3070"/>
        <w:gridCol w:w="3071"/>
        <w:gridCol w:w="3071"/>
      </w:tblGrid>
      <w:tr w:rsidR="00A37C8B" w:rsidTr="00A37C8B">
        <w:trPr>
          <w:cnfStyle w:val="100000000000"/>
        </w:trPr>
        <w:tc>
          <w:tcPr>
            <w:cnfStyle w:val="001000000000"/>
            <w:tcW w:w="3070" w:type="dxa"/>
          </w:tcPr>
          <w:p w:rsidR="00A37C8B" w:rsidRDefault="00BF7F9C" w:rsidP="00664477">
            <w:pPr>
              <w:spacing w:line="276" w:lineRule="auto"/>
            </w:pPr>
            <w:r>
              <w:t>Layer-3</w:t>
            </w:r>
            <w:r w:rsidR="00A37C8B">
              <w:t>-Sender</w:t>
            </w:r>
          </w:p>
        </w:tc>
        <w:tc>
          <w:tcPr>
            <w:tcW w:w="3071" w:type="dxa"/>
          </w:tcPr>
          <w:p w:rsidR="00A37C8B" w:rsidRDefault="00BF7F9C" w:rsidP="00664477">
            <w:pPr>
              <w:spacing w:line="276" w:lineRule="auto"/>
              <w:cnfStyle w:val="100000000000"/>
            </w:pPr>
            <w:r>
              <w:t>Layer-2</w:t>
            </w:r>
            <w:r w:rsidR="00A37C8B">
              <w:t>-Sender</w:t>
            </w:r>
          </w:p>
        </w:tc>
        <w:tc>
          <w:tcPr>
            <w:tcW w:w="3071" w:type="dxa"/>
          </w:tcPr>
          <w:p w:rsidR="00A37C8B" w:rsidRDefault="00A37C8B" w:rsidP="00664477">
            <w:pPr>
              <w:spacing w:line="276" w:lineRule="auto"/>
              <w:cnfStyle w:val="100000000000"/>
            </w:pPr>
            <w:r>
              <w:t>Auch beim Receiver enthalten?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IP Group Address</w:t>
            </w:r>
          </w:p>
        </w:tc>
        <w:tc>
          <w:tcPr>
            <w:tcW w:w="3071" w:type="dxa"/>
          </w:tcPr>
          <w:p w:rsidR="00A37C8B" w:rsidRDefault="00A37C8B" w:rsidP="00664477">
            <w:pPr>
              <w:spacing w:line="276" w:lineRule="auto"/>
              <w:cnfStyle w:val="000000100000"/>
            </w:pPr>
            <w:r>
              <w:t>MAC-Group-Address</w:t>
            </w:r>
          </w:p>
        </w:tc>
        <w:tc>
          <w:tcPr>
            <w:tcW w:w="3071" w:type="dxa"/>
          </w:tcPr>
          <w:p w:rsidR="00A37C8B" w:rsidRDefault="00A37C8B" w:rsidP="00664477">
            <w:pPr>
              <w:spacing w:line="276" w:lineRule="auto"/>
              <w:cnfStyle w:val="000000100000"/>
            </w:pPr>
            <w:r>
              <w:t>y/y</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IP Network Interface</w:t>
            </w:r>
          </w:p>
        </w:tc>
        <w:tc>
          <w:tcPr>
            <w:tcW w:w="3071" w:type="dxa"/>
          </w:tcPr>
          <w:p w:rsidR="00A37C8B" w:rsidRPr="00BF7F9C" w:rsidRDefault="00BF7F9C" w:rsidP="00664477">
            <w:pPr>
              <w:spacing w:line="276" w:lineRule="auto"/>
              <w:cnfStyle w:val="000000000000"/>
              <w:rPr>
                <w:color w:val="C00000"/>
              </w:rPr>
            </w:pPr>
            <w:r>
              <w:t>Network Interface</w:t>
            </w:r>
          </w:p>
        </w:tc>
        <w:tc>
          <w:tcPr>
            <w:tcW w:w="3071" w:type="dxa"/>
          </w:tcPr>
          <w:p w:rsidR="00A37C8B" w:rsidRDefault="00A37C8B" w:rsidP="00664477">
            <w:pPr>
              <w:spacing w:line="276" w:lineRule="auto"/>
              <w:cnfStyle w:val="000000000000"/>
            </w:pPr>
            <w:r>
              <w:t>y</w:t>
            </w:r>
            <w:r w:rsidR="00BF7F9C">
              <w:t>/y</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UDP PORT</w:t>
            </w:r>
          </w:p>
        </w:tc>
        <w:tc>
          <w:tcPr>
            <w:tcW w:w="3071" w:type="dxa"/>
          </w:tcPr>
          <w:p w:rsidR="00A37C8B" w:rsidRDefault="0096163D" w:rsidP="00664477">
            <w:pPr>
              <w:spacing w:line="276" w:lineRule="auto"/>
              <w:cnfStyle w:val="000000100000"/>
            </w:pPr>
            <w:r>
              <w:t>-</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Time to Live</w:t>
            </w:r>
          </w:p>
        </w:tc>
        <w:tc>
          <w:tcPr>
            <w:tcW w:w="3071" w:type="dxa"/>
          </w:tcPr>
          <w:p w:rsidR="00A37C8B" w:rsidRDefault="0096163D" w:rsidP="00664477">
            <w:pPr>
              <w:spacing w:line="276" w:lineRule="auto"/>
              <w:cnfStyle w:val="000000000000"/>
            </w:pPr>
            <w:r>
              <w:t>-</w:t>
            </w:r>
          </w:p>
        </w:tc>
        <w:tc>
          <w:tcPr>
            <w:tcW w:w="3071" w:type="dxa"/>
          </w:tcPr>
          <w:p w:rsidR="00A37C8B" w:rsidRDefault="00A37C8B" w:rsidP="00664477">
            <w:pPr>
              <w:spacing w:line="276" w:lineRule="auto"/>
              <w:cnfStyle w:val="000000000000"/>
            </w:pPr>
            <w:r>
              <w:t>n</w:t>
            </w:r>
          </w:p>
        </w:tc>
      </w:tr>
      <w:tr w:rsidR="00A37C8B" w:rsidTr="00A37C8B">
        <w:trPr>
          <w:cnfStyle w:val="000000100000"/>
        </w:trPr>
        <w:tc>
          <w:tcPr>
            <w:cnfStyle w:val="001000000000"/>
            <w:tcW w:w="3070" w:type="dxa"/>
          </w:tcPr>
          <w:p w:rsidR="00A37C8B" w:rsidRPr="0096163D" w:rsidRDefault="00A37C8B" w:rsidP="00664477">
            <w:pPr>
              <w:spacing w:line="276" w:lineRule="auto"/>
              <w:rPr>
                <w:b w:val="0"/>
              </w:rPr>
            </w:pPr>
            <w:r w:rsidRPr="0096163D">
              <w:rPr>
                <w:b w:val="0"/>
              </w:rPr>
              <w:t>Packet Rate</w:t>
            </w:r>
          </w:p>
        </w:tc>
        <w:tc>
          <w:tcPr>
            <w:tcW w:w="3071" w:type="dxa"/>
          </w:tcPr>
          <w:p w:rsidR="00A37C8B" w:rsidRDefault="00BF7F9C" w:rsidP="00664477">
            <w:pPr>
              <w:spacing w:line="276" w:lineRule="auto"/>
              <w:cnfStyle w:val="000000100000"/>
            </w:pPr>
            <w:r>
              <w:t>Packet Rate</w:t>
            </w:r>
          </w:p>
        </w:tc>
        <w:tc>
          <w:tcPr>
            <w:tcW w:w="3071" w:type="dxa"/>
          </w:tcPr>
          <w:p w:rsidR="00A37C8B" w:rsidRDefault="00A37C8B" w:rsidP="00664477">
            <w:pPr>
              <w:spacing w:line="276" w:lineRule="auto"/>
              <w:cnfStyle w:val="000000100000"/>
            </w:pPr>
            <w:r>
              <w:t>n</w:t>
            </w:r>
          </w:p>
        </w:tc>
      </w:tr>
      <w:tr w:rsidR="00A37C8B" w:rsidTr="00A37C8B">
        <w:tc>
          <w:tcPr>
            <w:cnfStyle w:val="001000000000"/>
            <w:tcW w:w="3070" w:type="dxa"/>
          </w:tcPr>
          <w:p w:rsidR="00A37C8B" w:rsidRPr="0096163D" w:rsidRDefault="00A37C8B" w:rsidP="00664477">
            <w:pPr>
              <w:spacing w:line="276" w:lineRule="auto"/>
              <w:rPr>
                <w:b w:val="0"/>
              </w:rPr>
            </w:pPr>
            <w:r w:rsidRPr="0096163D">
              <w:rPr>
                <w:b w:val="0"/>
              </w:rPr>
              <w:t>Packet Length</w:t>
            </w:r>
          </w:p>
        </w:tc>
        <w:tc>
          <w:tcPr>
            <w:tcW w:w="3071" w:type="dxa"/>
          </w:tcPr>
          <w:p w:rsidR="00A37C8B" w:rsidRDefault="00BF7F9C" w:rsidP="00664477">
            <w:pPr>
              <w:spacing w:line="276" w:lineRule="auto"/>
              <w:cnfStyle w:val="000000000000"/>
            </w:pPr>
            <w:r>
              <w:t>Packet Length</w:t>
            </w:r>
          </w:p>
        </w:tc>
        <w:tc>
          <w:tcPr>
            <w:tcW w:w="3071" w:type="dxa"/>
          </w:tcPr>
          <w:p w:rsidR="00A37C8B" w:rsidRDefault="00A37C8B" w:rsidP="00664477">
            <w:pPr>
              <w:spacing w:line="276" w:lineRule="auto"/>
              <w:cnfStyle w:val="000000000000"/>
            </w:pPr>
            <w:r>
              <w:t>n</w:t>
            </w:r>
          </w:p>
        </w:tc>
      </w:tr>
    </w:tbl>
    <w:p w:rsidR="00A37C8B" w:rsidRDefault="00A37C8B" w:rsidP="00664477"/>
    <w:p w:rsidR="00A37C8B" w:rsidRDefault="00B046DE" w:rsidP="0023307E">
      <w:pPr>
        <w:jc w:val="both"/>
      </w:pPr>
      <w:r w:rsidRPr="00B046DE">
        <w:t>Die Werte</w:t>
      </w:r>
      <w:r>
        <w:t>,</w:t>
      </w:r>
      <w:r w:rsidRPr="00B046DE">
        <w:t xml:space="preserve"> die sowohl bei</w:t>
      </w:r>
      <w:r>
        <w:t>m</w:t>
      </w:r>
      <w:r w:rsidRPr="00B046DE">
        <w:t xml:space="preserve"> Rece</w:t>
      </w:r>
      <w:r>
        <w:t>i</w:t>
      </w:r>
      <w:r w:rsidRPr="00B046DE">
        <w:t>ver</w:t>
      </w:r>
      <w:r>
        <w:t>,</w:t>
      </w:r>
      <w:r w:rsidRPr="00B046DE">
        <w:t xml:space="preserve"> als auch bei</w:t>
      </w:r>
      <w:r>
        <w:t>m</w:t>
      </w:r>
      <w:r w:rsidRPr="00B046DE">
        <w:t xml:space="preserve"> Sender gefordert sind</w:t>
      </w:r>
      <w:r>
        <w:t xml:space="preserve">, nämlich </w:t>
      </w:r>
      <w:r w:rsidRPr="00B046DE">
        <w:t>IP Group Ad</w:t>
      </w:r>
      <w:ins w:id="513" w:author="MPH" w:date="2011-11-07T20:34:00Z">
        <w:r w:rsidR="001C39A6">
          <w:t>d</w:t>
        </w:r>
      </w:ins>
      <w:r w:rsidRPr="00B046DE">
        <w:t>r</w:t>
      </w:r>
      <w:r>
        <w:t>ess/IP Network Interface und MAC</w:t>
      </w:r>
      <w:r w:rsidRPr="00B046DE">
        <w:t>-Group-Ad</w:t>
      </w:r>
      <w:r>
        <w:t>d</w:t>
      </w:r>
      <w:r w:rsidRPr="00B046DE">
        <w:t>ress</w:t>
      </w:r>
      <w:r>
        <w:t>,</w:t>
      </w:r>
      <w:r w:rsidRPr="00B046DE">
        <w:t xml:space="preserve"> fallen unter die allgemeinen Settings</w:t>
      </w:r>
      <w:r>
        <w:t xml:space="preserve"> </w:t>
      </w:r>
      <w:r w:rsidRPr="00B046DE">
        <w:t>(/LUC40/ Configure Settings). Dieser Use</w:t>
      </w:r>
      <w:r w:rsidR="00BC1B62">
        <w:t xml:space="preserve"> C</w:t>
      </w:r>
      <w:r w:rsidRPr="00B046DE">
        <w:t>ase erweitert die Daten</w:t>
      </w:r>
      <w:ins w:id="514" w:author="MPH" w:date="2011-11-07T20:35:00Z">
        <w:r w:rsidR="001C39A6">
          <w:t xml:space="preserve"> </w:t>
        </w:r>
      </w:ins>
      <w:del w:id="515" w:author="MPH" w:date="2011-11-07T20:35:00Z">
        <w:r w:rsidR="00BC1B62" w:rsidDel="001C39A6">
          <w:delText>,</w:delText>
        </w:r>
        <w:r w:rsidRPr="00B046DE" w:rsidDel="001C39A6">
          <w:delText xml:space="preserve"> die bei</w:delText>
        </w:r>
        <w:r w:rsidR="00BC1B62" w:rsidDel="001C39A6">
          <w:delText>m</w:delText>
        </w:r>
        <w:r w:rsidRPr="00B046DE" w:rsidDel="001C39A6">
          <w:delText xml:space="preserve"> Receiver und Sender vorgenommen werden müssen </w:delText>
        </w:r>
      </w:del>
      <w:r w:rsidRPr="00B046DE">
        <w:t>um die</w:t>
      </w:r>
      <w:del w:id="516" w:author="Jonas" w:date="2011-11-06T23:03:00Z">
        <w:r w:rsidRPr="00B046DE" w:rsidDel="0023307E">
          <w:delText>, die</w:delText>
        </w:r>
      </w:del>
      <w:r w:rsidRPr="00B046DE">
        <w:t xml:space="preserve"> nur </w:t>
      </w:r>
      <w:del w:id="517" w:author="MPH" w:date="2011-11-07T20:34:00Z">
        <w:r w:rsidRPr="00B046DE" w:rsidDel="001C39A6">
          <w:delText xml:space="preserve">der </w:delText>
        </w:r>
      </w:del>
      <w:ins w:id="518" w:author="MPH" w:date="2011-11-07T20:34:00Z">
        <w:r w:rsidR="001C39A6">
          <w:t>beim</w:t>
        </w:r>
        <w:r w:rsidR="001C39A6" w:rsidRPr="00B046DE">
          <w:t xml:space="preserve"> </w:t>
        </w:r>
      </w:ins>
      <w:r w:rsidRPr="00B046DE">
        <w:t>Sender benötigt</w:t>
      </w:r>
      <w:ins w:id="519" w:author="Jonas" w:date="2011-11-06T23:03:00Z">
        <w:r w:rsidR="0023307E">
          <w:t>en Informationen</w:t>
        </w:r>
      </w:ins>
      <w:r w:rsidRPr="00B046DE">
        <w:t>. Für die Daten gelten folgende zulässigen Werte:</w:t>
      </w:r>
    </w:p>
    <w:tbl>
      <w:tblPr>
        <w:tblStyle w:val="HelleSchattierung-Akzent2"/>
        <w:tblW w:w="0" w:type="auto"/>
        <w:tblLook w:val="04A0"/>
      </w:tblPr>
      <w:tblGrid>
        <w:gridCol w:w="4606"/>
        <w:gridCol w:w="4606"/>
      </w:tblGrid>
      <w:tr w:rsidR="00BC1B62" w:rsidTr="00BC1B62">
        <w:trPr>
          <w:cnfStyle w:val="100000000000"/>
        </w:trPr>
        <w:tc>
          <w:tcPr>
            <w:cnfStyle w:val="001000000000"/>
            <w:tcW w:w="4606" w:type="dxa"/>
          </w:tcPr>
          <w:p w:rsidR="00BC1B62" w:rsidRDefault="00BC1B62" w:rsidP="00CE4639">
            <w:r>
              <w:lastRenderedPageBreak/>
              <w:t>Typ</w:t>
            </w:r>
          </w:p>
        </w:tc>
        <w:tc>
          <w:tcPr>
            <w:tcW w:w="4606" w:type="dxa"/>
          </w:tcPr>
          <w:p w:rsidR="00BC1B62" w:rsidRDefault="00BC1B62" w:rsidP="00CE4639">
            <w:pPr>
              <w:cnfStyle w:val="100000000000"/>
            </w:pPr>
            <w:r>
              <w:t>Zulässiger Wertebereich</w:t>
            </w:r>
          </w:p>
        </w:tc>
      </w:tr>
      <w:tr w:rsidR="00BC1B62" w:rsidTr="00BC1B62">
        <w:trPr>
          <w:cnfStyle w:val="000000100000"/>
        </w:trPr>
        <w:tc>
          <w:tcPr>
            <w:cnfStyle w:val="001000000000"/>
            <w:tcW w:w="4606" w:type="dxa"/>
          </w:tcPr>
          <w:p w:rsidR="00BC1B62" w:rsidRDefault="00BC1B62" w:rsidP="00CE4639">
            <w:r>
              <w:t>Packet Length (byte)</w:t>
            </w:r>
          </w:p>
        </w:tc>
        <w:tc>
          <w:tcPr>
            <w:tcW w:w="4606" w:type="dxa"/>
          </w:tcPr>
          <w:p w:rsidR="00BC1B62" w:rsidRDefault="00BC1B62" w:rsidP="00BC1B62">
            <w:pPr>
              <w:cnfStyle w:val="000000100000"/>
            </w:pPr>
            <w:r w:rsidRPr="00BC1B62">
              <w:t>Ganze Zahl von 52 bis 65.507 (IPv4)</w:t>
            </w:r>
          </w:p>
          <w:p w:rsidR="00BC1B62" w:rsidRDefault="00BC1B62" w:rsidP="00BC1B62">
            <w:pPr>
              <w:cnfStyle w:val="000000100000"/>
            </w:pPr>
            <w:r w:rsidRPr="00BC1B62">
              <w:t>Ganze Zahl von 52 bis 65.527 (IPv6)</w:t>
            </w:r>
          </w:p>
          <w:p w:rsidR="00BC1B62" w:rsidRDefault="00BC1B62" w:rsidP="00152AAC">
            <w:pPr>
              <w:cnfStyle w:val="000000100000"/>
            </w:pPr>
            <w:r w:rsidRPr="00BC1B62">
              <w:t>Ganze Zahl von 64 bis</w:t>
            </w:r>
            <w:del w:id="520" w:author="MPH" w:date="2011-11-09T22:20:00Z">
              <w:r w:rsidRPr="00BC1B62" w:rsidDel="00152AAC">
                <w:delText xml:space="preserve"> </w:delText>
              </w:r>
              <w:r w:rsidRPr="00BC1B62" w:rsidDel="00152AAC">
                <w:rPr>
                  <w:b/>
                  <w:bCs/>
                  <w:i/>
                  <w:iCs/>
                  <w:color w:val="00B050"/>
                </w:rPr>
                <w:delText>TODO</w:delText>
              </w:r>
              <w:r w:rsidRPr="00BC1B62" w:rsidDel="00152AAC">
                <w:rPr>
                  <w:i/>
                  <w:iCs/>
                </w:rPr>
                <w:delText xml:space="preserve"> (wird von SK geliefert)</w:delText>
              </w:r>
            </w:del>
            <w:ins w:id="521" w:author="MPH" w:date="2011-11-09T22:20:00Z">
              <w:r w:rsidR="00152AAC">
                <w:rPr>
                  <w:i/>
                  <w:iCs/>
                </w:rPr>
                <w:t xml:space="preserve"> 1518 (ohne VLAN-Tag)</w:t>
              </w:r>
            </w:ins>
            <w:r w:rsidRPr="00BC1B62">
              <w:t>(MMRP)</w:t>
            </w:r>
          </w:p>
        </w:tc>
      </w:tr>
      <w:tr w:rsidR="00BC1B62" w:rsidTr="00BC1B62">
        <w:tc>
          <w:tcPr>
            <w:cnfStyle w:val="001000000000"/>
            <w:tcW w:w="4606" w:type="dxa"/>
          </w:tcPr>
          <w:p w:rsidR="00BC1B62" w:rsidRDefault="00BC1B62" w:rsidP="00CE4639">
            <w:r>
              <w:t>UDP Port</w:t>
            </w:r>
          </w:p>
        </w:tc>
        <w:tc>
          <w:tcPr>
            <w:tcW w:w="4606" w:type="dxa"/>
          </w:tcPr>
          <w:p w:rsidR="00BC1B62" w:rsidRDefault="00BC1B62" w:rsidP="00CE4639">
            <w:pPr>
              <w:cnfStyle w:val="000000000000"/>
            </w:pPr>
            <w:r>
              <w:t>Ganze Zahl von 0 bis 65.635</w:t>
            </w:r>
          </w:p>
        </w:tc>
      </w:tr>
      <w:tr w:rsidR="00BC1B62" w:rsidTr="00BC1B62">
        <w:trPr>
          <w:cnfStyle w:val="000000100000"/>
        </w:trPr>
        <w:tc>
          <w:tcPr>
            <w:cnfStyle w:val="001000000000"/>
            <w:tcW w:w="4606" w:type="dxa"/>
          </w:tcPr>
          <w:p w:rsidR="00BC1B62" w:rsidRDefault="00BC1B62" w:rsidP="00CE4639">
            <w:r>
              <w:t>Time To Live</w:t>
            </w:r>
          </w:p>
        </w:tc>
        <w:tc>
          <w:tcPr>
            <w:tcW w:w="4606" w:type="dxa"/>
          </w:tcPr>
          <w:p w:rsidR="00BC1B62" w:rsidRDefault="00BC1B62" w:rsidP="00CE4639">
            <w:pPr>
              <w:cnfStyle w:val="000000100000"/>
            </w:pPr>
            <w:r>
              <w:t>Ganze Zahl von 0 bis 255</w:t>
            </w:r>
          </w:p>
        </w:tc>
      </w:tr>
      <w:tr w:rsidR="00BC1B62" w:rsidTr="00BC1B62">
        <w:tc>
          <w:tcPr>
            <w:cnfStyle w:val="001000000000"/>
            <w:tcW w:w="4606" w:type="dxa"/>
          </w:tcPr>
          <w:p w:rsidR="00BC1B62" w:rsidRDefault="00BC1B62" w:rsidP="00CE4639">
            <w:r>
              <w:t>Packet Rate (pps)</w:t>
            </w:r>
          </w:p>
        </w:tc>
        <w:tc>
          <w:tcPr>
            <w:tcW w:w="4606" w:type="dxa"/>
          </w:tcPr>
          <w:p w:rsidR="00BC1B62" w:rsidRDefault="00BC1B62" w:rsidP="00CE4639">
            <w:pPr>
              <w:cnfStyle w:val="000000000000"/>
            </w:pPr>
            <w:r>
              <w:t>Beliebige ganze Zahl</w:t>
            </w:r>
          </w:p>
        </w:tc>
      </w:tr>
    </w:tbl>
    <w:p w:rsidR="00B046DE" w:rsidRDefault="00B046DE" w:rsidP="00CE4639"/>
    <w:p w:rsidR="00A37C8B" w:rsidRDefault="0069680D" w:rsidP="00664477">
      <w:pPr>
        <w:pStyle w:val="berschrift3"/>
        <w:numPr>
          <w:ilvl w:val="2"/>
          <w:numId w:val="3"/>
        </w:numPr>
      </w:pPr>
      <w:bookmarkStart w:id="522" w:name="_Toc308644301"/>
      <w:r>
        <w:t>Beschreibung zu /LUC46/: Configure Language Settings</w:t>
      </w:r>
      <w:bookmarkEnd w:id="522"/>
    </w:p>
    <w:p w:rsidR="00664477" w:rsidRPr="00664477" w:rsidRDefault="00664477" w:rsidP="00664477"/>
    <w:p w:rsidR="0069680D" w:rsidRPr="00A61D2C" w:rsidRDefault="001A0FEE" w:rsidP="00664477">
      <w:pPr>
        <w:rPr>
          <w:b/>
          <w:color w:val="C00000"/>
        </w:rPr>
      </w:pPr>
      <w:r w:rsidRPr="00A61D2C">
        <w:rPr>
          <w:b/>
          <w:color w:val="C00000"/>
        </w:rPr>
        <w:t>Charakterisierende</w:t>
      </w:r>
      <w:r w:rsidR="0069680D"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Del="002E699F" w:rsidTr="00934449">
        <w:trPr>
          <w:cnfStyle w:val="100000000000"/>
          <w:del w:id="523" w:author="MPH" w:date="2011-11-07T20:36:00Z"/>
        </w:trPr>
        <w:tc>
          <w:tcPr>
            <w:cnfStyle w:val="001000000000"/>
            <w:tcW w:w="9212" w:type="dxa"/>
            <w:gridSpan w:val="2"/>
            <w:tcBorders>
              <w:bottom w:val="nil"/>
            </w:tcBorders>
          </w:tcPr>
          <w:p w:rsidR="00A61D2C" w:rsidRPr="005F7CDF" w:rsidDel="002E699F" w:rsidRDefault="00A61D2C" w:rsidP="00664477">
            <w:pPr>
              <w:spacing w:line="276" w:lineRule="auto"/>
              <w:rPr>
                <w:del w:id="524" w:author="MPH" w:date="2011-11-07T20:36:00Z"/>
                <w:rFonts w:ascii="Arial" w:eastAsia="Times New Roman" w:hAnsi="Arial" w:cs="Arial"/>
                <w:b w:val="0"/>
                <w:color w:val="000000"/>
                <w:szCs w:val="24"/>
              </w:rPr>
            </w:pPr>
            <w:del w:id="525" w:author="MPH" w:date="2011-11-07T20:36:00Z">
              <w:r w:rsidRPr="005F7CDF" w:rsidDel="002E699F">
                <w:rPr>
                  <w:rFonts w:ascii="Arial" w:eastAsia="Times New Roman" w:hAnsi="Arial" w:cs="Arial"/>
                  <w:b w:val="0"/>
                  <w:color w:val="000000"/>
                  <w:szCs w:val="24"/>
                </w:rPr>
                <w:delText>Übergeordneter elementarer Geschäftsprozess:</w:delText>
              </w:r>
              <w:r w:rsidDel="002E699F">
                <w:rPr>
                  <w:rFonts w:ascii="Arial" w:eastAsia="Times New Roman" w:hAnsi="Arial" w:cs="Arial"/>
                  <w:b w:val="0"/>
                  <w:color w:val="000000"/>
                  <w:szCs w:val="24"/>
                </w:rPr>
                <w:delText xml:space="preserve"> </w:delText>
              </w:r>
              <w:r w:rsidR="00C83D24" w:rsidDel="002E699F">
                <w:rPr>
                  <w:rFonts w:ascii="Arial" w:eastAsia="Times New Roman" w:hAnsi="Arial" w:cs="Arial"/>
                  <w:b w:val="0"/>
                  <w:color w:val="000000"/>
                  <w:szCs w:val="24"/>
                </w:rPr>
                <w:delText>TODO</w:delText>
              </w:r>
            </w:del>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A61D2C" w:rsidRPr="005F7CDF" w:rsidRDefault="00A61D2C" w:rsidP="0023307E">
            <w:pPr>
              <w:spacing w:line="276"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Der Anwender soll die Sprache wechseln können, indem er unterschiedliche Languagefiles auswählt.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23307E">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MultiCastor 2.0 / Languagefile auf lokalem Dateisystem.</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23307E">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23307E">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23307E">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23307E">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Der Benutzer wechselt die Sprache der Software</w:t>
            </w:r>
          </w:p>
        </w:tc>
      </w:tr>
    </w:tbl>
    <w:p w:rsidR="0069680D" w:rsidRPr="0069680D" w:rsidRDefault="0069680D" w:rsidP="00664477"/>
    <w:p w:rsidR="0069680D" w:rsidRPr="00A61D2C" w:rsidRDefault="0069680D" w:rsidP="00664477">
      <w:pPr>
        <w:rPr>
          <w:b/>
          <w:color w:val="C00000"/>
        </w:rPr>
      </w:pPr>
      <w:r w:rsidRPr="00A61D2C">
        <w:rPr>
          <w:b/>
          <w:color w:val="C00000"/>
        </w:rPr>
        <w:t>Szenario für den Standartablauf</w:t>
      </w:r>
      <w:r w:rsidR="00664477">
        <w:rPr>
          <w:b/>
          <w:color w:val="C00000"/>
        </w:rPr>
        <w:t>:</w:t>
      </w:r>
    </w:p>
    <w:p w:rsidR="0069680D" w:rsidRPr="0069680D" w:rsidRDefault="0069680D" w:rsidP="007A1448">
      <w:pPr>
        <w:jc w:val="both"/>
      </w:pPr>
      <w:r w:rsidRPr="0069680D">
        <w:t>Der Anwender kann die Sprache über den Kontextmenüpunkt “Optionen” bzw. den dortigen Unterpunkt “Sprache ändern” wählen. Zur Auswahl der Sprache dient ein dem folgenden Dialog ähnliches Fenster</w:t>
      </w:r>
    </w:p>
    <w:p w:rsidR="0069680D" w:rsidRDefault="0069680D" w:rsidP="00CA73B6">
      <w:pPr>
        <w:pStyle w:val="KeinLeerraum"/>
        <w:jc w:val="center"/>
      </w:pPr>
      <w:r>
        <w:rPr>
          <w:noProof/>
        </w:rPr>
        <w:drawing>
          <wp:inline distT="0" distB="0" distL="0" distR="0">
            <wp:extent cx="2800350" cy="1457325"/>
            <wp:effectExtent l="19050" t="0" r="0" b="0"/>
            <wp:docPr id="40" name="internal-source-marker_0.9907405978970785" descr="https://lh3.googleusercontent.com/uHbHRxEj7a4pKNE6s5KjBhMQUdHdfaj7g-eetSPkvAvBh94aP-MqRJqH-SM0hM6NpmvJh4GFddpVlBb7TsaIr1VTUCqxAOCQscflEJta97Wdvr4R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uHbHRxEj7a4pKNE6s5KjBhMQUdHdfaj7g-eetSPkvAvBh94aP-MqRJqH-SM0hM6NpmvJh4GFddpVlBb7TsaIr1VTUCqxAOCQscflEJta97Wdvr4RssI"/>
                    <pic:cNvPicPr>
                      <a:picLocks noChangeAspect="1" noChangeArrowheads="1"/>
                    </pic:cNvPicPr>
                  </pic:nvPicPr>
                  <pic:blipFill>
                    <a:blip r:embed="rId22" cstate="print"/>
                    <a:srcRect/>
                    <a:stretch>
                      <a:fillRect/>
                    </a:stretch>
                  </pic:blipFill>
                  <pic:spPr bwMode="auto">
                    <a:xfrm>
                      <a:off x="0" y="0"/>
                      <a:ext cx="2800350" cy="1457325"/>
                    </a:xfrm>
                    <a:prstGeom prst="rect">
                      <a:avLst/>
                    </a:prstGeom>
                    <a:noFill/>
                    <a:ln w="9525">
                      <a:noFill/>
                      <a:miter lim="800000"/>
                      <a:headEnd/>
                      <a:tailEnd/>
                    </a:ln>
                  </pic:spPr>
                </pic:pic>
              </a:graphicData>
            </a:graphic>
          </wp:inline>
        </w:drawing>
      </w:r>
    </w:p>
    <w:p w:rsidR="0069680D" w:rsidRDefault="0069680D" w:rsidP="00CA73B6">
      <w:pPr>
        <w:pStyle w:val="Beschriftung"/>
        <w:jc w:val="center"/>
        <w:rPr>
          <w:b w:val="0"/>
        </w:rPr>
      </w:pPr>
      <w:r>
        <w:t xml:space="preserve">Abbildung </w:t>
      </w:r>
      <w:fldSimple w:instr=" SEQ Abbildung \* ARABIC ">
        <w:r w:rsidR="002A28A1">
          <w:rPr>
            <w:noProof/>
          </w:rPr>
          <w:t>13</w:t>
        </w:r>
      </w:fldSimple>
      <w:r>
        <w:t>: Beispiel Sprachauswahl</w:t>
      </w:r>
    </w:p>
    <w:p w:rsidR="0069680D" w:rsidRDefault="0069680D" w:rsidP="007A1448">
      <w:pPr>
        <w:jc w:val="both"/>
      </w:pPr>
      <w:r>
        <w:t>Die Sprachdateien werden in einem fest definierten Verzeichnis abgelegt und mit der Sprachbezeichnung als Dateiname benannt.</w:t>
      </w:r>
    </w:p>
    <w:p w:rsidR="0069680D" w:rsidRDefault="0069680D" w:rsidP="007A1448">
      <w:pPr>
        <w:jc w:val="both"/>
      </w:pPr>
      <w:r>
        <w:lastRenderedPageBreak/>
        <w:t>Wird eine neue Sprache ausgewählt, kann dies einen Neustart des Programms oder von Teilen des Programms erforderlich machen</w:t>
      </w:r>
      <w:r w:rsidR="003601AB">
        <w:t>,</w:t>
      </w:r>
      <w:r>
        <w:t xml:space="preserve"> um Beschriftungen neu laden zu können. Diese Reloads werden, sofern möglich, automatisch vollzogen.</w:t>
      </w:r>
    </w:p>
    <w:p w:rsidR="00405864" w:rsidRPr="0069680D" w:rsidRDefault="00405864" w:rsidP="00664477"/>
    <w:p w:rsidR="0069680D" w:rsidRDefault="003601AB" w:rsidP="00664477">
      <w:pPr>
        <w:pStyle w:val="berschrift2"/>
        <w:numPr>
          <w:ilvl w:val="1"/>
          <w:numId w:val="3"/>
        </w:numPr>
      </w:pPr>
      <w:r>
        <w:t xml:space="preserve"> </w:t>
      </w:r>
      <w:bookmarkStart w:id="526" w:name="_Toc308644302"/>
      <w:r>
        <w:t>Beschreibung zu /LUC50/: Multi-Instance-Ability</w:t>
      </w:r>
      <w:bookmarkEnd w:id="526"/>
    </w:p>
    <w:p w:rsidR="00664477" w:rsidRPr="00664477" w:rsidRDefault="00664477" w:rsidP="00664477"/>
    <w:p w:rsidR="0069680D" w:rsidRPr="00A61D2C" w:rsidRDefault="001A0FEE" w:rsidP="00664477">
      <w:pPr>
        <w:rPr>
          <w:b/>
          <w:color w:val="C00000"/>
        </w:rPr>
      </w:pPr>
      <w:r w:rsidRPr="00A61D2C">
        <w:rPr>
          <w:b/>
          <w:color w:val="C00000"/>
        </w:rPr>
        <w:t>Charakterisierende</w:t>
      </w:r>
      <w:r w:rsidR="003601AB" w:rsidRPr="00A61D2C">
        <w:rPr>
          <w:b/>
          <w:color w:val="C00000"/>
        </w:rPr>
        <w:t xml:space="preserve"> Informationen</w:t>
      </w:r>
      <w:r w:rsidR="00664477">
        <w:rPr>
          <w:b/>
          <w:color w:val="C00000"/>
        </w:rPr>
        <w:t>:</w:t>
      </w:r>
    </w:p>
    <w:tbl>
      <w:tblPr>
        <w:tblStyle w:val="HelleSchattierung-Akzent2"/>
        <w:tblW w:w="0" w:type="auto"/>
        <w:tblLook w:val="04A0"/>
      </w:tblPr>
      <w:tblGrid>
        <w:gridCol w:w="3227"/>
        <w:gridCol w:w="5985"/>
      </w:tblGrid>
      <w:tr w:rsidR="00A61D2C" w:rsidRPr="005F7CDF" w:rsidDel="002E699F" w:rsidTr="00934449">
        <w:trPr>
          <w:cnfStyle w:val="100000000000"/>
          <w:del w:id="527" w:author="MPH" w:date="2011-11-07T20:40:00Z"/>
        </w:trPr>
        <w:tc>
          <w:tcPr>
            <w:cnfStyle w:val="001000000000"/>
            <w:tcW w:w="9212" w:type="dxa"/>
            <w:gridSpan w:val="2"/>
            <w:tcBorders>
              <w:bottom w:val="nil"/>
            </w:tcBorders>
          </w:tcPr>
          <w:p w:rsidR="00A61D2C" w:rsidRPr="005F7CDF" w:rsidDel="002E699F" w:rsidRDefault="00A61D2C" w:rsidP="00664477">
            <w:pPr>
              <w:spacing w:line="276" w:lineRule="auto"/>
              <w:rPr>
                <w:del w:id="528" w:author="MPH" w:date="2011-11-07T20:40:00Z"/>
                <w:rFonts w:ascii="Arial" w:eastAsia="Times New Roman" w:hAnsi="Arial" w:cs="Arial"/>
                <w:b w:val="0"/>
                <w:color w:val="000000"/>
                <w:szCs w:val="24"/>
              </w:rPr>
            </w:pPr>
            <w:del w:id="529" w:author="MPH" w:date="2011-11-07T20:40:00Z">
              <w:r w:rsidRPr="005F7CDF" w:rsidDel="002E699F">
                <w:rPr>
                  <w:rFonts w:ascii="Arial" w:eastAsia="Times New Roman" w:hAnsi="Arial" w:cs="Arial"/>
                  <w:b w:val="0"/>
                  <w:color w:val="000000"/>
                  <w:szCs w:val="24"/>
                </w:rPr>
                <w:delText>Übergeordneter elementarer Geschäftsprozess:</w:delText>
              </w:r>
              <w:r w:rsidDel="002E699F">
                <w:rPr>
                  <w:rFonts w:ascii="Arial" w:eastAsia="Times New Roman" w:hAnsi="Arial" w:cs="Arial"/>
                  <w:b w:val="0"/>
                  <w:color w:val="000000"/>
                  <w:szCs w:val="24"/>
                </w:rPr>
                <w:delText xml:space="preserve"> </w:delText>
              </w:r>
              <w:r w:rsidR="00C83D24" w:rsidDel="002E699F">
                <w:rPr>
                  <w:rFonts w:ascii="Arial" w:eastAsia="Times New Roman" w:hAnsi="Arial" w:cs="Arial"/>
                  <w:b w:val="0"/>
                  <w:color w:val="000000"/>
                  <w:szCs w:val="24"/>
                </w:rPr>
                <w:delText>TODO</w:delText>
              </w:r>
            </w:del>
          </w:p>
        </w:tc>
      </w:tr>
      <w:tr w:rsidR="00A61D2C" w:rsidRPr="005F7CDF" w:rsidTr="00934449">
        <w:trPr>
          <w:cnfStyle w:val="000000100000"/>
        </w:trPr>
        <w:tc>
          <w:tcPr>
            <w:cnfStyle w:val="001000000000"/>
            <w:tcW w:w="3227" w:type="dxa"/>
            <w:tcBorders>
              <w:top w:val="nil"/>
            </w:tcBorders>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A61D2C" w:rsidRPr="00A61D2C" w:rsidRDefault="00A61D2C" w:rsidP="007A1448">
            <w:pPr>
              <w:spacing w:line="276"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Es sollen mehrere Programminstanzen gleichzeitig gestartet werden können. Diese Instanzen sollen über die Loopback-Funktion (Windows 32 bit &amp; Linux) auch lokal untereinander kommunizieren können.</w:t>
            </w:r>
          </w:p>
          <w:p w:rsidR="00A61D2C" w:rsidRPr="005F7CDF" w:rsidRDefault="00A61D2C" w:rsidP="007A1448">
            <w:pPr>
              <w:spacing w:line="276" w:lineRule="auto"/>
              <w:jc w:val="both"/>
              <w:cnfStyle w:val="000000100000"/>
              <w:rPr>
                <w:rFonts w:ascii="Arial" w:eastAsia="Times New Roman" w:hAnsi="Arial" w:cs="Arial"/>
                <w:color w:val="000000"/>
                <w:szCs w:val="24"/>
              </w:rPr>
            </w:pPr>
            <w:r w:rsidRPr="00A61D2C">
              <w:rPr>
                <w:rFonts w:ascii="Arial" w:eastAsia="Times New Roman" w:hAnsi="Arial" w:cs="Arial"/>
                <w:color w:val="000000"/>
                <w:szCs w:val="24"/>
              </w:rPr>
              <w:t>Des Weiteren werden die Instanzen durch unterschiedliche Fenstertitel unterscheidbar gemacht.</w:t>
            </w:r>
          </w:p>
        </w:tc>
      </w:tr>
      <w:tr w:rsidR="00A61D2C" w:rsidRPr="005F7CDF" w:rsidTr="00934449">
        <w:tc>
          <w:tcPr>
            <w:cnfStyle w:val="001000000000"/>
            <w:tcW w:w="3227" w:type="dxa"/>
          </w:tcPr>
          <w:p w:rsidR="00A61D2C" w:rsidRPr="005F7CDF" w:rsidRDefault="00A61D2C" w:rsidP="00664477">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A61D2C" w:rsidRPr="005F7CDF" w:rsidRDefault="00A61D2C" w:rsidP="007A1448">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Es handelt sich um mehrere Instanzen des MultiCastors2.0, die über die Ethernetschnittstellen miteinander kommunizieren können.</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A61D2C" w:rsidRPr="005F7CDF" w:rsidRDefault="00A61D2C" w:rsidP="007A1448">
            <w:pPr>
              <w:spacing w:line="276" w:lineRule="auto"/>
              <w:jc w:val="both"/>
              <w:cnfStyle w:val="000000100000"/>
              <w:rPr>
                <w:rFonts w:ascii="Arial" w:eastAsia="Times New Roman" w:hAnsi="Arial" w:cs="Arial"/>
                <w:color w:val="000000"/>
                <w:szCs w:val="24"/>
              </w:rPr>
            </w:pPr>
            <w:r w:rsidRPr="00756D45">
              <w:rPr>
                <w:rFonts w:ascii="Arial" w:eastAsia="Times New Roman" w:hAnsi="Arial" w:cs="Arial"/>
                <w:color w:val="000000"/>
                <w:szCs w:val="24"/>
              </w:rPr>
              <w:t>Es muss eine lauffähige Installation des MultiCastors2.0 auf dem Usersystem vorhanden sein.</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A61D2C" w:rsidRPr="005F7CDF" w:rsidRDefault="00A61D2C" w:rsidP="007A1448">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A61D2C" w:rsidRPr="005F7CDF" w:rsidTr="00934449">
        <w:trPr>
          <w:cnfStyle w:val="000000100000"/>
        </w:trPr>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A61D2C" w:rsidRPr="005F7CDF" w:rsidRDefault="00A61D2C" w:rsidP="007A1448">
            <w:pPr>
              <w:spacing w:line="276" w:lineRule="auto"/>
              <w:jc w:val="both"/>
              <w:cnfStyle w:val="000000100000"/>
              <w:rPr>
                <w:rFonts w:ascii="Arial" w:eastAsia="Times New Roman" w:hAnsi="Arial" w:cs="Arial"/>
                <w:color w:val="000000"/>
                <w:szCs w:val="24"/>
              </w:rPr>
            </w:pPr>
            <w:r w:rsidRPr="005F7CDF">
              <w:rPr>
                <w:rFonts w:ascii="Arial" w:eastAsia="Times New Roman" w:hAnsi="Arial" w:cs="Arial"/>
                <w:color w:val="000000"/>
                <w:szCs w:val="24"/>
              </w:rPr>
              <w:t>Jeder Anwender</w:t>
            </w:r>
          </w:p>
        </w:tc>
      </w:tr>
      <w:tr w:rsidR="00A61D2C" w:rsidRPr="005F7CDF" w:rsidTr="00934449">
        <w:tc>
          <w:tcPr>
            <w:cnfStyle w:val="001000000000"/>
            <w:tcW w:w="3227" w:type="dxa"/>
          </w:tcPr>
          <w:p w:rsidR="00A61D2C" w:rsidRPr="005F7CDF" w:rsidRDefault="00A61D2C" w:rsidP="00664477">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A61D2C" w:rsidRPr="005F7CDF" w:rsidRDefault="00A61D2C" w:rsidP="007A1448">
            <w:pPr>
              <w:spacing w:line="276" w:lineRule="auto"/>
              <w:jc w:val="both"/>
              <w:cnfStyle w:val="000000000000"/>
              <w:rPr>
                <w:rFonts w:ascii="Arial" w:eastAsia="Times New Roman" w:hAnsi="Arial" w:cs="Arial"/>
                <w:color w:val="000000"/>
                <w:szCs w:val="24"/>
              </w:rPr>
            </w:pPr>
            <w:r w:rsidRPr="00A61D2C">
              <w:rPr>
                <w:rFonts w:ascii="Arial" w:eastAsia="Times New Roman" w:hAnsi="Arial" w:cs="Arial"/>
                <w:color w:val="000000"/>
                <w:szCs w:val="24"/>
              </w:rPr>
              <w:t>User verwendet mehrere Programminstanzen gleichzeitig.</w:t>
            </w:r>
          </w:p>
        </w:tc>
      </w:tr>
    </w:tbl>
    <w:p w:rsidR="00A61D2C" w:rsidRDefault="00A61D2C" w:rsidP="00664477">
      <w:pPr>
        <w:rPr>
          <w:b/>
        </w:rPr>
      </w:pPr>
    </w:p>
    <w:p w:rsidR="0069680D" w:rsidRPr="00323F03" w:rsidRDefault="003601AB" w:rsidP="00664477">
      <w:pPr>
        <w:rPr>
          <w:b/>
          <w:color w:val="C00000"/>
        </w:rPr>
      </w:pPr>
      <w:r w:rsidRPr="00323F03">
        <w:rPr>
          <w:b/>
          <w:color w:val="C00000"/>
        </w:rPr>
        <w:t>Szenario für den Standartablauf</w:t>
      </w:r>
      <w:r w:rsidR="00664477">
        <w:rPr>
          <w:b/>
          <w:color w:val="C00000"/>
        </w:rPr>
        <w:t>:</w:t>
      </w:r>
    </w:p>
    <w:p w:rsidR="003601AB" w:rsidRPr="003601AB" w:rsidRDefault="003601AB" w:rsidP="007A1448">
      <w:pPr>
        <w:jc w:val="both"/>
      </w:pPr>
      <w:r w:rsidRPr="003601AB">
        <w:t xml:space="preserve">Der Anwender öffnet mehrere Programminstanzen zur gleichen Zeit auf seinem System. In jeder Programminstanz stehen nun die Funktionen zum Senden und Empfangen zur Verfügung. Somit können die geöffneten MultiCastor2.0 </w:t>
      </w:r>
      <w:r>
        <w:t xml:space="preserve">sowohl </w:t>
      </w:r>
      <w:r w:rsidRPr="003601AB">
        <w:t>un</w:t>
      </w:r>
      <w:r>
        <w:t>tereinander kommunizieren (Loopback), als auch</w:t>
      </w:r>
      <w:r w:rsidRPr="003601AB">
        <w:t xml:space="preserve"> an externe Ziele Daten senden oder von externen Sendern Daten empfangen.</w:t>
      </w:r>
    </w:p>
    <w:p w:rsidR="003601AB" w:rsidRDefault="003601AB" w:rsidP="00CA73B6">
      <w:pPr>
        <w:pStyle w:val="KeinLeerraum"/>
        <w:jc w:val="center"/>
      </w:pPr>
      <w:r>
        <w:rPr>
          <w:noProof/>
        </w:rPr>
        <w:lastRenderedPageBreak/>
        <w:drawing>
          <wp:inline distT="0" distB="0" distL="0" distR="0">
            <wp:extent cx="5760720" cy="2140451"/>
            <wp:effectExtent l="19050" t="0" r="0" b="0"/>
            <wp:docPr id="43" name="internal-source-marker_0.9907405978970785" descr="https://lh6.googleusercontent.com/fr82dwy2NYyWWve1q1y7NawsjGNUVD-j_04l_p6BQQmTJHIbsiUC6BsWzsC99FwLO2X9fFFi76f-6Lpem83EKR9JZD3EuKQgfdMRVJtUG4ftKcee6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fr82dwy2NYyWWve1q1y7NawsjGNUVD-j_04l_p6BQQmTJHIbsiUC6BsWzsC99FwLO2X9fFFi76f-6Lpem83EKR9JZD3EuKQgfdMRVJtUG4ftKcee6Iw"/>
                    <pic:cNvPicPr>
                      <a:picLocks noChangeAspect="1" noChangeArrowheads="1"/>
                    </pic:cNvPicPr>
                  </pic:nvPicPr>
                  <pic:blipFill>
                    <a:blip r:embed="rId23" cstate="print"/>
                    <a:srcRect/>
                    <a:stretch>
                      <a:fillRect/>
                    </a:stretch>
                  </pic:blipFill>
                  <pic:spPr bwMode="auto">
                    <a:xfrm>
                      <a:off x="0" y="0"/>
                      <a:ext cx="5760720" cy="2140451"/>
                    </a:xfrm>
                    <a:prstGeom prst="rect">
                      <a:avLst/>
                    </a:prstGeom>
                    <a:noFill/>
                    <a:ln w="9525">
                      <a:noFill/>
                      <a:miter lim="800000"/>
                      <a:headEnd/>
                      <a:tailEnd/>
                    </a:ln>
                  </pic:spPr>
                </pic:pic>
              </a:graphicData>
            </a:graphic>
          </wp:inline>
        </w:drawing>
      </w:r>
    </w:p>
    <w:p w:rsidR="00A37C8B" w:rsidRDefault="003601AB" w:rsidP="00CA73B6">
      <w:pPr>
        <w:pStyle w:val="Beschriftung"/>
        <w:jc w:val="center"/>
      </w:pPr>
      <w:r>
        <w:t xml:space="preserve">Abbildung </w:t>
      </w:r>
      <w:fldSimple w:instr=" SEQ Abbildung \* ARABIC ">
        <w:r w:rsidR="002A28A1">
          <w:rPr>
            <w:noProof/>
          </w:rPr>
          <w:t>14</w:t>
        </w:r>
      </w:fldSimple>
      <w:r>
        <w:t>: Kommunikation mehrere MC2.0 Instanzen</w:t>
      </w:r>
    </w:p>
    <w:p w:rsidR="003601AB" w:rsidRDefault="003601AB" w:rsidP="00CE4639">
      <w:pPr>
        <w:rPr>
          <w:b/>
        </w:rPr>
      </w:pPr>
    </w:p>
    <w:p w:rsidR="00A37C8B" w:rsidRDefault="003601AB" w:rsidP="00AB6981">
      <w:pPr>
        <w:rPr>
          <w:b/>
          <w:color w:val="C00000"/>
          <w:sz w:val="28"/>
        </w:rPr>
      </w:pPr>
      <w:r w:rsidRPr="00323F03">
        <w:rPr>
          <w:b/>
          <w:color w:val="C00000"/>
          <w:sz w:val="28"/>
        </w:rPr>
        <w:t>Usability Verbesserungen für Multiinstanznutzung</w:t>
      </w:r>
    </w:p>
    <w:p w:rsidR="00664477" w:rsidRPr="00AB6981" w:rsidRDefault="00664477" w:rsidP="00AB6981">
      <w:pPr>
        <w:rPr>
          <w:b/>
          <w:color w:val="C00000"/>
        </w:rPr>
      </w:pPr>
    </w:p>
    <w:p w:rsidR="00A37C8B" w:rsidRPr="00323F03" w:rsidRDefault="003601AB" w:rsidP="00AB6981">
      <w:pPr>
        <w:rPr>
          <w:b/>
          <w:color w:val="C00000"/>
        </w:rPr>
      </w:pPr>
      <w:r w:rsidRPr="00323F03">
        <w:rPr>
          <w:b/>
          <w:color w:val="C00000"/>
        </w:rPr>
        <w:t>Konfigurierbare Instanztitel</w:t>
      </w:r>
      <w:r w:rsidR="00664477">
        <w:rPr>
          <w:b/>
          <w:color w:val="C00000"/>
        </w:rPr>
        <w:t>:</w:t>
      </w:r>
    </w:p>
    <w:p w:rsidR="00A37C8B" w:rsidRDefault="003601AB" w:rsidP="007A1448">
      <w:pPr>
        <w:jc w:val="both"/>
      </w:pPr>
      <w:r w:rsidRPr="003601AB">
        <w:t>Das Fenstermanagement der MultiCastor2.0 wird dahingehend erweitert, dass mehrere Instanzen anhand eines unterschiedlichen Fenstertitels unterscheidbar sind. Der Fenstertitel wird sich aus einem frei wählbaren und optionalen ersten Abschnitt und der Bezeichnung des aktuell aktiven Tabs zusammen setzen.</w:t>
      </w:r>
    </w:p>
    <w:p w:rsidR="003601AB" w:rsidRDefault="003601AB" w:rsidP="00CA73B6">
      <w:pPr>
        <w:pStyle w:val="KeinLeerraum"/>
        <w:jc w:val="center"/>
      </w:pPr>
      <w:r>
        <w:rPr>
          <w:noProof/>
        </w:rPr>
        <w:drawing>
          <wp:inline distT="0" distB="0" distL="0" distR="0">
            <wp:extent cx="4867275" cy="2667000"/>
            <wp:effectExtent l="19050" t="0" r="9525" b="0"/>
            <wp:docPr id="46" name="internal-source-marker_0.9907405978970785" descr="https://lh6.googleusercontent.com/6n2UAnvgnw-YkD1KdwbOkZJ1NxSe6I5eBArR-7axBEHHJ1f5tl2XDb8JlNeO4HNriXP3ji3uc9Z1Hl140Gnk_SPThwaJZFTt_FI6QsQJvgfU-zWd2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6n2UAnvgnw-YkD1KdwbOkZJ1NxSe6I5eBArR-7axBEHHJ1f5tl2XDb8JlNeO4HNriXP3ji3uc9Z1Hl140Gnk_SPThwaJZFTt_FI6QsQJvgfU-zWd2Bo"/>
                    <pic:cNvPicPr>
                      <a:picLocks noChangeAspect="1" noChangeArrowheads="1"/>
                    </pic:cNvPicPr>
                  </pic:nvPicPr>
                  <pic:blipFill>
                    <a:blip r:embed="rId24" cstate="print"/>
                    <a:srcRect/>
                    <a:stretch>
                      <a:fillRect/>
                    </a:stretch>
                  </pic:blipFill>
                  <pic:spPr bwMode="auto">
                    <a:xfrm>
                      <a:off x="0" y="0"/>
                      <a:ext cx="4867275" cy="2667000"/>
                    </a:xfrm>
                    <a:prstGeom prst="rect">
                      <a:avLst/>
                    </a:prstGeom>
                    <a:noFill/>
                    <a:ln w="9525">
                      <a:noFill/>
                      <a:miter lim="800000"/>
                      <a:headEnd/>
                      <a:tailEnd/>
                    </a:ln>
                  </pic:spPr>
                </pic:pic>
              </a:graphicData>
            </a:graphic>
          </wp:inline>
        </w:drawing>
      </w:r>
    </w:p>
    <w:p w:rsidR="00F6693A" w:rsidRDefault="003601AB" w:rsidP="00CA73B6">
      <w:pPr>
        <w:pStyle w:val="Beschriftung"/>
        <w:jc w:val="center"/>
      </w:pPr>
      <w:r>
        <w:t xml:space="preserve">Abbildung </w:t>
      </w:r>
      <w:fldSimple w:instr=" SEQ Abbildung \* ARABIC ">
        <w:r w:rsidR="002A28A1">
          <w:rPr>
            <w:noProof/>
          </w:rPr>
          <w:t>15</w:t>
        </w:r>
      </w:fldSimple>
      <w:r>
        <w:t>: Workflow bei der Änderung des Fenstertitels</w:t>
      </w:r>
    </w:p>
    <w:p w:rsidR="00AB6981" w:rsidRDefault="00AB6981" w:rsidP="00CE4639">
      <w:pPr>
        <w:rPr>
          <w:b/>
          <w:color w:val="C00000"/>
        </w:rPr>
      </w:pPr>
    </w:p>
    <w:p w:rsidR="00F6693A" w:rsidRPr="00323F03" w:rsidRDefault="003601AB" w:rsidP="00CE4639">
      <w:pPr>
        <w:rPr>
          <w:b/>
          <w:color w:val="C00000"/>
        </w:rPr>
      </w:pPr>
      <w:r w:rsidRPr="00323F03">
        <w:rPr>
          <w:b/>
          <w:color w:val="C00000"/>
        </w:rPr>
        <w:t>Ausblenden und Verschieben von Tabs</w:t>
      </w:r>
      <w:r w:rsidR="00AB6981">
        <w:rPr>
          <w:b/>
          <w:color w:val="C00000"/>
        </w:rPr>
        <w:t>:</w:t>
      </w:r>
    </w:p>
    <w:p w:rsidR="003601AB" w:rsidRDefault="003601AB" w:rsidP="007A1448">
      <w:pPr>
        <w:jc w:val="both"/>
      </w:pPr>
      <w:r w:rsidRPr="003601AB">
        <w:lastRenderedPageBreak/>
        <w:t>Um, über die Unterscheidbarkeit von Instanzen hinaus, die Navigation in den einzelnen Programmfenstern zu erleichtern</w:t>
      </w:r>
      <w:r>
        <w:t>,</w:t>
      </w:r>
      <w:r w:rsidRPr="003601AB">
        <w:t xml:space="preserve"> werden die Send</w:t>
      </w:r>
      <w:r>
        <w:t>er</w:t>
      </w:r>
      <w:r w:rsidRPr="003601AB">
        <w:t>- und Receive</w:t>
      </w:r>
      <w:r>
        <w:t>r</w:t>
      </w:r>
      <w:r w:rsidRPr="003601AB">
        <w:t>tabs ausblendbar gestaltet. Darüber hinaus werden die Tabs verschiebbar sein und können somit nach den persönlichen Präferenzen des jeweiligen Benutzers angeordnet werden.</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6"/>
        <w:gridCol w:w="4606"/>
      </w:tblGrid>
      <w:tr w:rsidR="00BF69D8" w:rsidTr="00894BFB">
        <w:tc>
          <w:tcPr>
            <w:tcW w:w="4656" w:type="dxa"/>
          </w:tcPr>
          <w:p w:rsidR="00D537E7" w:rsidRDefault="00BF69D8" w:rsidP="00CA73B6">
            <w:pPr>
              <w:pStyle w:val="KeinLeerraum"/>
            </w:pPr>
            <w:r>
              <w:rPr>
                <w:noProof/>
              </w:rPr>
              <w:drawing>
                <wp:inline distT="0" distB="0" distL="0" distR="0">
                  <wp:extent cx="2790825" cy="2019300"/>
                  <wp:effectExtent l="19050" t="0" r="9525" b="0"/>
                  <wp:docPr id="23" name="internal-source-marker_0.9907405978970785" descr="https://lh4.googleusercontent.com/yc3K1Scur5Fv4zf5Yv4Kd-tiUgMj1n9BnoHMo-MV1hiY58EtSTb0jIyiGDmexcbcasUOCMKfduOnW_AJ29WghgwOLZqhdoL8kfx7NJXhmT16OxAEl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4.googleusercontent.com/yc3K1Scur5Fv4zf5Yv4Kd-tiUgMj1n9BnoHMo-MV1hiY58EtSTb0jIyiGDmexcbcasUOCMKfduOnW_AJ29WghgwOLZqhdoL8kfx7NJXhmT16OxAElhE"/>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bwMode="auto">
                          <a:xfrm>
                            <a:off x="0" y="0"/>
                            <a:ext cx="2790825" cy="2019300"/>
                          </a:xfrm>
                          <a:prstGeom prst="rect">
                            <a:avLst/>
                          </a:prstGeom>
                          <a:noFill/>
                          <a:ln w="9525">
                            <a:noFill/>
                            <a:miter lim="800000"/>
                            <a:headEnd/>
                            <a:tailEnd/>
                          </a:ln>
                        </pic:spPr>
                      </pic:pic>
                    </a:graphicData>
                  </a:graphic>
                </wp:inline>
              </w:drawing>
            </w:r>
          </w:p>
          <w:p w:rsidR="00BF69D8" w:rsidRDefault="00D537E7" w:rsidP="00D537E7">
            <w:pPr>
              <w:pStyle w:val="Beschriftung"/>
            </w:pPr>
            <w:r>
              <w:t xml:space="preserve">Abbildung </w:t>
            </w:r>
            <w:fldSimple w:instr=" SEQ Abbildung \* ARABIC ">
              <w:r w:rsidR="002A28A1">
                <w:rPr>
                  <w:noProof/>
                </w:rPr>
                <w:t>16</w:t>
              </w:r>
            </w:fldSimple>
            <w:r>
              <w:t>: Verschieben von Tabs</w:t>
            </w:r>
          </w:p>
        </w:tc>
        <w:tc>
          <w:tcPr>
            <w:tcW w:w="4606" w:type="dxa"/>
          </w:tcPr>
          <w:p w:rsidR="00BF69D8" w:rsidRDefault="00B613EA" w:rsidP="00CA73B6">
            <w:pPr>
              <w:pStyle w:val="KeinLeerraum"/>
            </w:pPr>
            <w:r>
              <w:rPr>
                <w:noProof/>
              </w:rPr>
              <w:pict>
                <v:shapetype id="_x0000_t202" coordsize="21600,21600" o:spt="202" path="m,l,21600r21600,l21600,xe">
                  <v:stroke joinstyle="miter"/>
                  <v:path gradientshapeok="t" o:connecttype="rect"/>
                </v:shapetype>
                <v:shape id="_x0000_s1028" type="#_x0000_t202" style="position:absolute;margin-left:-3.65pt;margin-top:163.8pt;width:213.75pt;height:.05pt;z-index:251665408;mso-position-horizontal-relative:text;mso-position-vertical-relative:text" wrapcoords="-76 0 -76 20855 21600 20855 21600 0 -76 0" stroked="f">
                  <v:textbox style="mso-fit-shape-to-text:t" inset="0,0,0,0">
                    <w:txbxContent>
                      <w:p w:rsidR="00612FF2" w:rsidRDefault="00612FF2" w:rsidP="00D537E7">
                        <w:pPr>
                          <w:pStyle w:val="Beschriftung"/>
                          <w:rPr>
                            <w:noProof/>
                          </w:rPr>
                        </w:pPr>
                        <w:r>
                          <w:t xml:space="preserve">Abbildung </w:t>
                        </w:r>
                        <w:fldSimple w:instr=" SEQ Abbildung \* ARABIC ">
                          <w:r w:rsidR="002A28A1">
                            <w:rPr>
                              <w:noProof/>
                            </w:rPr>
                            <w:t>17</w:t>
                          </w:r>
                        </w:fldSimple>
                        <w:r>
                          <w:t>: Öffnen und Schließen von Tabs</w:t>
                        </w:r>
                      </w:p>
                    </w:txbxContent>
                  </v:textbox>
                  <w10:wrap type="tight"/>
                </v:shape>
              </w:pict>
            </w:r>
            <w:r w:rsidR="00BF69D8">
              <w:rPr>
                <w:noProof/>
              </w:rPr>
              <w:drawing>
                <wp:anchor distT="0" distB="0" distL="114300" distR="114300" simplePos="0" relativeHeight="251663360" behindDoc="1" locked="0" layoutInCell="1" allowOverlap="1">
                  <wp:simplePos x="0" y="0"/>
                  <wp:positionH relativeFrom="column">
                    <wp:posOffset>-332105</wp:posOffset>
                  </wp:positionH>
                  <wp:positionV relativeFrom="paragraph">
                    <wp:posOffset>60960</wp:posOffset>
                  </wp:positionV>
                  <wp:extent cx="2714625" cy="1962150"/>
                  <wp:effectExtent l="19050" t="0" r="9525" b="0"/>
                  <wp:wrapTight wrapText="bothSides">
                    <wp:wrapPolygon edited="0">
                      <wp:start x="-152" y="0"/>
                      <wp:lineTo x="-152" y="5872"/>
                      <wp:lineTo x="606" y="6711"/>
                      <wp:lineTo x="2880" y="6711"/>
                      <wp:lineTo x="2880" y="8179"/>
                      <wp:lineTo x="8640" y="10066"/>
                      <wp:lineTo x="13187" y="10066"/>
                      <wp:lineTo x="4699" y="12163"/>
                      <wp:lineTo x="1667" y="13212"/>
                      <wp:lineTo x="1213" y="16777"/>
                      <wp:lineTo x="1667" y="19083"/>
                      <wp:lineTo x="21676" y="19083"/>
                      <wp:lineTo x="21676" y="13212"/>
                      <wp:lineTo x="20160" y="11744"/>
                      <wp:lineTo x="18341" y="10066"/>
                      <wp:lineTo x="19099" y="9437"/>
                      <wp:lineTo x="18493" y="8179"/>
                      <wp:lineTo x="15764" y="6711"/>
                      <wp:lineTo x="15764" y="0"/>
                      <wp:lineTo x="-152" y="0"/>
                    </wp:wrapPolygon>
                  </wp:wrapTight>
                  <wp:docPr id="52" name="internal-source-marker_0.9907405978970785" descr="https://lh3.googleusercontent.com/nRe51XlfYEB0xtacYv9XgyqWr9gvZ8XQQlBbEr4Wpl-_LiFpFJUjRVm3wFJ7ECAAINsStQpy5JGeTXCMci8EVYUOgesGrTNTX4JaCJ-kx1SQgLjGY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nRe51XlfYEB0xtacYv9XgyqWr9gvZ8XQQlBbEr4Wpl-_LiFpFJUjRVm3wFJ7ECAAINsStQpy5JGeTXCMci8EVYUOgesGrTNTX4JaCJ-kx1SQgLjGY18"/>
                          <pic:cNvPicPr>
                            <a:picLocks noChangeAspect="1" noChangeArrowheads="1"/>
                          </pic:cNvPicPr>
                        </pic:nvPicPr>
                        <pic:blipFill>
                          <a:blip r:embed="rId26" cstate="print">
                            <a:clrChange>
                              <a:clrFrom>
                                <a:srgbClr val="FFFFFF"/>
                              </a:clrFrom>
                              <a:clrTo>
                                <a:srgbClr val="FFFFFF">
                                  <a:alpha val="0"/>
                                </a:srgbClr>
                              </a:clrTo>
                            </a:clrChange>
                          </a:blip>
                          <a:srcRect/>
                          <a:stretch>
                            <a:fillRect/>
                          </a:stretch>
                        </pic:blipFill>
                        <pic:spPr bwMode="auto">
                          <a:xfrm>
                            <a:off x="0" y="0"/>
                            <a:ext cx="2714625" cy="1962150"/>
                          </a:xfrm>
                          <a:prstGeom prst="rect">
                            <a:avLst/>
                          </a:prstGeom>
                          <a:noFill/>
                          <a:ln w="9525">
                            <a:noFill/>
                            <a:miter lim="800000"/>
                            <a:headEnd/>
                            <a:tailEnd/>
                          </a:ln>
                        </pic:spPr>
                      </pic:pic>
                    </a:graphicData>
                  </a:graphic>
                </wp:anchor>
              </w:drawing>
            </w:r>
          </w:p>
        </w:tc>
      </w:tr>
    </w:tbl>
    <w:p w:rsidR="003601AB" w:rsidRDefault="00894BFB" w:rsidP="007A1448">
      <w:pPr>
        <w:jc w:val="both"/>
      </w:pPr>
      <w:r w:rsidRPr="00894BFB">
        <w:t>Die optische Gestaltung der Tabs und die funktionale Umsetzung der Einblendung neuer Tabs wird der Gestaltung der Tabs im Browser eines bekannten Internetsuchanbieters nachempfunden, sodass die meisten Anwender mit der Bedienung bereits vertraut sind.</w:t>
      </w:r>
    </w:p>
    <w:p w:rsidR="00894BFB" w:rsidRDefault="00894BFB" w:rsidP="00CA73B6">
      <w:pPr>
        <w:pStyle w:val="KeinLeerraum"/>
        <w:jc w:val="center"/>
      </w:pPr>
      <w:r>
        <w:rPr>
          <w:noProof/>
        </w:rPr>
        <w:drawing>
          <wp:inline distT="0" distB="0" distL="0" distR="0">
            <wp:extent cx="5760720" cy="505617"/>
            <wp:effectExtent l="19050" t="0" r="0" b="0"/>
            <wp:docPr id="55" name="internal-source-marker_0.9907405978970785" descr="https://lh5.googleusercontent.com/Bbo9f9nT8WhcC0vN0xc_CShmUAMtPzykddSmrChrh5oRHLw8S6HKBrG5fQv58sdq4KL5Qg2UFHRV5A82Gasv1SuEaJujPRjMDhYAyqo3-3RIjYQiL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5.googleusercontent.com/Bbo9f9nT8WhcC0vN0xc_CShmUAMtPzykddSmrChrh5oRHLw8S6HKBrG5fQv58sdq4KL5Qg2UFHRV5A82Gasv1SuEaJujPRjMDhYAyqo3-3RIjYQiLz4"/>
                    <pic:cNvPicPr>
                      <a:picLocks noChangeAspect="1" noChangeArrowheads="1"/>
                    </pic:cNvPicPr>
                  </pic:nvPicPr>
                  <pic:blipFill>
                    <a:blip r:embed="rId27" cstate="print"/>
                    <a:srcRect/>
                    <a:stretch>
                      <a:fillRect/>
                    </a:stretch>
                  </pic:blipFill>
                  <pic:spPr bwMode="auto">
                    <a:xfrm>
                      <a:off x="0" y="0"/>
                      <a:ext cx="5760720" cy="505617"/>
                    </a:xfrm>
                    <a:prstGeom prst="rect">
                      <a:avLst/>
                    </a:prstGeom>
                    <a:noFill/>
                    <a:ln w="9525">
                      <a:noFill/>
                      <a:miter lim="800000"/>
                      <a:headEnd/>
                      <a:tailEnd/>
                    </a:ln>
                  </pic:spPr>
                </pic:pic>
              </a:graphicData>
            </a:graphic>
          </wp:inline>
        </w:drawing>
      </w:r>
    </w:p>
    <w:p w:rsidR="00894BFB" w:rsidRDefault="00894BFB" w:rsidP="00CA73B6">
      <w:pPr>
        <w:pStyle w:val="Beschriftung"/>
        <w:jc w:val="center"/>
      </w:pPr>
      <w:r>
        <w:t xml:space="preserve">Abbildung </w:t>
      </w:r>
      <w:fldSimple w:instr=" SEQ Abbildung \* ARABIC ">
        <w:r w:rsidR="002A28A1">
          <w:rPr>
            <w:noProof/>
          </w:rPr>
          <w:t>18</w:t>
        </w:r>
      </w:fldSimple>
      <w:r>
        <w:t>: Darstellung der Tabs</w:t>
      </w:r>
    </w:p>
    <w:p w:rsidR="003601AB" w:rsidRDefault="003601AB" w:rsidP="00CE4639"/>
    <w:p w:rsidR="003601AB" w:rsidRDefault="00894BFB" w:rsidP="00AB6981">
      <w:pPr>
        <w:pStyle w:val="berschrift2"/>
        <w:numPr>
          <w:ilvl w:val="1"/>
          <w:numId w:val="3"/>
        </w:numPr>
      </w:pPr>
      <w:r>
        <w:t xml:space="preserve"> </w:t>
      </w:r>
      <w:bookmarkStart w:id="530" w:name="_Toc308644303"/>
      <w:r>
        <w:t>Beschreibung zu /LUC60/: Functional Testing</w:t>
      </w:r>
      <w:bookmarkEnd w:id="530"/>
    </w:p>
    <w:p w:rsidR="00AB6981" w:rsidRPr="00AB6981" w:rsidRDefault="00AB6981" w:rsidP="00AB6981"/>
    <w:p w:rsidR="00894BFB" w:rsidRDefault="00894BFB" w:rsidP="00CA73B6">
      <w:pPr>
        <w:pStyle w:val="KeinLeerraum"/>
        <w:jc w:val="center"/>
      </w:pPr>
      <w:r>
        <w:rPr>
          <w:noProof/>
        </w:rPr>
        <w:drawing>
          <wp:inline distT="0" distB="0" distL="0" distR="0">
            <wp:extent cx="4288287" cy="2924175"/>
            <wp:effectExtent l="19050" t="0" r="0" b="0"/>
            <wp:docPr id="58" name="internal-source-marker_0.9907405978970785" descr="https://lh3.googleusercontent.com/GvrlRnweicNdHNmL3NyhDLAEQ1iWUxA5sZDtCgI7dVHL1Da5LoEpoFIWkiylgh7-UAGi09Az7tu9yUspcfVK29oNhKDXQUa7-GTTFOmmwpke_atfR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vrlRnweicNdHNmL3NyhDLAEQ1iWUxA5sZDtCgI7dVHL1Da5LoEpoFIWkiylgh7-UAGi09Az7tu9yUspcfVK29oNhKDXQUa7-GTTFOmmwpke_atfR7g"/>
                    <pic:cNvPicPr>
                      <a:picLocks noChangeAspect="1" noChangeArrowheads="1"/>
                    </pic:cNvPicPr>
                  </pic:nvPicPr>
                  <pic:blipFill>
                    <a:blip r:embed="rId28" cstate="print"/>
                    <a:srcRect/>
                    <a:stretch>
                      <a:fillRect/>
                    </a:stretch>
                  </pic:blipFill>
                  <pic:spPr bwMode="auto">
                    <a:xfrm>
                      <a:off x="0" y="0"/>
                      <a:ext cx="4292575" cy="2927099"/>
                    </a:xfrm>
                    <a:prstGeom prst="rect">
                      <a:avLst/>
                    </a:prstGeom>
                    <a:noFill/>
                    <a:ln w="9525">
                      <a:noFill/>
                      <a:miter lim="800000"/>
                      <a:headEnd/>
                      <a:tailEnd/>
                    </a:ln>
                  </pic:spPr>
                </pic:pic>
              </a:graphicData>
            </a:graphic>
          </wp:inline>
        </w:drawing>
      </w:r>
    </w:p>
    <w:p w:rsidR="003601AB" w:rsidRDefault="00894BFB" w:rsidP="00CA73B6">
      <w:pPr>
        <w:pStyle w:val="Beschriftung"/>
        <w:jc w:val="center"/>
      </w:pPr>
      <w:r>
        <w:lastRenderedPageBreak/>
        <w:t xml:space="preserve">Abbildung </w:t>
      </w:r>
      <w:fldSimple w:instr=" SEQ Abbildung \* ARABIC ">
        <w:r w:rsidR="002A28A1">
          <w:rPr>
            <w:noProof/>
          </w:rPr>
          <w:t>19</w:t>
        </w:r>
      </w:fldSimple>
      <w:r>
        <w:t>: Functional Testing: Zugriffsmöglichkeiten mit STAF/STAX</w:t>
      </w:r>
    </w:p>
    <w:p w:rsidR="003601AB" w:rsidRDefault="003601AB" w:rsidP="00AB6981"/>
    <w:p w:rsidR="003601AB" w:rsidRPr="00323F03" w:rsidRDefault="001A0FEE" w:rsidP="00AB6981">
      <w:pPr>
        <w:rPr>
          <w:b/>
          <w:color w:val="C00000"/>
        </w:rPr>
      </w:pPr>
      <w:r w:rsidRPr="00323F03">
        <w:rPr>
          <w:b/>
          <w:color w:val="C00000"/>
        </w:rPr>
        <w:t>Charakterisierende Informationen</w:t>
      </w:r>
      <w:r w:rsidR="00AB6981">
        <w:rPr>
          <w:b/>
          <w:color w:val="C00000"/>
        </w:rPr>
        <w:t>:</w:t>
      </w:r>
    </w:p>
    <w:tbl>
      <w:tblPr>
        <w:tblStyle w:val="HelleSchattierung-Akzent2"/>
        <w:tblW w:w="0" w:type="auto"/>
        <w:tblLook w:val="04A0"/>
      </w:tblPr>
      <w:tblGrid>
        <w:gridCol w:w="3227"/>
        <w:gridCol w:w="5985"/>
      </w:tblGrid>
      <w:tr w:rsidR="00323F03" w:rsidRPr="005F7CDF" w:rsidDel="002E699F" w:rsidTr="00934449">
        <w:trPr>
          <w:cnfStyle w:val="100000000000"/>
          <w:del w:id="531" w:author="MPH" w:date="2011-11-07T20:40:00Z"/>
        </w:trPr>
        <w:tc>
          <w:tcPr>
            <w:cnfStyle w:val="001000000000"/>
            <w:tcW w:w="9212" w:type="dxa"/>
            <w:gridSpan w:val="2"/>
            <w:tcBorders>
              <w:bottom w:val="nil"/>
            </w:tcBorders>
          </w:tcPr>
          <w:p w:rsidR="00323F03" w:rsidRPr="005F7CDF" w:rsidDel="002E699F" w:rsidRDefault="00323F03" w:rsidP="00AB6981">
            <w:pPr>
              <w:spacing w:line="276" w:lineRule="auto"/>
              <w:rPr>
                <w:del w:id="532" w:author="MPH" w:date="2011-11-07T20:40:00Z"/>
                <w:rFonts w:ascii="Arial" w:eastAsia="Times New Roman" w:hAnsi="Arial" w:cs="Arial"/>
                <w:b w:val="0"/>
                <w:color w:val="000000"/>
                <w:szCs w:val="24"/>
              </w:rPr>
            </w:pPr>
            <w:del w:id="533" w:author="MPH" w:date="2011-11-07T20:40:00Z">
              <w:r w:rsidRPr="005F7CDF" w:rsidDel="002E699F">
                <w:rPr>
                  <w:rFonts w:ascii="Arial" w:eastAsia="Times New Roman" w:hAnsi="Arial" w:cs="Arial"/>
                  <w:b w:val="0"/>
                  <w:color w:val="000000"/>
                  <w:szCs w:val="24"/>
                </w:rPr>
                <w:delText>Übergeordneter elementarer Geschäftsprozess:</w:delText>
              </w:r>
              <w:r w:rsidDel="002E699F">
                <w:rPr>
                  <w:rFonts w:ascii="Arial" w:eastAsia="Times New Roman" w:hAnsi="Arial" w:cs="Arial"/>
                  <w:b w:val="0"/>
                  <w:color w:val="000000"/>
                  <w:szCs w:val="24"/>
                </w:rPr>
                <w:delText xml:space="preserve"> </w:delText>
              </w:r>
              <w:r w:rsidR="00C83D24" w:rsidDel="002E699F">
                <w:rPr>
                  <w:rFonts w:ascii="Arial" w:eastAsia="Times New Roman" w:hAnsi="Arial" w:cs="Arial"/>
                  <w:b w:val="0"/>
                  <w:color w:val="000000"/>
                  <w:szCs w:val="24"/>
                </w:rPr>
                <w:delText>TODO</w:delText>
              </w:r>
            </w:del>
          </w:p>
        </w:tc>
      </w:tr>
      <w:tr w:rsidR="00323F03" w:rsidRPr="005F7CDF" w:rsidTr="00934449">
        <w:trPr>
          <w:cnfStyle w:val="000000100000"/>
        </w:trPr>
        <w:tc>
          <w:tcPr>
            <w:cnfStyle w:val="001000000000"/>
            <w:tcW w:w="3227" w:type="dxa"/>
            <w:tcBorders>
              <w:top w:val="nil"/>
            </w:tcBorders>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Ziel des Use Cases:</w:t>
            </w:r>
          </w:p>
        </w:tc>
        <w:tc>
          <w:tcPr>
            <w:tcW w:w="5985" w:type="dxa"/>
            <w:tcBorders>
              <w:top w:val="nil"/>
            </w:tcBorders>
          </w:tcPr>
          <w:p w:rsidR="00323F03" w:rsidRPr="005F7CDF"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Developer und Tester sollen mit STAF/STAX die XML-Konfigurationsdatei, die Korrektheit der Ethernetkommunikation und die Programmfunktionen (Zugriff über CLI) prüfen können.</w:t>
            </w:r>
          </w:p>
        </w:tc>
      </w:tr>
      <w:tr w:rsidR="00323F03" w:rsidRPr="005F7CDF" w:rsidTr="00934449">
        <w:tc>
          <w:tcPr>
            <w:cnfStyle w:val="001000000000"/>
            <w:tcW w:w="3227" w:type="dxa"/>
          </w:tcPr>
          <w:p w:rsidR="00323F03" w:rsidRPr="005F7CDF" w:rsidRDefault="00323F03" w:rsidP="00AB6981">
            <w:pPr>
              <w:spacing w:line="276" w:lineRule="auto"/>
              <w:rPr>
                <w:rFonts w:ascii="Times New Roman" w:eastAsia="Times New Roman" w:hAnsi="Times New Roman" w:cs="Times New Roman"/>
                <w:b w:val="0"/>
                <w:szCs w:val="24"/>
              </w:rPr>
            </w:pPr>
            <w:r w:rsidRPr="005F7CDF">
              <w:rPr>
                <w:rFonts w:ascii="Arial" w:eastAsia="Times New Roman" w:hAnsi="Arial" w:cs="Arial"/>
                <w:b w:val="0"/>
                <w:color w:val="000000"/>
                <w:szCs w:val="24"/>
              </w:rPr>
              <w:t>Umgebende Systemgrenze:</w:t>
            </w:r>
          </w:p>
        </w:tc>
        <w:tc>
          <w:tcPr>
            <w:tcW w:w="5985" w:type="dxa"/>
          </w:tcPr>
          <w:p w:rsidR="00323F03" w:rsidRDefault="008A5099" w:rsidP="007A1448">
            <w:pPr>
              <w:spacing w:line="276" w:lineRule="auto"/>
              <w:jc w:val="both"/>
              <w:cnfStyle w:val="000000000000"/>
              <w:rPr>
                <w:rFonts w:ascii="Arial" w:eastAsia="Times New Roman" w:hAnsi="Arial" w:cs="Arial"/>
                <w:color w:val="000000"/>
                <w:szCs w:val="24"/>
              </w:rPr>
            </w:pPr>
            <w:r w:rsidRPr="008A5099">
              <w:rPr>
                <w:rFonts w:ascii="Arial" w:eastAsia="Times New Roman" w:hAnsi="Arial" w:cs="Arial"/>
                <w:color w:val="000000"/>
                <w:szCs w:val="24"/>
              </w:rPr>
              <w:t>Das Testobjekt ist der MultiCastor2.0. Als externe Testumgebung wird STAF/STAX verwendet.</w:t>
            </w:r>
          </w:p>
          <w:p w:rsidR="008A5099" w:rsidRDefault="008A5099" w:rsidP="007A1448">
            <w:pPr>
              <w:spacing w:line="276" w:lineRule="auto"/>
              <w:jc w:val="both"/>
              <w:cnfStyle w:val="000000000000"/>
              <w:rPr>
                <w:rFonts w:ascii="Arial" w:eastAsia="Times New Roman" w:hAnsi="Arial" w:cs="Arial"/>
                <w:color w:val="000000"/>
                <w:szCs w:val="24"/>
              </w:rPr>
            </w:pPr>
          </w:p>
          <w:p w:rsidR="008A5099" w:rsidRDefault="008A5099" w:rsidP="007A1448">
            <w:pPr>
              <w:keepNext/>
              <w:spacing w:line="276" w:lineRule="auto"/>
              <w:jc w:val="center"/>
              <w:cnfStyle w:val="000000000000"/>
            </w:pPr>
            <w:r w:rsidRPr="008A5099">
              <w:rPr>
                <w:rFonts w:ascii="Arial" w:eastAsia="Times New Roman" w:hAnsi="Arial" w:cs="Arial"/>
                <w:noProof/>
                <w:color w:val="000000"/>
                <w:szCs w:val="24"/>
              </w:rPr>
              <w:drawing>
                <wp:inline distT="0" distB="0" distL="0" distR="0">
                  <wp:extent cx="3295650" cy="739635"/>
                  <wp:effectExtent l="19050" t="0" r="0" b="0"/>
                  <wp:docPr id="3" name="internal-source-marker_0.9907405978970785" descr="https://lh6.googleusercontent.com/ABG9x9TT2cLkUVZgHvVY-dcGOE6zqWyd-y36snSDSRsTqk7YuNyAyh42TlY1Wi9_RXp3AmxIjCD9tUApH7ciWngj_ovAlICH51jm6DJ1XuLtJPCls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6.googleusercontent.com/ABG9x9TT2cLkUVZgHvVY-dcGOE6zqWyd-y36snSDSRsTqk7YuNyAyh42TlY1Wi9_RXp3AmxIjCD9tUApH7ciWngj_ovAlICH51jm6DJ1XuLtJPClsZg"/>
                          <pic:cNvPicPr>
                            <a:picLocks noChangeAspect="1" noChangeArrowheads="1"/>
                          </pic:cNvPicPr>
                        </pic:nvPicPr>
                        <pic:blipFill>
                          <a:blip r:embed="rId29" cstate="print"/>
                          <a:srcRect/>
                          <a:stretch>
                            <a:fillRect/>
                          </a:stretch>
                        </pic:blipFill>
                        <pic:spPr bwMode="auto">
                          <a:xfrm>
                            <a:off x="0" y="0"/>
                            <a:ext cx="3294561" cy="739391"/>
                          </a:xfrm>
                          <a:prstGeom prst="rect">
                            <a:avLst/>
                          </a:prstGeom>
                          <a:noFill/>
                          <a:ln w="9525">
                            <a:noFill/>
                            <a:miter lim="800000"/>
                            <a:headEnd/>
                            <a:tailEnd/>
                          </a:ln>
                        </pic:spPr>
                      </pic:pic>
                    </a:graphicData>
                  </a:graphic>
                </wp:inline>
              </w:drawing>
            </w:r>
          </w:p>
          <w:p w:rsidR="008A5099" w:rsidRPr="005F7CDF" w:rsidRDefault="008A5099" w:rsidP="007A1448">
            <w:pPr>
              <w:pStyle w:val="Beschriftung"/>
              <w:spacing w:line="276" w:lineRule="auto"/>
              <w:jc w:val="both"/>
              <w:cnfStyle w:val="000000000000"/>
              <w:rPr>
                <w:rFonts w:ascii="Arial" w:eastAsia="Times New Roman" w:hAnsi="Arial" w:cs="Arial"/>
                <w:color w:val="000000"/>
                <w:szCs w:val="24"/>
              </w:rPr>
            </w:pPr>
            <w:r>
              <w:t xml:space="preserve">Abbildung </w:t>
            </w:r>
            <w:fldSimple w:instr=" SEQ Abbildung \* ARABIC ">
              <w:r w:rsidR="002A28A1">
                <w:rPr>
                  <w:noProof/>
                </w:rPr>
                <w:t>20</w:t>
              </w:r>
            </w:fldSimple>
            <w:r>
              <w:t>: Systemgrenzen STAF/STAX &amp; MC2.0</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Vorbedingung:</w:t>
            </w:r>
          </w:p>
        </w:tc>
        <w:tc>
          <w:tcPr>
            <w:tcW w:w="5985" w:type="dxa"/>
          </w:tcPr>
          <w:p w:rsidR="00323F03" w:rsidRPr="005F7CDF"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Es müssen lauffähige Installationen von STAF/STAX und MultiCastor2.0 auf dem Usersystem vorhanden sein.</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Nachbedingung bei erfolgreicher Ausführung:</w:t>
            </w:r>
          </w:p>
        </w:tc>
        <w:tc>
          <w:tcPr>
            <w:tcW w:w="5985" w:type="dxa"/>
          </w:tcPr>
          <w:p w:rsidR="00323F03" w:rsidRPr="005F7CDF" w:rsidRDefault="00323F03" w:rsidP="007A1448">
            <w:pPr>
              <w:spacing w:line="276" w:lineRule="auto"/>
              <w:jc w:val="both"/>
              <w:cnfStyle w:val="000000000000"/>
              <w:rPr>
                <w:rFonts w:ascii="Arial" w:eastAsia="Times New Roman" w:hAnsi="Arial" w:cs="Arial"/>
                <w:color w:val="000000"/>
                <w:szCs w:val="24"/>
              </w:rPr>
            </w:pPr>
            <w:r>
              <w:rPr>
                <w:rFonts w:ascii="Arial" w:eastAsia="Times New Roman" w:hAnsi="Arial" w:cs="Arial"/>
                <w:color w:val="000000"/>
                <w:szCs w:val="24"/>
              </w:rPr>
              <w:t>keine</w:t>
            </w:r>
          </w:p>
        </w:tc>
      </w:tr>
      <w:tr w:rsidR="00323F03" w:rsidRPr="005F7CDF" w:rsidTr="00934449">
        <w:trPr>
          <w:cnfStyle w:val="000000100000"/>
        </w:trPr>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sidRPr="005F7CDF">
              <w:rPr>
                <w:rFonts w:ascii="Arial" w:eastAsia="Times New Roman" w:hAnsi="Arial" w:cs="Arial"/>
                <w:b w:val="0"/>
                <w:color w:val="000000"/>
                <w:szCs w:val="24"/>
              </w:rPr>
              <w:t>Beteiligte Nutzer:</w:t>
            </w:r>
          </w:p>
        </w:tc>
        <w:tc>
          <w:tcPr>
            <w:tcW w:w="5985" w:type="dxa"/>
          </w:tcPr>
          <w:p w:rsidR="008A5099" w:rsidRPr="008A5099"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Developer, Tester und Administratoren, die die Programmfunktion testen möchten.</w:t>
            </w:r>
          </w:p>
          <w:p w:rsidR="00323F03" w:rsidRPr="005F7CDF" w:rsidRDefault="008A5099" w:rsidP="007A1448">
            <w:pPr>
              <w:spacing w:line="276" w:lineRule="auto"/>
              <w:jc w:val="both"/>
              <w:cnfStyle w:val="000000100000"/>
              <w:rPr>
                <w:rFonts w:ascii="Arial" w:eastAsia="Times New Roman" w:hAnsi="Arial" w:cs="Arial"/>
                <w:color w:val="000000"/>
                <w:szCs w:val="24"/>
              </w:rPr>
            </w:pPr>
            <w:r w:rsidRPr="008A5099">
              <w:rPr>
                <w:rFonts w:ascii="Arial" w:eastAsia="Times New Roman" w:hAnsi="Arial" w:cs="Arial"/>
                <w:color w:val="000000"/>
                <w:szCs w:val="24"/>
              </w:rPr>
              <w:t>Der User kommuniziert mit STAF/STAX, welches wiederum mit dem MultiCastor2.0 kommuniziert.</w:t>
            </w:r>
          </w:p>
        </w:tc>
      </w:tr>
      <w:tr w:rsidR="00323F03" w:rsidRPr="005F7CDF" w:rsidTr="00934449">
        <w:tc>
          <w:tcPr>
            <w:cnfStyle w:val="001000000000"/>
            <w:tcW w:w="3227" w:type="dxa"/>
          </w:tcPr>
          <w:p w:rsidR="00323F03" w:rsidRPr="005F7CDF" w:rsidRDefault="00323F03" w:rsidP="00AB6981">
            <w:pPr>
              <w:spacing w:line="276" w:lineRule="auto"/>
              <w:rPr>
                <w:rFonts w:ascii="Arial" w:eastAsia="Times New Roman" w:hAnsi="Arial" w:cs="Arial"/>
                <w:b w:val="0"/>
                <w:color w:val="000000"/>
                <w:szCs w:val="24"/>
              </w:rPr>
            </w:pPr>
            <w:r>
              <w:rPr>
                <w:rFonts w:ascii="Arial" w:eastAsia="Times New Roman" w:hAnsi="Arial" w:cs="Arial"/>
                <w:b w:val="0"/>
                <w:color w:val="000000"/>
                <w:szCs w:val="24"/>
              </w:rPr>
              <w:t>Auslösendes Ereignis</w:t>
            </w:r>
          </w:p>
        </w:tc>
        <w:tc>
          <w:tcPr>
            <w:tcW w:w="5985" w:type="dxa"/>
          </w:tcPr>
          <w:p w:rsidR="00323F03" w:rsidRPr="005F7CDF" w:rsidRDefault="00E720A7" w:rsidP="007A1448">
            <w:pPr>
              <w:spacing w:line="276" w:lineRule="auto"/>
              <w:jc w:val="both"/>
              <w:cnfStyle w:val="000000000000"/>
              <w:rPr>
                <w:rFonts w:ascii="Arial" w:eastAsia="Times New Roman" w:hAnsi="Arial" w:cs="Arial"/>
                <w:color w:val="000000"/>
                <w:szCs w:val="24"/>
              </w:rPr>
            </w:pPr>
            <w:r w:rsidRPr="00E720A7">
              <w:rPr>
                <w:rFonts w:ascii="Arial" w:eastAsia="Times New Roman" w:hAnsi="Arial" w:cs="Arial"/>
                <w:color w:val="000000"/>
                <w:szCs w:val="24"/>
              </w:rPr>
              <w:t>User testet Anwendung mit STAF/STAX</w:t>
            </w:r>
          </w:p>
        </w:tc>
      </w:tr>
    </w:tbl>
    <w:p w:rsidR="00323F03" w:rsidRDefault="00323F03" w:rsidP="00AB6981">
      <w:pPr>
        <w:rPr>
          <w:b/>
        </w:rPr>
      </w:pPr>
    </w:p>
    <w:p w:rsidR="001A0FEE" w:rsidRPr="00681981" w:rsidRDefault="0032159D" w:rsidP="00AB6981">
      <w:pPr>
        <w:rPr>
          <w:b/>
          <w:color w:val="C00000"/>
        </w:rPr>
      </w:pPr>
      <w:r w:rsidRPr="00681981">
        <w:rPr>
          <w:b/>
          <w:color w:val="C00000"/>
        </w:rPr>
        <w:t>Szenario für den Standartablauf (Erfolg)</w:t>
      </w:r>
      <w:r w:rsidR="00AB6981">
        <w:rPr>
          <w:b/>
          <w:color w:val="C00000"/>
        </w:rPr>
        <w:t>:</w:t>
      </w:r>
    </w:p>
    <w:p w:rsidR="0032159D" w:rsidRDefault="0032159D" w:rsidP="007A1448">
      <w:pPr>
        <w:jc w:val="both"/>
      </w:pPr>
      <w:r>
        <w:t>STAF/STAX ist eine externe Anwendung mit der die korrekte Funktionalität des MultiCastors2.0 getestet werden kann.</w:t>
      </w:r>
    </w:p>
    <w:p w:rsidR="0032159D" w:rsidRDefault="0032159D" w:rsidP="007A1448">
      <w:pPr>
        <w:jc w:val="both"/>
      </w:pPr>
      <w:r>
        <w:t>Hierfür führt der Developer/Tester verschiedene STAF/STAX Skripte aus, die die Programmfunktionalität, von verschiedenen Ausgangspunkten aus, prüfen.</w:t>
      </w:r>
    </w:p>
    <w:p w:rsidR="0032159D" w:rsidRDefault="0032159D" w:rsidP="007A1448">
      <w:pPr>
        <w:jc w:val="both"/>
      </w:pPr>
      <w:r>
        <w:t>Werden die Skripte im Testablauf fehlerfrei prozessiert, wird eine Erfolgsmeldung ausgegeben und es kann davon ausgegangen werden, dass die Anwendung in der getesteten Funktionalität fehlerfrei ist.</w:t>
      </w:r>
    </w:p>
    <w:p w:rsidR="0032159D" w:rsidRDefault="0032159D" w:rsidP="007A1448">
      <w:pPr>
        <w:jc w:val="both"/>
      </w:pPr>
    </w:p>
    <w:p w:rsidR="0032159D" w:rsidRPr="0032159D" w:rsidRDefault="0032159D" w:rsidP="007A1448">
      <w:pPr>
        <w:jc w:val="both"/>
      </w:pPr>
      <w:r>
        <w:t>Zur Verdeutlichung des Ablaufs zeigt die Grafik eine beispielhafte Kommunikation zwischen einem STAF Server und einem Client, bei der ein date-Command ausgeführt wird.</w:t>
      </w:r>
    </w:p>
    <w:p w:rsidR="0032159D" w:rsidRDefault="0032159D" w:rsidP="00CA73B6">
      <w:pPr>
        <w:pStyle w:val="KeinLeerraum"/>
        <w:jc w:val="center"/>
      </w:pPr>
      <w:r>
        <w:rPr>
          <w:noProof/>
        </w:rPr>
        <w:lastRenderedPageBreak/>
        <w:drawing>
          <wp:inline distT="0" distB="0" distL="0" distR="0">
            <wp:extent cx="5760720" cy="1202301"/>
            <wp:effectExtent l="19050" t="0" r="0" b="0"/>
            <wp:docPr id="64" name="internal-source-marker_0.9907405978970785" descr="https://lh3.googleusercontent.com/G_zcRf7TrERbuR8y7Zw0IXHAMoC4a4IvTj52zFEHqYsGd7D3C97hLq50I_AL_EYXweEeUfPHPW3rpO0W3CX_kOgMcI0nyEF6H4X9q1j9cjuWkoDU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9907405978970785" descr="https://lh3.googleusercontent.com/G_zcRf7TrERbuR8y7Zw0IXHAMoC4a4IvTj52zFEHqYsGd7D3C97hLq50I_AL_EYXweEeUfPHPW3rpO0W3CX_kOgMcI0nyEF6H4X9q1j9cjuWkoDUv20"/>
                    <pic:cNvPicPr>
                      <a:picLocks noChangeAspect="1" noChangeArrowheads="1"/>
                    </pic:cNvPicPr>
                  </pic:nvPicPr>
                  <pic:blipFill>
                    <a:blip r:embed="rId30" cstate="print"/>
                    <a:srcRect/>
                    <a:stretch>
                      <a:fillRect/>
                    </a:stretch>
                  </pic:blipFill>
                  <pic:spPr bwMode="auto">
                    <a:xfrm>
                      <a:off x="0" y="0"/>
                      <a:ext cx="5760720" cy="1202301"/>
                    </a:xfrm>
                    <a:prstGeom prst="rect">
                      <a:avLst/>
                    </a:prstGeom>
                    <a:noFill/>
                    <a:ln w="9525">
                      <a:noFill/>
                      <a:miter lim="800000"/>
                      <a:headEnd/>
                      <a:tailEnd/>
                    </a:ln>
                  </pic:spPr>
                </pic:pic>
              </a:graphicData>
            </a:graphic>
          </wp:inline>
        </w:drawing>
      </w:r>
    </w:p>
    <w:p w:rsidR="001A0FEE" w:rsidRDefault="0032159D" w:rsidP="00CA73B6">
      <w:pPr>
        <w:pStyle w:val="Beschriftung"/>
        <w:jc w:val="center"/>
      </w:pPr>
      <w:r>
        <w:t xml:space="preserve">Abbildung </w:t>
      </w:r>
      <w:fldSimple w:instr=" SEQ Abbildung \* ARABIC ">
        <w:r w:rsidR="002A28A1">
          <w:rPr>
            <w:noProof/>
          </w:rPr>
          <w:t>21</w:t>
        </w:r>
      </w:fldSimple>
      <w:r>
        <w:t xml:space="preserve">: Beispielkommunikation zwischen STAF-Server und </w:t>
      </w:r>
      <w:r>
        <w:rPr>
          <w:noProof/>
        </w:rPr>
        <w:t>Client</w:t>
      </w:r>
    </w:p>
    <w:p w:rsidR="001A0FEE" w:rsidRDefault="001A0FEE" w:rsidP="00AB6981"/>
    <w:p w:rsidR="001A0FEE" w:rsidRPr="00681981" w:rsidRDefault="0032159D" w:rsidP="00AB6981">
      <w:pPr>
        <w:rPr>
          <w:b/>
          <w:color w:val="C00000"/>
        </w:rPr>
      </w:pPr>
      <w:r w:rsidRPr="00681981">
        <w:rPr>
          <w:b/>
          <w:color w:val="C00000"/>
        </w:rPr>
        <w:t>Szenario für den Fehlerfall (Programmfehler gefunden)</w:t>
      </w:r>
      <w:r w:rsidR="00AB6981">
        <w:rPr>
          <w:b/>
          <w:color w:val="C00000"/>
        </w:rPr>
        <w:t>:</w:t>
      </w:r>
    </w:p>
    <w:p w:rsidR="0032159D" w:rsidRDefault="0032159D" w:rsidP="007A1448">
      <w:pPr>
        <w:jc w:val="both"/>
      </w:pPr>
      <w:r>
        <w:t>Anhand der gewählten Ausgangspunkte für die einzelnen Testskripte ist eine Gliederung erfolgt. Im Fehlerfall ist identifizierbar,</w:t>
      </w:r>
      <w:del w:id="534" w:author="Jonas" w:date="2011-11-06T23:09:00Z">
        <w:r w:rsidDel="007A1448">
          <w:delText xml:space="preserve"> </w:delText>
        </w:r>
      </w:del>
      <w:r>
        <w:t xml:space="preserve"> bei welchem Skript ein Fehler aufgetreten ist. Hieraus lassen sich Rückschlüsse auf die Fehlerstelle im Programm ziehen.</w:t>
      </w:r>
    </w:p>
    <w:p w:rsidR="0032159D" w:rsidRDefault="0032159D" w:rsidP="007A1448">
      <w:pPr>
        <w:jc w:val="both"/>
      </w:pPr>
    </w:p>
    <w:p w:rsidR="0032159D" w:rsidRPr="0032159D" w:rsidRDefault="0032159D" w:rsidP="007A1448">
      <w:pPr>
        <w:jc w:val="both"/>
      </w:pPr>
      <w:r>
        <w:t>Das Team wird eine Auswahl an Beispielskripten zum Test einzelner Funktionen bereitstellen, die dem Developer/Tester als Vorlage dienen sollen, wie er mit eigenen Skripten verschiedene Funktionalitäten testen kann.</w:t>
      </w:r>
    </w:p>
    <w:p w:rsidR="001A0FEE" w:rsidRDefault="001A0FEE" w:rsidP="00AB6981"/>
    <w:p w:rsidR="001A0FEE" w:rsidRDefault="0032159D" w:rsidP="00AB6981">
      <w:pPr>
        <w:pStyle w:val="berschrift1"/>
        <w:numPr>
          <w:ilvl w:val="0"/>
          <w:numId w:val="3"/>
        </w:numPr>
      </w:pPr>
      <w:bookmarkStart w:id="535" w:name="_Toc308644304"/>
      <w:r>
        <w:t>Produktcharakteristiken</w:t>
      </w:r>
      <w:bookmarkEnd w:id="535"/>
    </w:p>
    <w:p w:rsidR="00AB6981" w:rsidRPr="00AB6981" w:rsidRDefault="00AB6981" w:rsidP="00AB6981"/>
    <w:p w:rsidR="0032159D" w:rsidRDefault="0032159D" w:rsidP="00AB6981">
      <w:pPr>
        <w:pStyle w:val="berschrift2"/>
        <w:numPr>
          <w:ilvl w:val="1"/>
          <w:numId w:val="3"/>
        </w:numPr>
      </w:pPr>
      <w:r>
        <w:t xml:space="preserve"> </w:t>
      </w:r>
      <w:bookmarkStart w:id="536" w:name="_Toc308644305"/>
      <w:r>
        <w:t>Systemumgebung</w:t>
      </w:r>
      <w:bookmarkEnd w:id="536"/>
    </w:p>
    <w:p w:rsidR="00AB6981" w:rsidRPr="00AB6981" w:rsidRDefault="00AB6981" w:rsidP="00AB6981"/>
    <w:p w:rsidR="0032159D" w:rsidRDefault="0032159D" w:rsidP="007A1448">
      <w:pPr>
        <w:jc w:val="both"/>
      </w:pPr>
      <w:r>
        <w:t>Um immer volle Funktionalität zu garantieren</w:t>
      </w:r>
      <w:r w:rsidR="00D42895">
        <w:t>,</w:t>
      </w:r>
      <w:r>
        <w:t xml:space="preserve"> stellt der MultiCastor einige Mindest-</w:t>
      </w:r>
      <w:r w:rsidR="00D42895">
        <w:t>A</w:t>
      </w:r>
      <w:r>
        <w:t>nforderungen an die Hardware- und Softwareumgebung. Im</w:t>
      </w:r>
      <w:r w:rsidR="00D42895">
        <w:t xml:space="preserve"> </w:t>
      </w:r>
      <w:r>
        <w:t>Folgenden werden die genauen Abhängigkeiten und Voraussetzungen aufgelistet.</w:t>
      </w:r>
    </w:p>
    <w:p w:rsidR="0032159D" w:rsidRDefault="0032159D" w:rsidP="007A1448">
      <w:pPr>
        <w:jc w:val="both"/>
      </w:pPr>
    </w:p>
    <w:p w:rsidR="0032159D" w:rsidRDefault="0032159D" w:rsidP="007A1448">
      <w:pPr>
        <w:jc w:val="both"/>
      </w:pPr>
      <w:r>
        <w:t>Das Multicastor-Tool läuft sowohl auf Windows als auch auf unixbasierten</w:t>
      </w:r>
      <w:r w:rsidR="00D42895">
        <w:t xml:space="preserve"> </w:t>
      </w:r>
      <w:r>
        <w:t>Betriebssystemen. Das System muss über eine intakte Netzwerkverbindung oder eine</w:t>
      </w:r>
      <w:r w:rsidR="00D42895">
        <w:t xml:space="preserve"> </w:t>
      </w:r>
      <w:r>
        <w:t>Loopback-Funktion verfügen, um Tests durchzuführen.</w:t>
      </w:r>
    </w:p>
    <w:p w:rsidR="00405864" w:rsidRPr="0032159D" w:rsidRDefault="00405864" w:rsidP="00AB6981"/>
    <w:p w:rsidR="001A0FEE" w:rsidRDefault="00D42895" w:rsidP="00AB6981">
      <w:pPr>
        <w:pStyle w:val="berschrift2"/>
        <w:numPr>
          <w:ilvl w:val="1"/>
          <w:numId w:val="3"/>
        </w:numPr>
      </w:pPr>
      <w:r>
        <w:t xml:space="preserve"> </w:t>
      </w:r>
      <w:bookmarkStart w:id="537" w:name="_Toc308644306"/>
      <w:r>
        <w:t>Hardwareumgebung</w:t>
      </w:r>
      <w:bookmarkEnd w:id="537"/>
    </w:p>
    <w:p w:rsidR="00AB6981" w:rsidRPr="00AB6981" w:rsidRDefault="00AB6981" w:rsidP="00AB6981"/>
    <w:p w:rsidR="00D42895" w:rsidRDefault="00D42895" w:rsidP="007A1448">
      <w:pPr>
        <w:jc w:val="both"/>
      </w:pPr>
      <w:r>
        <w:lastRenderedPageBreak/>
        <w:t>Die Hardware muss so gewählt werden, dass eine Java-Laufzeitumgebung auf Windows oder einem unixbasierten Betriebssystem installiert und dauerhaft betrieben werden kann. Die Hardware muss über eine Netzwerkschnittstelle verfügen, auf die über eine Softwareschnittstelle zugegriffen werden kann.</w:t>
      </w:r>
    </w:p>
    <w:p w:rsidR="00D42895" w:rsidRDefault="00D42895" w:rsidP="007A1448">
      <w:pPr>
        <w:jc w:val="both"/>
      </w:pPr>
      <w:r>
        <w:t>Für Multicast-Ströme, die das MMR-Protokoll benutzen wird außerdem ein MMRP-fähiger Switch benötigt, um MMRP-Anfragen verarbeiten zu können.</w:t>
      </w:r>
    </w:p>
    <w:p w:rsidR="00405864" w:rsidRDefault="00405864" w:rsidP="00AB6981"/>
    <w:p w:rsidR="00D42895" w:rsidRDefault="00D42895" w:rsidP="00AB6981">
      <w:pPr>
        <w:pStyle w:val="berschrift2"/>
        <w:numPr>
          <w:ilvl w:val="1"/>
          <w:numId w:val="3"/>
        </w:numPr>
      </w:pPr>
      <w:r>
        <w:t xml:space="preserve"> </w:t>
      </w:r>
      <w:bookmarkStart w:id="538" w:name="_Toc308644307"/>
      <w:r>
        <w:t>Softwareumgebung</w:t>
      </w:r>
      <w:bookmarkEnd w:id="538"/>
    </w:p>
    <w:p w:rsidR="00AB6981" w:rsidRPr="00AB6981" w:rsidRDefault="00AB6981" w:rsidP="00AB6981"/>
    <w:p w:rsidR="00D42895" w:rsidRPr="00D42895" w:rsidRDefault="00D42895" w:rsidP="007A1448">
      <w:pPr>
        <w:jc w:val="both"/>
      </w:pPr>
      <w:r>
        <w:t xml:space="preserve">Der MultiCastor wurde und wird komplett in der Programmiersprache Java V1.6 umgesetzt. Es werden bei </w:t>
      </w:r>
      <w:r w:rsidR="00FB7C09">
        <w:t>der</w:t>
      </w:r>
      <w:r>
        <w:t xml:space="preserve"> Weiterentwicklung des MultiCastors die Standard-Java Bibliotheken </w:t>
      </w:r>
      <w:r w:rsidR="00FB7C09">
        <w:t>sowie die JPCAP-Bibliothek</w:t>
      </w:r>
      <w:r w:rsidR="00466DFB">
        <w:rPr>
          <w:rStyle w:val="Funotenzeichen"/>
        </w:rPr>
        <w:footnoteReference w:id="6"/>
      </w:r>
      <w:r w:rsidR="00FB7C09">
        <w:t xml:space="preserve"> verwendet</w:t>
      </w:r>
      <w:r>
        <w:t>.</w:t>
      </w:r>
      <w:r w:rsidR="00FB7C09">
        <w:t xml:space="preserve"> Letztere wird mit dem Produkt ausgeliefert, d</w:t>
      </w:r>
      <w:r>
        <w:t xml:space="preserve">emnach muss </w:t>
      </w:r>
      <w:r w:rsidR="00FB7C09">
        <w:t xml:space="preserve">nur </w:t>
      </w:r>
      <w:r>
        <w:t>eine JRE der Version 1.6 auf dem Hostsystem installiert und verfügbar sein.</w:t>
      </w:r>
      <w:r>
        <w:rPr>
          <w:rStyle w:val="Funotenzeichen"/>
        </w:rPr>
        <w:footnoteReference w:id="7"/>
      </w:r>
    </w:p>
    <w:p w:rsidR="00D42895" w:rsidRDefault="00D42895" w:rsidP="00D42895"/>
    <w:p w:rsidR="00D42895" w:rsidRDefault="00BC1773" w:rsidP="00AB6981">
      <w:pPr>
        <w:pStyle w:val="berschrift1"/>
        <w:numPr>
          <w:ilvl w:val="0"/>
          <w:numId w:val="3"/>
        </w:numPr>
      </w:pPr>
      <w:bookmarkStart w:id="539" w:name="_Toc308644308"/>
      <w:r>
        <w:t>Anhang</w:t>
      </w:r>
      <w:bookmarkEnd w:id="539"/>
    </w:p>
    <w:p w:rsidR="00AB6981" w:rsidRPr="00AB6981" w:rsidRDefault="00AB6981" w:rsidP="00AB6981"/>
    <w:p w:rsidR="00BC1773" w:rsidRDefault="00BC1773" w:rsidP="00AB6981">
      <w:pPr>
        <w:pStyle w:val="berschrift2"/>
        <w:numPr>
          <w:ilvl w:val="1"/>
          <w:numId w:val="3"/>
        </w:numPr>
      </w:pPr>
      <w:r>
        <w:t xml:space="preserve"> </w:t>
      </w:r>
      <w:bookmarkStart w:id="540" w:name="_Toc308644309"/>
      <w:r>
        <w:t>Multiple MAC Registration Protocol</w:t>
      </w:r>
      <w:bookmarkEnd w:id="540"/>
    </w:p>
    <w:p w:rsidR="00AB6981" w:rsidRPr="00AB6981" w:rsidRDefault="00AB6981" w:rsidP="00AB6981"/>
    <w:p w:rsidR="00BC1773" w:rsidRDefault="00BC1773" w:rsidP="007A1448">
      <w:pPr>
        <w:jc w:val="both"/>
      </w:pPr>
      <w:r>
        <w:t>Das MMR-Protokoll wurde 2007 von der IEEE 802.1ak spezifiziert. Das Protokoll ist ein Layer-2-Protokoll und ermöglicht es dadurch Switches, Multicasting zu betreiben.</w:t>
      </w:r>
    </w:p>
    <w:p w:rsidR="00BC1773" w:rsidRDefault="00BC1773" w:rsidP="007A1448">
      <w:pPr>
        <w:jc w:val="both"/>
      </w:pPr>
      <w:r>
        <w:t>Multicast erlaubt dem Sender seine Information an mehrere Empfänger im Netzwerk zu verschicken und das alles beim einmaligen Versenden. Die Pakete werden im Switch vervielfältigt und an die Empfänger versendet.</w:t>
      </w:r>
    </w:p>
    <w:p w:rsidR="00BC1773" w:rsidRDefault="00BC1773" w:rsidP="00AB6981"/>
    <w:p w:rsidR="00BC1773" w:rsidRDefault="00BC1773" w:rsidP="007A1448">
      <w:pPr>
        <w:jc w:val="both"/>
      </w:pPr>
      <w:r>
        <w:t xml:space="preserve">Der Sender eröffnet eine </w:t>
      </w:r>
      <w:r w:rsidR="00D259A4">
        <w:t>Multicast-</w:t>
      </w:r>
      <w:r>
        <w:t xml:space="preserve">Gruppe und wenn </w:t>
      </w:r>
      <w:r w:rsidR="00A71FCB">
        <w:t>ein</w:t>
      </w:r>
      <w:r>
        <w:t xml:space="preserve"> Empfänger </w:t>
      </w:r>
      <w:r w:rsidR="00A71FCB">
        <w:t>Daten von dem Sender erhalten will</w:t>
      </w:r>
      <w:r>
        <w:t>, kann</w:t>
      </w:r>
      <w:r w:rsidR="00A71FCB">
        <w:t xml:space="preserve"> er</w:t>
      </w:r>
      <w:r>
        <w:t xml:space="preserve"> sich bei der Gruppe registrieren und </w:t>
      </w:r>
      <w:r w:rsidR="00A71FCB">
        <w:t>die</w:t>
      </w:r>
      <w:r>
        <w:t xml:space="preserve"> gewünschten Inhalt</w:t>
      </w:r>
      <w:r w:rsidR="00A71FCB">
        <w:t>e</w:t>
      </w:r>
      <w:r>
        <w:t xml:space="preserve"> erhalten. Selbstverständlich kann der Empfänger jeder Zeit die Verbindung trennen</w:t>
      </w:r>
      <w:r w:rsidR="00A71FCB">
        <w:t>.</w:t>
      </w:r>
    </w:p>
    <w:p w:rsidR="00BC1773" w:rsidRDefault="00BC1773" w:rsidP="007A1448">
      <w:pPr>
        <w:jc w:val="both"/>
      </w:pPr>
    </w:p>
    <w:p w:rsidR="00BC1773" w:rsidRDefault="00BC1773" w:rsidP="007A1448">
      <w:pPr>
        <w:jc w:val="both"/>
      </w:pPr>
      <w:r>
        <w:t>Die Vo</w:t>
      </w:r>
      <w:r w:rsidR="00A71FCB">
        <w:t>rteile von Multicasting, insbesondere mit dem MMR</w:t>
      </w:r>
      <w:r>
        <w:t>-Protokoll</w:t>
      </w:r>
      <w:r w:rsidR="00A71FCB">
        <w:t>,</w:t>
      </w:r>
      <w:r>
        <w:t xml:space="preserve"> sind:</w:t>
      </w:r>
    </w:p>
    <w:p w:rsidR="00BC1773" w:rsidRDefault="00BC1773" w:rsidP="007A1448">
      <w:pPr>
        <w:pStyle w:val="Listenabsatz"/>
        <w:numPr>
          <w:ilvl w:val="0"/>
          <w:numId w:val="18"/>
        </w:numPr>
        <w:jc w:val="both"/>
      </w:pPr>
      <w:r>
        <w:lastRenderedPageBreak/>
        <w:t>Netzwerk wird entlastet, da der Sender nur einmal seine Daten senden muss.</w:t>
      </w:r>
    </w:p>
    <w:p w:rsidR="00BC1773" w:rsidRDefault="00A71FCB" w:rsidP="007A1448">
      <w:pPr>
        <w:pStyle w:val="Listenabsatz"/>
        <w:numPr>
          <w:ilvl w:val="0"/>
          <w:numId w:val="18"/>
        </w:numPr>
        <w:jc w:val="both"/>
      </w:pPr>
      <w:r>
        <w:t>Ein Empfänger</w:t>
      </w:r>
      <w:r w:rsidR="00BC1773">
        <w:t xml:space="preserve"> erhält Daten </w:t>
      </w:r>
      <w:r>
        <w:t>nur, wenn er sie</w:t>
      </w:r>
      <w:r w:rsidR="00BC1773">
        <w:t xml:space="preserve"> auch erhalten möchte.</w:t>
      </w:r>
    </w:p>
    <w:p w:rsidR="00BC1773" w:rsidRDefault="00A71FCB" w:rsidP="007A1448">
      <w:pPr>
        <w:pStyle w:val="Listenabsatz"/>
        <w:numPr>
          <w:ilvl w:val="0"/>
          <w:numId w:val="18"/>
        </w:numPr>
        <w:jc w:val="both"/>
      </w:pPr>
      <w:r>
        <w:t>Ohne MMRP (Layer-2) muss sich zwingend ein Router im Netzwerk befinden, der die (Layer-3-)Pakete routet</w:t>
      </w:r>
      <w:ins w:id="541" w:author="Jonas" w:date="2011-11-06T23:11:00Z">
        <w:r w:rsidR="007A1448">
          <w:t>.</w:t>
        </w:r>
      </w:ins>
    </w:p>
    <w:p w:rsidR="00BC1773" w:rsidRDefault="00BC1773" w:rsidP="00AB6981"/>
    <w:p w:rsidR="00BC1773" w:rsidRDefault="008762E6" w:rsidP="007A1448">
      <w:pPr>
        <w:jc w:val="both"/>
      </w:pPr>
      <w:r>
        <w:t>Um Multicasting mit dem MMR</w:t>
      </w:r>
      <w:r w:rsidR="00BC1773">
        <w:t>-Protokoll zu betreiben</w:t>
      </w:r>
      <w:r>
        <w:t>,</w:t>
      </w:r>
      <w:r w:rsidR="00BC1773">
        <w:t xml:space="preserve"> benötigt man Switche, die dies</w:t>
      </w:r>
      <w:r>
        <w:t>es Protokoll unterstützen. Zurz</w:t>
      </w:r>
      <w:r w:rsidR="00BC1773">
        <w:t>eit sind nur wenige Switche auf dem Markt, die MMRP unterstützen.</w:t>
      </w:r>
      <w:del w:id="542" w:author="MPH" w:date="2011-11-07T20:43:00Z">
        <w:r w:rsidR="00BC1773" w:rsidDel="002E699F">
          <w:delText xml:space="preserve"> Die wenigen</w:delText>
        </w:r>
        <w:r w:rsidDel="002E699F">
          <w:delText>,</w:delText>
        </w:r>
        <w:r w:rsidR="00BC1773" w:rsidDel="002E699F">
          <w:delText xml:space="preserve"> die vorhanden sind</w:delText>
        </w:r>
        <w:r w:rsidDel="002E699F">
          <w:delText>,</w:delText>
        </w:r>
        <w:r w:rsidR="00BC1773" w:rsidDel="002E699F">
          <w:delText xml:space="preserve"> bewegen sich in einer Preisklasse von 1500€ aufwärts.</w:delText>
        </w:r>
      </w:del>
    </w:p>
    <w:p w:rsidR="00FB7C09" w:rsidRDefault="00FB7C09" w:rsidP="00AB6981"/>
    <w:p w:rsidR="00FB7C09" w:rsidRDefault="00FB7C09" w:rsidP="00AB6981">
      <w:pPr>
        <w:pStyle w:val="berschrift2"/>
        <w:numPr>
          <w:ilvl w:val="1"/>
          <w:numId w:val="3"/>
        </w:numPr>
      </w:pPr>
      <w:r>
        <w:t xml:space="preserve"> </w:t>
      </w:r>
      <w:bookmarkStart w:id="543" w:name="_Toc308644310"/>
      <w:r>
        <w:t>Testframework STAF/STAX</w:t>
      </w:r>
      <w:bookmarkEnd w:id="543"/>
    </w:p>
    <w:p w:rsidR="00AB6981" w:rsidRPr="00AB6981" w:rsidRDefault="00AB6981" w:rsidP="00AB6981"/>
    <w:p w:rsidR="00FB7C09" w:rsidRDefault="00FB7C09" w:rsidP="007A1448">
      <w:pPr>
        <w:jc w:val="both"/>
      </w:pPr>
      <w:r>
        <w:t xml:space="preserve">An dieser Stelle soll ein kleiner Überblick über STAF/STAX </w:t>
      </w:r>
      <w:del w:id="544" w:author="Jonas" w:date="2011-11-06T23:12:00Z">
        <w:r w:rsidDel="007A1448">
          <w:delText xml:space="preserve">geliefert </w:delText>
        </w:r>
      </w:del>
      <w:ins w:id="545" w:author="Jonas" w:date="2011-11-06T23:12:00Z">
        <w:r w:rsidR="007A1448">
          <w:t xml:space="preserve">gegeben </w:t>
        </w:r>
      </w:ins>
      <w:r>
        <w:t>werden. Es wird erläutert, was es macht und wie es Aufzusetzen ist.</w:t>
      </w:r>
    </w:p>
    <w:p w:rsidR="00FB7C09" w:rsidRDefault="00FB7C09" w:rsidP="00AB6981"/>
    <w:p w:rsidR="00FB7C09" w:rsidRDefault="00FB7C09" w:rsidP="00AB6981">
      <w:pPr>
        <w:pStyle w:val="berschrift3"/>
        <w:numPr>
          <w:ilvl w:val="2"/>
          <w:numId w:val="3"/>
        </w:numPr>
      </w:pPr>
      <w:bookmarkStart w:id="546" w:name="_Toc308644311"/>
      <w:r>
        <w:t>STAF</w:t>
      </w:r>
      <w:bookmarkEnd w:id="546"/>
    </w:p>
    <w:p w:rsidR="00AB6981" w:rsidRPr="00AB6981" w:rsidRDefault="00AB6981" w:rsidP="00AB6981"/>
    <w:p w:rsidR="00FB7C09" w:rsidRDefault="00FB7C09" w:rsidP="007A1448">
      <w:pPr>
        <w:jc w:val="both"/>
      </w:pPr>
      <w:r w:rsidRPr="00FB7C09">
        <w:t>STAF ist ein Test</w:t>
      </w:r>
      <w:r>
        <w:t>automations-</w:t>
      </w:r>
      <w:r w:rsidRPr="00FB7C09">
        <w:t>Framework, mit dem man komfortabel multiple Tests auf hunderten von Rechnern ausführen kann. Dafür liefert STAF viele verschiedene Services, die zum Testen benutzt werden können.</w:t>
      </w:r>
    </w:p>
    <w:p w:rsidR="00FB7C09" w:rsidRDefault="00FB7C09" w:rsidP="00AB6981"/>
    <w:p w:rsidR="00FB7C09" w:rsidRDefault="00FB7C09" w:rsidP="00AB6981">
      <w:pPr>
        <w:rPr>
          <w:b/>
          <w:color w:val="C00000"/>
        </w:rPr>
      </w:pPr>
      <w:r w:rsidRPr="00FB7C09">
        <w:rPr>
          <w:b/>
          <w:color w:val="C00000"/>
        </w:rPr>
        <w:t>Grundlegendes</w:t>
      </w:r>
      <w:r w:rsidR="00AB6981">
        <w:rPr>
          <w:b/>
          <w:color w:val="C00000"/>
        </w:rPr>
        <w:t>:</w:t>
      </w:r>
    </w:p>
    <w:p w:rsidR="00FB7C09" w:rsidRDefault="00FB7C09" w:rsidP="00AB6981">
      <w:r w:rsidRPr="00FB7C09">
        <w:rPr>
          <w:i/>
          <w:iCs/>
        </w:rPr>
        <w:t>“STAFProc”</w:t>
      </w:r>
      <w:r w:rsidRPr="00FB7C09">
        <w:t xml:space="preserve"> startet einen STAF Server Prozess</w:t>
      </w:r>
    </w:p>
    <w:p w:rsidR="00FB7C09" w:rsidRDefault="00FB7C09" w:rsidP="00FB7C09">
      <w:pPr>
        <w:pStyle w:val="KeinLeerraum"/>
        <w:jc w:val="center"/>
      </w:pPr>
      <w:r>
        <w:rPr>
          <w:noProof/>
        </w:rPr>
        <w:drawing>
          <wp:inline distT="0" distB="0" distL="0" distR="0">
            <wp:extent cx="2762250" cy="1352550"/>
            <wp:effectExtent l="19050" t="0" r="0" b="0"/>
            <wp:docPr id="4" name="internal-source-marker_0.8589024388218138" descr="https://lh6.googleusercontent.com/jySiQi25a8ZrUo5EP9z5z7_K37LxodcfkFnzHSt9kP7hxus8YU12G-BB6i4HUTIA09lvcsT5LVPzDS8hKNAR14tbEmYur6MZZY1pbnP1GoXeTn4sE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6.googleusercontent.com/jySiQi25a8ZrUo5EP9z5z7_K37LxodcfkFnzHSt9kP7hxus8YU12G-BB6i4HUTIA09lvcsT5LVPzDS8hKNAR14tbEmYur6MZZY1pbnP1GoXeTn4sEbk"/>
                    <pic:cNvPicPr>
                      <a:picLocks noChangeAspect="1" noChangeArrowheads="1"/>
                    </pic:cNvPicPr>
                  </pic:nvPicPr>
                  <pic:blipFill>
                    <a:blip r:embed="rId31" cstate="print"/>
                    <a:srcRect/>
                    <a:stretch>
                      <a:fillRect/>
                    </a:stretch>
                  </pic:blipFill>
                  <pic:spPr bwMode="auto">
                    <a:xfrm>
                      <a:off x="0" y="0"/>
                      <a:ext cx="2762250" cy="1352550"/>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2A28A1">
          <w:rPr>
            <w:noProof/>
          </w:rPr>
          <w:t>22</w:t>
        </w:r>
      </w:fldSimple>
      <w:r>
        <w:t>: STAF starten</w:t>
      </w:r>
    </w:p>
    <w:p w:rsidR="00FB7C09" w:rsidRDefault="00FB7C09" w:rsidP="00FB7C09"/>
    <w:p w:rsidR="00FB7C09" w:rsidRDefault="00FB7C09" w:rsidP="007A1448">
      <w:pPr>
        <w:jc w:val="both"/>
      </w:pPr>
      <w:r w:rsidRPr="00FB7C09">
        <w:lastRenderedPageBreak/>
        <w:t xml:space="preserve">STAF mit dem Befehl </w:t>
      </w:r>
      <w:r w:rsidRPr="00FB7C09">
        <w:rPr>
          <w:i/>
          <w:iCs/>
        </w:rPr>
        <w:t xml:space="preserve">“STAF local shutdown shutdown” </w:t>
      </w:r>
      <w:r w:rsidRPr="00FB7C09">
        <w:t>aus einer anderen Terminal Session beenden. Bevorzugt hiermit, um nicht mit Ctrl+C eventuell Inkonsistenz zu erhalten. Ab sofort werden wie in Abb. 2</w:t>
      </w:r>
      <w:r w:rsidR="004B211A">
        <w:t>2</w:t>
      </w:r>
      <w:r w:rsidRPr="00FB7C09">
        <w:t xml:space="preserve"> gezeigt, links der STAF Server laufen und im rechten Client Befehle abgegeben.</w:t>
      </w:r>
    </w:p>
    <w:p w:rsidR="00FB7C09" w:rsidRDefault="00FB7C09" w:rsidP="00FB7C09">
      <w:pPr>
        <w:pStyle w:val="KeinLeerraum"/>
        <w:keepNext/>
        <w:jc w:val="center"/>
      </w:pPr>
      <w:r>
        <w:rPr>
          <w:noProof/>
        </w:rPr>
        <w:drawing>
          <wp:inline distT="0" distB="0" distL="0" distR="0">
            <wp:extent cx="5760720" cy="1663176"/>
            <wp:effectExtent l="19050" t="0" r="0" b="0"/>
            <wp:docPr id="5" name="internal-source-marker_0.8589024388218138" descr="https://lh4.googleusercontent.com/iVEdZAr5KV1dlmpHupCguvqTONUIbe2Y1WfdvtJV3FELuUVCcMKYa3Q8gPoLSWV7WcP_-FqF2HDsthhv29XYtLhqoS0_pFvuIpPTN8da5D8JqhRX0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589024388218138" descr="https://lh4.googleusercontent.com/iVEdZAr5KV1dlmpHupCguvqTONUIbe2Y1WfdvtJV3FELuUVCcMKYa3Q8gPoLSWV7WcP_-FqF2HDsthhv29XYtLhqoS0_pFvuIpPTN8da5D8JqhRX0n8"/>
                    <pic:cNvPicPr>
                      <a:picLocks noChangeAspect="1" noChangeArrowheads="1"/>
                    </pic:cNvPicPr>
                  </pic:nvPicPr>
                  <pic:blipFill>
                    <a:blip r:embed="rId32" cstate="print"/>
                    <a:srcRect/>
                    <a:stretch>
                      <a:fillRect/>
                    </a:stretch>
                  </pic:blipFill>
                  <pic:spPr bwMode="auto">
                    <a:xfrm>
                      <a:off x="0" y="0"/>
                      <a:ext cx="5760720" cy="1663176"/>
                    </a:xfrm>
                    <a:prstGeom prst="rect">
                      <a:avLst/>
                    </a:prstGeom>
                    <a:noFill/>
                    <a:ln w="9525">
                      <a:noFill/>
                      <a:miter lim="800000"/>
                      <a:headEnd/>
                      <a:tailEnd/>
                    </a:ln>
                  </pic:spPr>
                </pic:pic>
              </a:graphicData>
            </a:graphic>
          </wp:inline>
        </w:drawing>
      </w:r>
    </w:p>
    <w:p w:rsidR="00FB7C09" w:rsidRDefault="00FB7C09" w:rsidP="00FB7C09">
      <w:pPr>
        <w:pStyle w:val="Beschriftung"/>
        <w:jc w:val="center"/>
      </w:pPr>
      <w:r>
        <w:t xml:space="preserve">Abbildung </w:t>
      </w:r>
      <w:fldSimple w:instr=" SEQ Abbildung \* ARABIC ">
        <w:r w:rsidR="002A28A1">
          <w:rPr>
            <w:noProof/>
          </w:rPr>
          <w:t>23</w:t>
        </w:r>
      </w:fldSimple>
      <w:r>
        <w:t>: STAF beenden</w:t>
      </w:r>
    </w:p>
    <w:p w:rsidR="004B211A" w:rsidRDefault="004B211A" w:rsidP="00AB6981"/>
    <w:p w:rsidR="00FB7C09" w:rsidRDefault="004B211A" w:rsidP="00AB6981">
      <w:pPr>
        <w:rPr>
          <w:b/>
          <w:color w:val="C00000"/>
        </w:rPr>
      </w:pPr>
      <w:r>
        <w:rPr>
          <w:b/>
          <w:color w:val="C00000"/>
        </w:rPr>
        <w:t>STAF Befehle</w:t>
      </w:r>
      <w:r w:rsidR="00AB6981">
        <w:rPr>
          <w:b/>
          <w:color w:val="C00000"/>
        </w:rPr>
        <w:t>:</w:t>
      </w:r>
    </w:p>
    <w:p w:rsidR="004B211A" w:rsidRPr="00CD02A6" w:rsidRDefault="004B211A" w:rsidP="00AB6981">
      <w:pPr>
        <w:rPr>
          <w:lang w:val="en-US"/>
        </w:rPr>
      </w:pPr>
      <w:r w:rsidRPr="004B211A">
        <w:t>STAF &lt;Endpoint&gt; &lt;Server&gt; &lt;Request&gt;</w:t>
      </w:r>
      <w:r w:rsidRPr="004B211A">
        <w:br/>
      </w:r>
      <w:r w:rsidRPr="004B211A">
        <w:rPr>
          <w:i/>
          <w:iCs/>
        </w:rPr>
        <w:t>&lt;Endpoint&gt;</w:t>
      </w:r>
      <w:r w:rsidRPr="004B211A">
        <w:t xml:space="preserve"> “</w:t>
      </w:r>
      <w:r w:rsidRPr="004B211A">
        <w:rPr>
          <w:i/>
          <w:iCs/>
        </w:rPr>
        <w:t>local”</w:t>
      </w:r>
      <w:r w:rsidRPr="004B211A">
        <w:t xml:space="preserve"> wenn man die STAF Befehle lokal ausführen will, oder einen anderen PC Namen, wenn auf einem Remote Computer.</w:t>
      </w:r>
      <w:r w:rsidRPr="004B211A">
        <w:br/>
      </w:r>
      <w:r w:rsidRPr="00CD02A6">
        <w:rPr>
          <w:i/>
          <w:iCs/>
          <w:lang w:val="en-US"/>
        </w:rPr>
        <w:t>&lt;Service&gt;</w:t>
      </w:r>
      <w:r w:rsidRPr="00CD02A6">
        <w:rPr>
          <w:lang w:val="en-US"/>
        </w:rPr>
        <w:t xml:space="preserve"> Name des Services der ausgeführt werden soll.</w:t>
      </w:r>
      <w:r w:rsidRPr="00CD02A6">
        <w:rPr>
          <w:lang w:val="en-US"/>
        </w:rPr>
        <w:br/>
      </w:r>
      <w:r w:rsidRPr="00CD02A6">
        <w:rPr>
          <w:i/>
          <w:iCs/>
          <w:lang w:val="en-US"/>
        </w:rPr>
        <w:t>&lt;Request&gt;</w:t>
      </w:r>
      <w:r w:rsidRPr="00CD02A6">
        <w:rPr>
          <w:lang w:val="en-US"/>
        </w:rPr>
        <w:t xml:space="preserve"> Ist der Service Request</w:t>
      </w:r>
      <w:r w:rsidRPr="00CD02A6">
        <w:rPr>
          <w:lang w:val="en-US"/>
        </w:rPr>
        <w:br/>
      </w:r>
      <w:r w:rsidRPr="00CD02A6">
        <w:rPr>
          <w:i/>
          <w:iCs/>
          <w:lang w:val="en-US"/>
        </w:rPr>
        <w:t>“The STAF command line utility works just like any other STAF application. It registers with STAF, performs a request (which is the service request you specify), and then unregisters. That last step causes the handle to be deleted. This somewhat limits the usage of the STAF command line utility.“</w:t>
      </w:r>
      <w:r>
        <w:rPr>
          <w:rStyle w:val="Funotenzeichen"/>
          <w:i/>
          <w:iCs/>
        </w:rPr>
        <w:footnoteReference w:id="8"/>
      </w:r>
    </w:p>
    <w:p w:rsidR="004B211A" w:rsidRPr="00CD02A6" w:rsidRDefault="004B211A" w:rsidP="00AB6981">
      <w:pPr>
        <w:rPr>
          <w:lang w:val="en-US"/>
        </w:rPr>
      </w:pPr>
    </w:p>
    <w:p w:rsidR="004B211A" w:rsidRPr="004B211A" w:rsidRDefault="004B211A" w:rsidP="00AB6981">
      <w:pPr>
        <w:rPr>
          <w:b/>
          <w:color w:val="C00000"/>
        </w:rPr>
      </w:pPr>
      <w:r w:rsidRPr="004B211A">
        <w:rPr>
          <w:b/>
          <w:color w:val="C00000"/>
        </w:rPr>
        <w:t>STAF Demo</w:t>
      </w:r>
      <w:r>
        <w:rPr>
          <w:rStyle w:val="Funotenzeichen"/>
          <w:b/>
          <w:color w:val="C00000"/>
        </w:rPr>
        <w:footnoteReference w:id="9"/>
      </w:r>
      <w:r w:rsidR="00AB6981">
        <w:rPr>
          <w:b/>
          <w:color w:val="C00000"/>
        </w:rPr>
        <w:t>:</w:t>
      </w:r>
    </w:p>
    <w:p w:rsidR="004B211A" w:rsidRDefault="004B211A" w:rsidP="007A1448">
      <w:pPr>
        <w:jc w:val="both"/>
      </w:pPr>
      <w:r w:rsidRPr="004B211A">
        <w:t xml:space="preserve">Bei einer STAF Demo, aus einer der STAF Dokumentationen, kann man sehen, wie mächtig STAF ist. Dort wurde ein eigener STAF Service in Java geschrieben, der die Ausführung von einem simplen Java Programm übernimmt. </w:t>
      </w:r>
      <w:r w:rsidRPr="004B211A">
        <w:rPr>
          <w:i/>
          <w:iCs/>
        </w:rPr>
        <w:t>(Bei der Kommandozeile wird ein Handler immer wieder beendet. Bei einem eigenen Service kann man die Verbindung aufrecht halten)</w:t>
      </w:r>
      <w:r w:rsidRPr="004B211A">
        <w:t>. Hier kommt dann auch STAX ins Spiel - Die STAF Excecution Engine übernimmt die Aufgabe des Services schreiben und bietet eine einfache, freie, aber mächtige Skriptsprache die auf XML und Python aufbaut.</w:t>
      </w:r>
    </w:p>
    <w:p w:rsidR="004B211A" w:rsidRDefault="004B211A" w:rsidP="00AB6981"/>
    <w:p w:rsidR="004B211A" w:rsidRDefault="00CE6DA0" w:rsidP="00AB6981">
      <w:pPr>
        <w:pStyle w:val="berschrift2"/>
        <w:numPr>
          <w:ilvl w:val="1"/>
          <w:numId w:val="3"/>
        </w:numPr>
      </w:pPr>
      <w:r>
        <w:lastRenderedPageBreak/>
        <w:t xml:space="preserve"> </w:t>
      </w:r>
      <w:bookmarkStart w:id="547" w:name="_Toc308644312"/>
      <w:r>
        <w:t>STAX</w:t>
      </w:r>
      <w:bookmarkEnd w:id="547"/>
    </w:p>
    <w:p w:rsidR="00AB6981" w:rsidRPr="00AB6981" w:rsidRDefault="00AB6981" w:rsidP="00AB6981"/>
    <w:p w:rsidR="00CE6DA0" w:rsidRPr="00CE6DA0" w:rsidRDefault="00CE6DA0" w:rsidP="001A2892">
      <w:pPr>
        <w:jc w:val="both"/>
      </w:pPr>
      <w:r w:rsidRPr="00CE6DA0">
        <w:t>STAX (STAF eXecution Engine) ist ein STAF Service, der es mit XML und Jython ermöglicht Tests zu definieren und diese über den STAF Monitor auszuführen.</w:t>
      </w:r>
    </w:p>
    <w:p w:rsidR="004B211A" w:rsidDel="001A2892" w:rsidRDefault="004B211A" w:rsidP="004B211A">
      <w:pPr>
        <w:rPr>
          <w:del w:id="548" w:author="Jonas" w:date="2011-11-06T23:20:00Z"/>
        </w:rPr>
      </w:pPr>
    </w:p>
    <w:p w:rsidR="004B211A" w:rsidDel="001A2892" w:rsidRDefault="004B211A" w:rsidP="004B211A">
      <w:pPr>
        <w:rPr>
          <w:del w:id="549" w:author="Jonas" w:date="2011-11-06T23:20:00Z"/>
        </w:rPr>
      </w:pPr>
    </w:p>
    <w:p w:rsidR="004B211A" w:rsidDel="001A2892" w:rsidRDefault="004B211A" w:rsidP="004B211A">
      <w:pPr>
        <w:rPr>
          <w:del w:id="550" w:author="Jonas" w:date="2011-11-06T23:20:00Z"/>
        </w:rPr>
      </w:pPr>
    </w:p>
    <w:p w:rsidR="004B211A" w:rsidDel="001A2892" w:rsidRDefault="004B211A" w:rsidP="004B211A">
      <w:pPr>
        <w:rPr>
          <w:del w:id="551" w:author="Jonas" w:date="2011-11-06T23:20:00Z"/>
        </w:rPr>
      </w:pPr>
    </w:p>
    <w:p w:rsidR="004B211A" w:rsidDel="001A2892" w:rsidRDefault="004B211A" w:rsidP="004B211A">
      <w:pPr>
        <w:rPr>
          <w:del w:id="552" w:author="Jonas" w:date="2011-11-06T23:20:00Z"/>
        </w:rPr>
      </w:pPr>
    </w:p>
    <w:p w:rsidR="004B211A" w:rsidDel="001A2892" w:rsidRDefault="004B211A" w:rsidP="004B211A">
      <w:pPr>
        <w:rPr>
          <w:del w:id="553" w:author="Jonas" w:date="2011-11-06T23:20:00Z"/>
        </w:rPr>
      </w:pPr>
    </w:p>
    <w:p w:rsidR="004B211A" w:rsidDel="001A2892" w:rsidRDefault="004B211A" w:rsidP="004B211A">
      <w:pPr>
        <w:rPr>
          <w:del w:id="554" w:author="Jonas" w:date="2011-11-06T23:20:00Z"/>
        </w:rPr>
      </w:pPr>
    </w:p>
    <w:p w:rsidR="004B211A" w:rsidDel="001A2892" w:rsidRDefault="004B211A" w:rsidP="004B211A">
      <w:pPr>
        <w:rPr>
          <w:del w:id="555" w:author="Jonas" w:date="2011-11-06T23:20:00Z"/>
        </w:rPr>
      </w:pPr>
    </w:p>
    <w:p w:rsidR="004B211A" w:rsidDel="001A2892" w:rsidRDefault="004B211A" w:rsidP="004B211A">
      <w:pPr>
        <w:rPr>
          <w:del w:id="556" w:author="Jonas" w:date="2011-11-06T23:20:00Z"/>
        </w:rPr>
      </w:pPr>
    </w:p>
    <w:p w:rsidR="004B211A" w:rsidDel="001A2892" w:rsidRDefault="004B211A" w:rsidP="004B211A">
      <w:pPr>
        <w:rPr>
          <w:del w:id="557" w:author="Jonas" w:date="2011-11-06T23:20:00Z"/>
        </w:rPr>
      </w:pPr>
    </w:p>
    <w:p w:rsidR="004B211A" w:rsidDel="001A2892" w:rsidRDefault="004B211A" w:rsidP="004B211A">
      <w:pPr>
        <w:rPr>
          <w:del w:id="558" w:author="Jonas" w:date="2011-11-06T23:20:00Z"/>
        </w:rPr>
      </w:pPr>
    </w:p>
    <w:p w:rsidR="004B211A" w:rsidDel="001A2892" w:rsidRDefault="004B211A" w:rsidP="004B211A">
      <w:pPr>
        <w:rPr>
          <w:del w:id="559" w:author="Jonas" w:date="2011-11-06T23:20:00Z"/>
        </w:rPr>
      </w:pPr>
    </w:p>
    <w:p w:rsidR="004B211A" w:rsidDel="001A2892" w:rsidRDefault="004B211A" w:rsidP="004B211A">
      <w:pPr>
        <w:rPr>
          <w:del w:id="560" w:author="Jonas" w:date="2011-11-06T23:20:00Z"/>
        </w:rPr>
      </w:pPr>
    </w:p>
    <w:p w:rsidR="004B211A" w:rsidDel="001A2892" w:rsidRDefault="004B211A" w:rsidP="004B211A">
      <w:pPr>
        <w:rPr>
          <w:del w:id="561" w:author="Jonas" w:date="2011-11-06T23:20:00Z"/>
        </w:rPr>
      </w:pPr>
    </w:p>
    <w:p w:rsidR="004B211A" w:rsidRPr="00FB7C09" w:rsidRDefault="004B211A" w:rsidP="004B211A"/>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33"/>
          <w:footerReference w:type="default" r:id="rId34"/>
          <w:footerReference w:type="first" r:id="rId35"/>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570" w:name="_Toc308644313"/>
      <w:r w:rsidRPr="00105B6E">
        <w:lastRenderedPageBreak/>
        <w:t>Dokumentversionen</w:t>
      </w:r>
      <w:bookmarkEnd w:id="570"/>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r>
              <w:rPr>
                <w:sz w:val="28"/>
                <w:szCs w:val="28"/>
              </w:rPr>
              <w:t>Versionsnr</w:t>
            </w:r>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0A5C0C" w:rsidP="005552B4">
            <w:pPr>
              <w:pStyle w:val="KeinLeerraum"/>
              <w:cnfStyle w:val="000000100000"/>
              <w:rPr>
                <w:sz w:val="28"/>
                <w:szCs w:val="28"/>
              </w:rPr>
            </w:pPr>
            <w:r>
              <w:rPr>
                <w:sz w:val="28"/>
                <w:szCs w:val="28"/>
              </w:rPr>
              <w:t>01.01</w:t>
            </w:r>
            <w:r w:rsidR="001752AF">
              <w:rPr>
                <w:sz w:val="28"/>
                <w:szCs w:val="28"/>
              </w:rPr>
              <w:t>.</w:t>
            </w:r>
            <w:r>
              <w:rPr>
                <w:sz w:val="28"/>
                <w:szCs w:val="28"/>
              </w:rPr>
              <w:t>1970</w:t>
            </w:r>
          </w:p>
        </w:tc>
        <w:tc>
          <w:tcPr>
            <w:tcW w:w="1701" w:type="dxa"/>
          </w:tcPr>
          <w:p w:rsidR="00692AB0" w:rsidRDefault="001752AF" w:rsidP="005552B4">
            <w:pPr>
              <w:pStyle w:val="KeinLeerraum"/>
              <w:cnfStyle w:val="000000100000"/>
              <w:rPr>
                <w:sz w:val="28"/>
                <w:szCs w:val="28"/>
              </w:rPr>
            </w:pPr>
            <w:r>
              <w:rPr>
                <w:sz w:val="28"/>
                <w:szCs w:val="28"/>
              </w:rPr>
              <w:t>Stuckert/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9E1E8C" w:rsidP="005552B4">
            <w:pPr>
              <w:pStyle w:val="KeinLeerraum"/>
              <w:cnfStyle w:val="0000001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100000"/>
              <w:rPr>
                <w:sz w:val="28"/>
                <w:szCs w:val="28"/>
              </w:rPr>
            </w:pPr>
            <w:r>
              <w:rPr>
                <w:sz w:val="28"/>
                <w:szCs w:val="28"/>
              </w:rPr>
              <w:t>Koralewski</w:t>
            </w:r>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r w:rsidR="009E1E8C">
              <w:rPr>
                <w:sz w:val="28"/>
                <w:szCs w:val="28"/>
              </w:rPr>
              <w:t xml:space="preserve"> sowie „MMRP“ im Anhang</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9E1E8C" w:rsidP="005552B4">
            <w:pPr>
              <w:pStyle w:val="KeinLeerraum"/>
              <w:cnfStyle w:val="000000000000"/>
              <w:rPr>
                <w:sz w:val="28"/>
                <w:szCs w:val="28"/>
              </w:rPr>
            </w:pPr>
            <w:r>
              <w:rPr>
                <w:sz w:val="28"/>
                <w:szCs w:val="28"/>
              </w:rPr>
              <w:t>30.10</w:t>
            </w:r>
            <w:r w:rsidR="00692AB0">
              <w:rPr>
                <w:sz w:val="28"/>
                <w:szCs w:val="28"/>
              </w:rPr>
              <w:t>.2011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„Produkt</w:t>
            </w:r>
            <w:r w:rsidR="009E1E8C">
              <w:rPr>
                <w:sz w:val="28"/>
                <w:szCs w:val="28"/>
              </w:rPr>
              <w:t>charakteristiken</w:t>
            </w:r>
            <w:r>
              <w:rPr>
                <w:sz w:val="28"/>
                <w:szCs w:val="28"/>
              </w:rPr>
              <w: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9E1E8C" w:rsidP="009E1E8C">
            <w:pPr>
              <w:pStyle w:val="KeinLeerraum"/>
              <w:cnfStyle w:val="000000100000"/>
              <w:rPr>
                <w:sz w:val="28"/>
                <w:szCs w:val="28"/>
              </w:rPr>
            </w:pPr>
            <w:r>
              <w:rPr>
                <w:sz w:val="28"/>
                <w:szCs w:val="28"/>
              </w:rPr>
              <w:t>31</w:t>
            </w:r>
            <w:r w:rsidR="00692AB0">
              <w:rPr>
                <w:sz w:val="28"/>
                <w:szCs w:val="28"/>
              </w:rPr>
              <w:t>.</w:t>
            </w:r>
            <w:r>
              <w:rPr>
                <w:sz w:val="28"/>
                <w:szCs w:val="28"/>
              </w:rPr>
              <w:t>10</w:t>
            </w:r>
            <w:r w:rsidR="00692AB0">
              <w:rPr>
                <w:sz w:val="28"/>
                <w:szCs w:val="28"/>
              </w:rPr>
              <w:t>.2011</w:t>
            </w:r>
          </w:p>
        </w:tc>
        <w:tc>
          <w:tcPr>
            <w:tcW w:w="1701" w:type="dxa"/>
          </w:tcPr>
          <w:p w:rsidR="00692AB0" w:rsidRDefault="009E1E8C" w:rsidP="005552B4">
            <w:pPr>
              <w:pStyle w:val="KeinLeerraum"/>
              <w:cnfStyle w:val="000000100000"/>
              <w:rPr>
                <w:sz w:val="28"/>
                <w:szCs w:val="28"/>
              </w:rPr>
            </w:pPr>
            <w:r>
              <w:rPr>
                <w:sz w:val="28"/>
                <w:szCs w:val="28"/>
              </w:rPr>
              <w:t>Traub</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9E1E8C">
            <w:pPr>
              <w:pStyle w:val="KeinLeerraum"/>
              <w:cnfStyle w:val="000000100000"/>
              <w:rPr>
                <w:sz w:val="28"/>
                <w:szCs w:val="28"/>
              </w:rPr>
            </w:pPr>
            <w:r>
              <w:rPr>
                <w:sz w:val="28"/>
                <w:szCs w:val="28"/>
              </w:rPr>
              <w:t>„</w:t>
            </w:r>
            <w:r w:rsidR="009E1E8C">
              <w:rPr>
                <w:sz w:val="28"/>
                <w:szCs w:val="28"/>
              </w:rPr>
              <w:t>Produktfunktion</w:t>
            </w:r>
            <w:r>
              <w:rPr>
                <w:sz w:val="28"/>
                <w:szCs w:val="28"/>
              </w:rPr>
              <w:t>“</w:t>
            </w:r>
            <w:r w:rsidR="009E1E8C">
              <w:rPr>
                <w:sz w:val="28"/>
                <w:szCs w:val="28"/>
              </w:rPr>
              <w:t xml:space="preserve"> mit teilweiser Delegation an Haase</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9E1E8C" w:rsidP="005552B4">
            <w:pPr>
              <w:pStyle w:val="KeinLeerraum"/>
              <w:cnfStyle w:val="000000000000"/>
              <w:rPr>
                <w:sz w:val="28"/>
                <w:szCs w:val="28"/>
              </w:rPr>
            </w:pPr>
            <w:r>
              <w:rPr>
                <w:sz w:val="28"/>
                <w:szCs w:val="28"/>
              </w:rPr>
              <w:t>01.11</w:t>
            </w:r>
            <w:r w:rsidR="00692AB0">
              <w:rPr>
                <w:sz w:val="28"/>
                <w:szCs w:val="28"/>
              </w:rPr>
              <w:t>.2011</w:t>
            </w:r>
          </w:p>
        </w:tc>
        <w:tc>
          <w:tcPr>
            <w:tcW w:w="1701" w:type="dxa"/>
          </w:tcPr>
          <w:p w:rsidR="00692AB0" w:rsidRDefault="009E1E8C" w:rsidP="005552B4">
            <w:pPr>
              <w:pStyle w:val="KeinLeerraum"/>
              <w:cnfStyle w:val="000000000000"/>
              <w:rPr>
                <w:sz w:val="28"/>
                <w:szCs w:val="28"/>
              </w:rPr>
            </w:pPr>
            <w:r>
              <w:rPr>
                <w:sz w:val="28"/>
                <w:szCs w:val="28"/>
              </w:rPr>
              <w:t>Hauschild</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9E1E8C">
            <w:pPr>
              <w:pStyle w:val="KeinLeerraum"/>
              <w:cnfStyle w:val="000000000000"/>
              <w:rPr>
                <w:sz w:val="28"/>
                <w:szCs w:val="28"/>
              </w:rPr>
            </w:pPr>
            <w:r>
              <w:rPr>
                <w:sz w:val="28"/>
                <w:szCs w:val="28"/>
              </w:rPr>
              <w:t>„</w:t>
            </w:r>
            <w:r w:rsidR="009E1E8C">
              <w:rPr>
                <w:sz w:val="28"/>
                <w:szCs w:val="28"/>
              </w:rPr>
              <w:t>Zielbestimmung</w:t>
            </w:r>
            <w:r>
              <w:rPr>
                <w:sz w:val="28"/>
                <w:szCs w:val="28"/>
              </w:rPr>
              <w:t>“</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rsidR="00692AB0" w:rsidRPr="00692AB0" w:rsidRDefault="00692AB0" w:rsidP="005552B4">
            <w:pPr>
              <w:pStyle w:val="KeinLeerraum"/>
              <w:cnfStyle w:val="000000100000"/>
              <w:rPr>
                <w:b/>
                <w:sz w:val="28"/>
                <w:szCs w:val="28"/>
              </w:rPr>
            </w:pPr>
          </w:p>
          <w:p w:rsidR="001752AF" w:rsidRPr="00692AB0" w:rsidRDefault="009E1E8C" w:rsidP="005552B4">
            <w:pPr>
              <w:pStyle w:val="KeinLeerraum"/>
              <w:cnfStyle w:val="000000100000"/>
              <w:rPr>
                <w:b/>
                <w:sz w:val="28"/>
                <w:szCs w:val="28"/>
              </w:rPr>
            </w:pPr>
            <w:r>
              <w:rPr>
                <w:b/>
                <w:sz w:val="28"/>
                <w:szCs w:val="28"/>
              </w:rPr>
              <w:t>01.11</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Abschließende Fo</w:t>
            </w:r>
            <w:r w:rsidR="0073743A">
              <w:rPr>
                <w:b/>
                <w:sz w:val="28"/>
                <w:szCs w:val="28"/>
              </w:rPr>
              <w:t>r</w:t>
            </w:r>
            <w:r w:rsidRPr="00692AB0">
              <w:rPr>
                <w:b/>
                <w:sz w:val="28"/>
                <w:szCs w:val="28"/>
              </w:rPr>
              <w:t>mulierung</w:t>
            </w:r>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FC62ED">
            <w:pPr>
              <w:pStyle w:val="KeinLeerraum"/>
              <w:rPr>
                <w:sz w:val="28"/>
                <w:szCs w:val="28"/>
              </w:rPr>
            </w:pPr>
            <w:r>
              <w:rPr>
                <w:sz w:val="28"/>
                <w:szCs w:val="28"/>
              </w:rPr>
              <w:t xml:space="preserve">V 1.0 </w:t>
            </w:r>
            <w:r w:rsidRPr="00692AB0">
              <w:rPr>
                <w:sz w:val="20"/>
                <w:szCs w:val="20"/>
              </w:rPr>
              <w:t>(beta</w:t>
            </w:r>
            <w:r>
              <w:rPr>
                <w:sz w:val="20"/>
                <w:szCs w:val="20"/>
              </w:rPr>
              <w:t xml:space="preserve"> </w:t>
            </w:r>
            <w:r w:rsidR="00FC62ED">
              <w:rPr>
                <w:sz w:val="20"/>
                <w:szCs w:val="20"/>
              </w:rPr>
              <w:t>3</w:t>
            </w:r>
            <w:r w:rsidRPr="00692AB0">
              <w:rPr>
                <w:sz w:val="20"/>
                <w:szCs w:val="20"/>
              </w:rPr>
              <w:t>)</w:t>
            </w:r>
          </w:p>
        </w:tc>
        <w:tc>
          <w:tcPr>
            <w:tcW w:w="1843" w:type="dxa"/>
          </w:tcPr>
          <w:p w:rsidR="001752AF" w:rsidRDefault="00347A4C" w:rsidP="00692AB0">
            <w:pPr>
              <w:pStyle w:val="KeinLeerraum"/>
              <w:cnfStyle w:val="000000000000"/>
              <w:rPr>
                <w:sz w:val="28"/>
                <w:szCs w:val="28"/>
              </w:rPr>
            </w:pPr>
            <w:r>
              <w:rPr>
                <w:sz w:val="28"/>
                <w:szCs w:val="28"/>
              </w:rPr>
              <w:t>05.11.2011</w:t>
            </w:r>
          </w:p>
        </w:tc>
        <w:tc>
          <w:tcPr>
            <w:tcW w:w="1701" w:type="dxa"/>
          </w:tcPr>
          <w:p w:rsidR="001752AF" w:rsidRDefault="00347A4C" w:rsidP="005552B4">
            <w:pPr>
              <w:pStyle w:val="KeinLeerraum"/>
              <w:cnfStyle w:val="000000000000"/>
              <w:rPr>
                <w:sz w:val="28"/>
                <w:szCs w:val="28"/>
              </w:rPr>
            </w:pPr>
            <w:r>
              <w:rPr>
                <w:sz w:val="28"/>
                <w:szCs w:val="28"/>
              </w:rPr>
              <w:t>Hauschild</w:t>
            </w:r>
          </w:p>
        </w:tc>
        <w:tc>
          <w:tcPr>
            <w:tcW w:w="4216" w:type="dxa"/>
          </w:tcPr>
          <w:p w:rsidR="001752AF" w:rsidRDefault="00347A4C" w:rsidP="00692AB0">
            <w:pPr>
              <w:pStyle w:val="KeinLeerraum"/>
              <w:cnfStyle w:val="000000000000"/>
              <w:rPr>
                <w:sz w:val="28"/>
                <w:szCs w:val="28"/>
              </w:rPr>
            </w:pPr>
            <w:r>
              <w:rPr>
                <w:sz w:val="28"/>
                <w:szCs w:val="28"/>
              </w:rPr>
              <w:t>Änderu</w:t>
            </w:r>
            <w:r w:rsidR="00FC62ED">
              <w:rPr>
                <w:sz w:val="28"/>
                <w:szCs w:val="28"/>
              </w:rPr>
              <w:t>n</w:t>
            </w:r>
            <w:r>
              <w:rPr>
                <w:sz w:val="28"/>
                <w:szCs w:val="28"/>
              </w:rPr>
              <w:t>gen von Haase an /LUC40/ und /LUC45/ eingefügt</w:t>
            </w:r>
            <w:r w:rsidR="00FC62ED">
              <w:rPr>
                <w:sz w:val="28"/>
                <w:szCs w:val="28"/>
              </w:rPr>
              <w:t xml:space="preserve"> + Kleinigkeiten</w:t>
            </w:r>
          </w:p>
        </w:tc>
      </w:tr>
      <w:tr w:rsidR="00CE5133" w:rsidTr="00692AB0">
        <w:trPr>
          <w:cnfStyle w:val="000000100000"/>
        </w:trPr>
        <w:tc>
          <w:tcPr>
            <w:cnfStyle w:val="001000000000"/>
            <w:tcW w:w="1526" w:type="dxa"/>
          </w:tcPr>
          <w:p w:rsidR="00CE5133" w:rsidRPr="00CE5133" w:rsidRDefault="00CE5133" w:rsidP="00FC62ED">
            <w:pPr>
              <w:pStyle w:val="KeinLeerraum"/>
              <w:rPr>
                <w:b w:val="0"/>
                <w:sz w:val="20"/>
                <w:szCs w:val="28"/>
              </w:rPr>
            </w:pPr>
            <w:r>
              <w:rPr>
                <w:sz w:val="28"/>
                <w:szCs w:val="28"/>
              </w:rPr>
              <w:t xml:space="preserve">V 1.0 </w:t>
            </w:r>
            <w:r w:rsidRPr="00CE5133">
              <w:rPr>
                <w:sz w:val="20"/>
                <w:szCs w:val="28"/>
              </w:rPr>
              <w:t>(beta 4)</w:t>
            </w:r>
          </w:p>
        </w:tc>
        <w:tc>
          <w:tcPr>
            <w:tcW w:w="1843" w:type="dxa"/>
          </w:tcPr>
          <w:p w:rsidR="00CE5133" w:rsidRDefault="00CE5133" w:rsidP="00692AB0">
            <w:pPr>
              <w:pStyle w:val="KeinLeerraum"/>
              <w:cnfStyle w:val="000000100000"/>
              <w:rPr>
                <w:sz w:val="28"/>
                <w:szCs w:val="28"/>
              </w:rPr>
            </w:pPr>
            <w:r>
              <w:rPr>
                <w:sz w:val="28"/>
                <w:szCs w:val="28"/>
              </w:rPr>
              <w:t>06.11.2011</w:t>
            </w:r>
          </w:p>
        </w:tc>
        <w:tc>
          <w:tcPr>
            <w:tcW w:w="1701" w:type="dxa"/>
          </w:tcPr>
          <w:p w:rsidR="00CE5133" w:rsidRDefault="00CE5133" w:rsidP="005552B4">
            <w:pPr>
              <w:pStyle w:val="KeinLeerraum"/>
              <w:cnfStyle w:val="000000100000"/>
              <w:rPr>
                <w:sz w:val="28"/>
                <w:szCs w:val="28"/>
              </w:rPr>
            </w:pPr>
            <w:r>
              <w:rPr>
                <w:sz w:val="28"/>
                <w:szCs w:val="28"/>
              </w:rPr>
              <w:t>Hauschild</w:t>
            </w:r>
          </w:p>
        </w:tc>
        <w:tc>
          <w:tcPr>
            <w:tcW w:w="4216" w:type="dxa"/>
          </w:tcPr>
          <w:p w:rsidR="00CE5133" w:rsidRDefault="00CE5133" w:rsidP="00692AB0">
            <w:pPr>
              <w:pStyle w:val="KeinLeerraum"/>
              <w:cnfStyle w:val="000000100000"/>
              <w:rPr>
                <w:sz w:val="28"/>
                <w:szCs w:val="28"/>
              </w:rPr>
            </w:pPr>
            <w:r>
              <w:rPr>
                <w:sz w:val="28"/>
                <w:szCs w:val="28"/>
              </w:rPr>
              <w:t>Link zu JPCAP hinzugefügt + Formulierungsanpassungen</w:t>
            </w:r>
          </w:p>
        </w:tc>
      </w:tr>
      <w:tr w:rsidR="00BD4EFB" w:rsidTr="00692AB0">
        <w:tc>
          <w:tcPr>
            <w:cnfStyle w:val="001000000000"/>
            <w:tcW w:w="1526" w:type="dxa"/>
          </w:tcPr>
          <w:p w:rsidR="00BD4EFB" w:rsidRDefault="00BD4EFB" w:rsidP="005552B4">
            <w:pPr>
              <w:pStyle w:val="KeinLeerraum"/>
              <w:rPr>
                <w:sz w:val="28"/>
                <w:szCs w:val="28"/>
              </w:rPr>
            </w:pPr>
            <w:r>
              <w:rPr>
                <w:sz w:val="28"/>
                <w:szCs w:val="28"/>
              </w:rPr>
              <w:t>V 1.0</w:t>
            </w:r>
            <w:r w:rsidR="0073743A">
              <w:rPr>
                <w:sz w:val="28"/>
                <w:szCs w:val="28"/>
              </w:rPr>
              <w:t xml:space="preserve"> </w:t>
            </w:r>
            <w:r w:rsidR="0073743A">
              <w:rPr>
                <w:sz w:val="20"/>
                <w:szCs w:val="20"/>
              </w:rPr>
              <w:t>(</w:t>
            </w:r>
            <w:ins w:id="571" w:author="Jonas" w:date="2011-11-06T23:44:00Z">
              <w:r w:rsidR="00B64586">
                <w:rPr>
                  <w:sz w:val="20"/>
                  <w:szCs w:val="28"/>
                </w:rPr>
                <w:t xml:space="preserve">beta </w:t>
              </w:r>
            </w:ins>
            <w:del w:id="572" w:author="Jonas" w:date="2011-11-06T23:44:00Z">
              <w:r w:rsidR="0073743A" w:rsidDel="00B64586">
                <w:rPr>
                  <w:sz w:val="20"/>
                  <w:szCs w:val="20"/>
                </w:rPr>
                <w:delText>fina</w:delText>
              </w:r>
            </w:del>
            <w:ins w:id="573" w:author="Jonas" w:date="2011-11-06T23:44:00Z">
              <w:r w:rsidR="00B64586">
                <w:rPr>
                  <w:sz w:val="20"/>
                  <w:szCs w:val="20"/>
                </w:rPr>
                <w:t>5</w:t>
              </w:r>
            </w:ins>
            <w:del w:id="574" w:author="Jonas" w:date="2011-11-06T23:44:00Z">
              <w:r w:rsidR="0073743A" w:rsidDel="00B64586">
                <w:rPr>
                  <w:sz w:val="20"/>
                  <w:szCs w:val="20"/>
                </w:rPr>
                <w:delText>l</w:delText>
              </w:r>
            </w:del>
            <w:r w:rsidR="0073743A" w:rsidRPr="00692AB0">
              <w:rPr>
                <w:sz w:val="20"/>
                <w:szCs w:val="20"/>
              </w:rPr>
              <w:t>)</w:t>
            </w:r>
          </w:p>
        </w:tc>
        <w:tc>
          <w:tcPr>
            <w:tcW w:w="1843" w:type="dxa"/>
          </w:tcPr>
          <w:p w:rsidR="00BD4EFB" w:rsidRDefault="00B64586" w:rsidP="00692AB0">
            <w:pPr>
              <w:pStyle w:val="KeinLeerraum"/>
              <w:cnfStyle w:val="000000000000"/>
              <w:rPr>
                <w:sz w:val="28"/>
                <w:szCs w:val="28"/>
              </w:rPr>
            </w:pPr>
            <w:ins w:id="575" w:author="Jonas" w:date="2011-11-06T23:44:00Z">
              <w:r>
                <w:rPr>
                  <w:sz w:val="28"/>
                  <w:szCs w:val="28"/>
                </w:rPr>
                <w:t>06.11.2011</w:t>
              </w:r>
            </w:ins>
          </w:p>
        </w:tc>
        <w:tc>
          <w:tcPr>
            <w:tcW w:w="1701" w:type="dxa"/>
          </w:tcPr>
          <w:p w:rsidR="00BD4EFB" w:rsidRDefault="00B64586" w:rsidP="005552B4">
            <w:pPr>
              <w:pStyle w:val="KeinLeerraum"/>
              <w:cnfStyle w:val="000000000000"/>
              <w:rPr>
                <w:sz w:val="28"/>
                <w:szCs w:val="28"/>
              </w:rPr>
            </w:pPr>
            <w:ins w:id="576" w:author="Jonas" w:date="2011-11-06T23:44:00Z">
              <w:r>
                <w:rPr>
                  <w:sz w:val="28"/>
                  <w:szCs w:val="28"/>
                </w:rPr>
                <w:t>Traub</w:t>
              </w:r>
            </w:ins>
          </w:p>
        </w:tc>
        <w:tc>
          <w:tcPr>
            <w:tcW w:w="4216" w:type="dxa"/>
          </w:tcPr>
          <w:p w:rsidR="00BD4EFB" w:rsidRDefault="00B64586" w:rsidP="00692AB0">
            <w:pPr>
              <w:pStyle w:val="KeinLeerraum"/>
              <w:cnfStyle w:val="000000000000"/>
              <w:rPr>
                <w:sz w:val="28"/>
                <w:szCs w:val="28"/>
              </w:rPr>
            </w:pPr>
            <w:ins w:id="577" w:author="Jonas" w:date="2011-11-06T23:44:00Z">
              <w:r>
                <w:rPr>
                  <w:sz w:val="28"/>
                  <w:szCs w:val="28"/>
                </w:rPr>
                <w:t>Verschiedenste Ände</w:t>
              </w:r>
            </w:ins>
            <w:ins w:id="578" w:author="Jonas" w:date="2011-11-06T23:45:00Z">
              <w:r>
                <w:rPr>
                  <w:sz w:val="28"/>
                  <w:szCs w:val="28"/>
                </w:rPr>
                <w:t>r</w:t>
              </w:r>
            </w:ins>
            <w:ins w:id="579" w:author="Jonas" w:date="2011-11-06T23:44:00Z">
              <w:r>
                <w:rPr>
                  <w:sz w:val="28"/>
                  <w:szCs w:val="28"/>
                </w:rPr>
                <w:t>ungen</w:t>
              </w:r>
            </w:ins>
          </w:p>
        </w:tc>
      </w:tr>
      <w:tr w:rsidR="002E699F" w:rsidTr="00692AB0">
        <w:trPr>
          <w:cnfStyle w:val="000000100000"/>
          <w:ins w:id="580" w:author="MPH" w:date="2011-11-07T20:45:00Z"/>
        </w:trPr>
        <w:tc>
          <w:tcPr>
            <w:cnfStyle w:val="001000000000"/>
            <w:tcW w:w="1526" w:type="dxa"/>
          </w:tcPr>
          <w:p w:rsidR="002E699F" w:rsidRPr="002E699F" w:rsidRDefault="002E699F" w:rsidP="005552B4">
            <w:pPr>
              <w:pStyle w:val="KeinLeerraum"/>
              <w:rPr>
                <w:ins w:id="581" w:author="MPH" w:date="2011-11-07T20:45:00Z"/>
                <w:sz w:val="22"/>
                <w:szCs w:val="28"/>
              </w:rPr>
            </w:pPr>
            <w:ins w:id="582" w:author="MPH" w:date="2011-11-07T20:45:00Z">
              <w:r>
                <w:rPr>
                  <w:sz w:val="28"/>
                  <w:szCs w:val="28"/>
                </w:rPr>
                <w:t xml:space="preserve">V 1.0 </w:t>
              </w:r>
              <w:r w:rsidRPr="002E699F">
                <w:rPr>
                  <w:sz w:val="20"/>
                  <w:szCs w:val="20"/>
                </w:rPr>
                <w:t>(beta</w:t>
              </w:r>
              <w:r>
                <w:rPr>
                  <w:sz w:val="20"/>
                  <w:szCs w:val="20"/>
                </w:rPr>
                <w:t xml:space="preserve"> 6)</w:t>
              </w:r>
            </w:ins>
          </w:p>
        </w:tc>
        <w:tc>
          <w:tcPr>
            <w:tcW w:w="1843" w:type="dxa"/>
          </w:tcPr>
          <w:p w:rsidR="002E699F" w:rsidRDefault="001655A2" w:rsidP="00692AB0">
            <w:pPr>
              <w:pStyle w:val="KeinLeerraum"/>
              <w:cnfStyle w:val="000000100000"/>
              <w:rPr>
                <w:ins w:id="583" w:author="MPH" w:date="2011-11-07T20:45:00Z"/>
                <w:sz w:val="28"/>
                <w:szCs w:val="28"/>
              </w:rPr>
            </w:pPr>
            <w:ins w:id="584" w:author="MPH" w:date="2011-11-07T20:46:00Z">
              <w:r>
                <w:rPr>
                  <w:sz w:val="28"/>
                  <w:szCs w:val="28"/>
                </w:rPr>
                <w:t>07.11.2011</w:t>
              </w:r>
            </w:ins>
          </w:p>
        </w:tc>
        <w:tc>
          <w:tcPr>
            <w:tcW w:w="1701" w:type="dxa"/>
          </w:tcPr>
          <w:p w:rsidR="002E699F" w:rsidRDefault="001655A2" w:rsidP="005552B4">
            <w:pPr>
              <w:pStyle w:val="KeinLeerraum"/>
              <w:cnfStyle w:val="000000100000"/>
              <w:rPr>
                <w:ins w:id="585" w:author="MPH" w:date="2011-11-07T20:46:00Z"/>
                <w:sz w:val="28"/>
                <w:szCs w:val="28"/>
              </w:rPr>
            </w:pPr>
            <w:ins w:id="586" w:author="MPH" w:date="2011-11-07T20:46:00Z">
              <w:r>
                <w:rPr>
                  <w:sz w:val="28"/>
                  <w:szCs w:val="28"/>
                </w:rPr>
                <w:t>Hauschild/</w:t>
              </w:r>
            </w:ins>
          </w:p>
          <w:p w:rsidR="001655A2" w:rsidRDefault="001655A2" w:rsidP="005552B4">
            <w:pPr>
              <w:pStyle w:val="KeinLeerraum"/>
              <w:cnfStyle w:val="000000100000"/>
              <w:rPr>
                <w:ins w:id="587" w:author="MPH" w:date="2011-11-07T20:45:00Z"/>
                <w:sz w:val="28"/>
                <w:szCs w:val="28"/>
              </w:rPr>
            </w:pPr>
            <w:ins w:id="588" w:author="MPH" w:date="2011-11-07T20:46:00Z">
              <w:r>
                <w:rPr>
                  <w:sz w:val="28"/>
                  <w:szCs w:val="28"/>
                </w:rPr>
                <w:t>Traub</w:t>
              </w:r>
            </w:ins>
          </w:p>
        </w:tc>
        <w:tc>
          <w:tcPr>
            <w:tcW w:w="4216" w:type="dxa"/>
          </w:tcPr>
          <w:p w:rsidR="002E699F" w:rsidRDefault="001655A2" w:rsidP="00692AB0">
            <w:pPr>
              <w:pStyle w:val="KeinLeerraum"/>
              <w:cnfStyle w:val="000000100000"/>
              <w:rPr>
                <w:ins w:id="589" w:author="MPH" w:date="2011-11-07T20:45:00Z"/>
                <w:sz w:val="28"/>
                <w:szCs w:val="28"/>
              </w:rPr>
            </w:pPr>
            <w:ins w:id="590" w:author="MPH" w:date="2011-11-07T20:46:00Z">
              <w:r>
                <w:rPr>
                  <w:sz w:val="28"/>
                  <w:szCs w:val="28"/>
                </w:rPr>
                <w:t>Verschiedenste Änderungen</w:t>
              </w:r>
            </w:ins>
          </w:p>
        </w:tc>
      </w:tr>
      <w:tr w:rsidR="00516E7B" w:rsidTr="00692AB0">
        <w:trPr>
          <w:ins w:id="591" w:author="MPH" w:date="2011-11-09T23:20:00Z"/>
        </w:trPr>
        <w:tc>
          <w:tcPr>
            <w:cnfStyle w:val="001000000000"/>
            <w:tcW w:w="1526" w:type="dxa"/>
          </w:tcPr>
          <w:p w:rsidR="00516E7B" w:rsidRDefault="00516E7B" w:rsidP="00516E7B">
            <w:pPr>
              <w:pStyle w:val="KeinLeerraum"/>
              <w:rPr>
                <w:ins w:id="592" w:author="MPH" w:date="2011-11-09T23:20:00Z"/>
                <w:sz w:val="28"/>
                <w:szCs w:val="28"/>
              </w:rPr>
            </w:pPr>
            <w:ins w:id="593" w:author="MPH" w:date="2011-11-09T23:20:00Z">
              <w:r>
                <w:rPr>
                  <w:sz w:val="28"/>
                  <w:szCs w:val="28"/>
                </w:rPr>
                <w:lastRenderedPageBreak/>
                <w:t xml:space="preserve">V 1.0 </w:t>
              </w:r>
              <w:r w:rsidRPr="002E699F">
                <w:rPr>
                  <w:sz w:val="20"/>
                  <w:szCs w:val="20"/>
                </w:rPr>
                <w:t>(beta</w:t>
              </w:r>
              <w:r>
                <w:rPr>
                  <w:sz w:val="20"/>
                  <w:szCs w:val="20"/>
                </w:rPr>
                <w:t xml:space="preserve"> 7)</w:t>
              </w:r>
            </w:ins>
          </w:p>
        </w:tc>
        <w:tc>
          <w:tcPr>
            <w:tcW w:w="1843" w:type="dxa"/>
          </w:tcPr>
          <w:p w:rsidR="00516E7B" w:rsidRDefault="00516E7B" w:rsidP="00692AB0">
            <w:pPr>
              <w:pStyle w:val="KeinLeerraum"/>
              <w:cnfStyle w:val="000000000000"/>
              <w:rPr>
                <w:ins w:id="594" w:author="MPH" w:date="2011-11-09T23:20:00Z"/>
                <w:sz w:val="28"/>
                <w:szCs w:val="28"/>
              </w:rPr>
            </w:pPr>
            <w:ins w:id="595" w:author="MPH" w:date="2011-11-09T23:20:00Z">
              <w:r>
                <w:rPr>
                  <w:sz w:val="28"/>
                  <w:szCs w:val="28"/>
                </w:rPr>
                <w:t>09.11.2011</w:t>
              </w:r>
            </w:ins>
          </w:p>
        </w:tc>
        <w:tc>
          <w:tcPr>
            <w:tcW w:w="1701" w:type="dxa"/>
          </w:tcPr>
          <w:p w:rsidR="00516E7B" w:rsidRDefault="00516E7B" w:rsidP="005552B4">
            <w:pPr>
              <w:pStyle w:val="KeinLeerraum"/>
              <w:cnfStyle w:val="000000000000"/>
              <w:rPr>
                <w:ins w:id="596" w:author="MPH" w:date="2011-11-09T23:20:00Z"/>
                <w:sz w:val="28"/>
                <w:szCs w:val="28"/>
              </w:rPr>
            </w:pPr>
            <w:ins w:id="597" w:author="MPH" w:date="2011-11-09T23:20:00Z">
              <w:r>
                <w:rPr>
                  <w:sz w:val="28"/>
                  <w:szCs w:val="28"/>
                </w:rPr>
                <w:t>Hauschild</w:t>
              </w:r>
            </w:ins>
          </w:p>
        </w:tc>
        <w:tc>
          <w:tcPr>
            <w:tcW w:w="4216" w:type="dxa"/>
          </w:tcPr>
          <w:p w:rsidR="00516E7B" w:rsidRDefault="00516E7B" w:rsidP="00692AB0">
            <w:pPr>
              <w:pStyle w:val="KeinLeerraum"/>
              <w:cnfStyle w:val="000000000000"/>
              <w:rPr>
                <w:ins w:id="598" w:author="MPH" w:date="2011-11-09T23:20:00Z"/>
                <w:sz w:val="28"/>
                <w:szCs w:val="28"/>
              </w:rPr>
            </w:pPr>
            <w:ins w:id="599" w:author="MPH" w:date="2011-11-09T23:20:00Z">
              <w:r>
                <w:rPr>
                  <w:sz w:val="28"/>
                  <w:szCs w:val="28"/>
                </w:rPr>
                <w:t>Verschiedenste Änderungen</w:t>
              </w:r>
            </w:ins>
          </w:p>
        </w:tc>
      </w:tr>
    </w:tbl>
    <w:p w:rsidR="001752AF" w:rsidRPr="00105B6E" w:rsidRDefault="001752AF" w:rsidP="00CD295D">
      <w:pPr>
        <w:pStyle w:val="KeinLeerraum"/>
        <w:rPr>
          <w:sz w:val="28"/>
          <w:szCs w:val="28"/>
        </w:rPr>
      </w:pPr>
    </w:p>
    <w:sectPr w:rsidR="001752AF" w:rsidRPr="00105B6E" w:rsidSect="007B04B2">
      <w:footerReference w:type="default" r:id="rId36"/>
      <w:type w:val="continuous"/>
      <w:pgSz w:w="11906" w:h="16838"/>
      <w:pgMar w:top="1673" w:right="1418" w:bottom="1134" w:left="1418" w:header="709" w:footer="4944"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50" w:author="Jonas" w:date="2011-11-06T23:22:00Z" w:initials="J">
    <w:p w:rsidR="00612FF2" w:rsidRDefault="00612FF2">
      <w:pPr>
        <w:pStyle w:val="Kommentartext"/>
      </w:pPr>
      <w:r>
        <w:rPr>
          <w:rStyle w:val="Kommentarzeichen"/>
        </w:rPr>
        <w:annotationRef/>
      </w:r>
      <w:r>
        <w:t>Ggf. Teile löschen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0A80" w:rsidRDefault="00400A80" w:rsidP="000F2E3F">
      <w:pPr>
        <w:spacing w:after="0" w:line="240" w:lineRule="auto"/>
      </w:pPr>
      <w:r>
        <w:separator/>
      </w:r>
    </w:p>
  </w:endnote>
  <w:endnote w:type="continuationSeparator" w:id="0">
    <w:p w:rsidR="00400A80" w:rsidRDefault="00400A80"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2" w:rsidRDefault="00B613EA">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612FF2" w:rsidRDefault="00B613EA" w:rsidP="00DE4429">
                <w:pPr>
                  <w:jc w:val="right"/>
                </w:pPr>
                <w:r>
                  <w:fldChar w:fldCharType="begin"/>
                </w:r>
                <w:r w:rsidR="00CE7058">
                  <w:instrText xml:space="preserve"> PAGE    \* MERGEFORMAT </w:instrText>
                </w:r>
                <w:r>
                  <w:fldChar w:fldCharType="separate"/>
                </w:r>
                <w:r w:rsidR="00E64F2D">
                  <w:rPr>
                    <w:noProof/>
                  </w:rPr>
                  <w:t>3</w:t>
                </w:r>
                <w:r>
                  <w:fldChar w:fldCharType="end"/>
                </w:r>
                <w:r w:rsidR="00612FF2">
                  <w:t xml:space="preserve"> / </w:t>
                </w:r>
                <w:fldSimple w:instr=" NUMPAGES   \* MERGEFORMAT ">
                  <w:ins w:id="562" w:author="MPH" w:date="2011-11-09T23:22:00Z">
                    <w:r w:rsidR="00E64F2D">
                      <w:rPr>
                        <w:noProof/>
                      </w:rPr>
                      <w:t>35</w:t>
                    </w:r>
                  </w:ins>
                  <w:ins w:id="563" w:author="Jonas" w:date="2011-11-06T23:44:00Z">
                    <w:del w:id="564" w:author="MPH" w:date="2011-11-07T20:03:00Z">
                      <w:r w:rsidR="00612FF2" w:rsidDel="00711FC9">
                        <w:rPr>
                          <w:noProof/>
                        </w:rPr>
                        <w:delText>32</w:delText>
                      </w:r>
                    </w:del>
                  </w:ins>
                  <w:del w:id="565" w:author="MPH" w:date="2011-11-07T20:03:00Z">
                    <w:r w:rsidR="00612FF2" w:rsidDel="00711FC9">
                      <w:rPr>
                        <w:noProof/>
                      </w:rPr>
                      <w:delText>32</w:delText>
                    </w:r>
                  </w:del>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612FF2" w:rsidRPr="005650BB" w:rsidRDefault="00612FF2" w:rsidP="00DE4429">
                <w:pPr>
                  <w:rPr>
                    <w:sz w:val="18"/>
                    <w:szCs w:val="18"/>
                  </w:rPr>
                </w:pPr>
                <w:r w:rsidRPr="005650BB">
                  <w:rPr>
                    <w:sz w:val="18"/>
                    <w:szCs w:val="18"/>
                  </w:rPr>
                  <w:t>© Fäßler, Haase, Hauschild, Koralewski, Traub, Westphal</w:t>
                </w:r>
              </w:p>
            </w:txbxContent>
          </v:textbox>
        </v:shape>
      </w:pict>
    </w:r>
    <w:r w:rsidR="00612FF2"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2" w:rsidRDefault="00B613EA"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612FF2" w:rsidRDefault="00B613EA" w:rsidP="00941186">
                <w:pPr>
                  <w:jc w:val="right"/>
                </w:pPr>
                <w:fldSimple w:instr=" TIME \@ &quot;d. MMMM yyyy&quot; ">
                  <w:ins w:id="566" w:author="MPH" w:date="2011-11-09T23:22:00Z">
                    <w:r w:rsidR="00E64F2D">
                      <w:rPr>
                        <w:noProof/>
                      </w:rPr>
                      <w:t>9. November 2011</w:t>
                    </w:r>
                  </w:ins>
                  <w:del w:id="567" w:author="MPH" w:date="2011-11-07T20:03:00Z">
                    <w:r w:rsidR="00612FF2" w:rsidDel="00711FC9">
                      <w:rPr>
                        <w:noProof/>
                      </w:rPr>
                      <w:delText>6. November 2011</w:delText>
                    </w:r>
                  </w:del>
                </w:fldSimple>
              </w:p>
            </w:txbxContent>
          </v:textbox>
        </v:shape>
      </w:pict>
    </w:r>
    <w:r w:rsidR="00612FF2">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00612FF2"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612FF2" w:rsidRDefault="00B613EA" w:rsidP="00941186">
                <w:pPr>
                  <w:jc w:val="right"/>
                </w:pPr>
                <w:fldSimple w:instr=" TIME \@ &quot;d. MMMM yyyy&quot; ">
                  <w:ins w:id="568" w:author="MPH" w:date="2011-11-09T23:22:00Z">
                    <w:r w:rsidR="00E64F2D">
                      <w:rPr>
                        <w:noProof/>
                      </w:rPr>
                      <w:t>9. November 2011</w:t>
                    </w:r>
                  </w:ins>
                  <w:del w:id="569" w:author="MPH" w:date="2011-11-07T20:03:00Z">
                    <w:r w:rsidR="00612FF2" w:rsidDel="00711FC9">
                      <w:rPr>
                        <w:noProof/>
                      </w:rPr>
                      <w:delText>6. November 2011</w:delText>
                    </w:r>
                  </w:del>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2" w:rsidRDefault="00B613EA">
    <w:pPr>
      <w:pStyle w:val="Fuzeile"/>
    </w:pPr>
    <w:r>
      <w:rPr>
        <w:noProof/>
      </w:rPr>
      <w:pict>
        <v:shapetype id="_x0000_t202" coordsize="21600,21600" o:spt="202" path="m,l,21600r21600,l21600,xe">
          <v:stroke joinstyle="miter"/>
          <v:path gradientshapeok="t" o:connecttype="rect"/>
        </v:shapetype>
        <v:shape id="_x0000_s2059" type="#_x0000_t202" style="position:absolute;margin-left:404.15pt;margin-top:209pt;width:58.45pt;height:24.8pt;z-index:251665408;mso-width-relative:margin;mso-height-relative:margin" filled="f" stroked="f">
          <v:textbox style="mso-next-textbox:#_x0000_s2059">
            <w:txbxContent>
              <w:p w:rsidR="00612FF2" w:rsidRDefault="00B613EA" w:rsidP="00D904B3">
                <w:pPr>
                  <w:jc w:val="right"/>
                </w:pPr>
                <w:fldSimple w:instr=" PAGE    \* MERGEFORMAT ">
                  <w:r w:rsidR="00E64F2D">
                    <w:rPr>
                      <w:noProof/>
                    </w:rPr>
                    <w:t>35</w:t>
                  </w:r>
                </w:fldSimple>
                <w:r w:rsidR="00612FF2">
                  <w:t xml:space="preserve"> /</w:t>
                </w:r>
                <w:del w:id="600" w:author="Jonas" w:date="2011-11-06T23:22:00Z">
                  <w:r w:rsidR="00612FF2" w:rsidDel="001A2892">
                    <w:delText xml:space="preserve"> </w:delText>
                  </w:r>
                </w:del>
                <w:ins w:id="601" w:author="Jonas" w:date="2011-11-06T23:22:00Z">
                  <w:r>
                    <w:fldChar w:fldCharType="begin"/>
                  </w:r>
                  <w:r w:rsidR="00612FF2">
                    <w:instrText xml:space="preserve"> PAGE    \* MERGEFORMAT </w:instrText>
                  </w:r>
                  <w:r>
                    <w:fldChar w:fldCharType="separate"/>
                  </w:r>
                </w:ins>
                <w:r w:rsidR="00E64F2D">
                  <w:rPr>
                    <w:noProof/>
                  </w:rPr>
                  <w:t>35</w:t>
                </w:r>
                <w:ins w:id="602" w:author="Jonas" w:date="2011-11-06T23:22:00Z">
                  <w:r>
                    <w:fldChar w:fldCharType="end"/>
                  </w:r>
                </w:ins>
                <w:del w:id="603" w:author="Jonas" w:date="2011-11-06T23:22:00Z">
                  <w:r w:rsidDel="001A2892">
                    <w:fldChar w:fldCharType="begin"/>
                  </w:r>
                  <w:r w:rsidR="00612FF2" w:rsidDel="001A2892">
                    <w:delInstrText xml:space="preserve"> NUMPAGES   \* MERGEFORMAT </w:delInstrText>
                  </w:r>
                  <w:r w:rsidDel="001A2892">
                    <w:fldChar w:fldCharType="separate"/>
                  </w:r>
                  <w:r w:rsidR="00612FF2" w:rsidDel="001A2892">
                    <w:rPr>
                      <w:noProof/>
                    </w:rPr>
                    <w:delText>32</w:delText>
                  </w:r>
                  <w:r w:rsidDel="001A2892">
                    <w:fldChar w:fldCharType="end"/>
                  </w:r>
                </w:del>
              </w:p>
              <w:p w:rsidR="00612FF2" w:rsidRPr="00D904B3" w:rsidRDefault="00612FF2" w:rsidP="00D904B3"/>
            </w:txbxContent>
          </v:textbox>
        </v:shape>
      </w:pict>
    </w:r>
    <w:r>
      <w:rPr>
        <w:noProof/>
      </w:rPr>
      <w:pict>
        <v:shape id="_x0000_s2056" type="#_x0000_t202" style="position:absolute;margin-left:-8.6pt;margin-top:10.05pt;width:471.2pt;height:218.7pt;z-index:251663360;mso-width-relative:margin;mso-height-relative:margin" filled="f" stroked="f">
          <v:textbox style="mso-next-textbox:#_x0000_s2056">
            <w:txbxContent>
              <w:p w:rsidR="00612FF2" w:rsidRPr="005552B4" w:rsidRDefault="00612FF2" w:rsidP="00A84674">
                <w:pPr>
                  <w:pStyle w:val="KeinLeerraum"/>
                  <w:rPr>
                    <w:b/>
                  </w:rPr>
                </w:pPr>
                <w:r w:rsidRPr="005552B4">
                  <w:rPr>
                    <w:b/>
                  </w:rPr>
                  <w:t>Lizenz/License:</w:t>
                </w:r>
              </w:p>
              <w:p w:rsidR="00612FF2" w:rsidRPr="005552B4" w:rsidRDefault="00612FF2" w:rsidP="00A84674">
                <w:pPr>
                  <w:pStyle w:val="KeinLeerraum"/>
                </w:pPr>
                <w:r w:rsidRPr="005552B4">
                  <w:t xml:space="preserve">© </w:t>
                </w:r>
                <w:r w:rsidRPr="005650BB">
                  <w:rPr>
                    <w:sz w:val="18"/>
                    <w:szCs w:val="18"/>
                  </w:rPr>
                  <w:t>Fäßler, Haase, Hauschild, Koralewski, Traub, Westphal</w:t>
                </w:r>
              </w:p>
              <w:p w:rsidR="00612FF2" w:rsidRPr="005552B4" w:rsidRDefault="00612FF2" w:rsidP="00C45E68">
                <w:pPr>
                  <w:pStyle w:val="KeinLeerraum"/>
                </w:pPr>
              </w:p>
              <w:p w:rsidR="00612FF2" w:rsidRPr="000510E8" w:rsidRDefault="00612FF2" w:rsidP="00C45E68">
                <w:pPr>
                  <w:pStyle w:val="KeinLeerraum"/>
                  <w:rPr>
                    <w:b/>
                    <w:lang w:val="en-US"/>
                  </w:rPr>
                </w:pPr>
                <w:r w:rsidRPr="000510E8">
                  <w:rPr>
                    <w:b/>
                    <w:lang w:val="en-US"/>
                  </w:rPr>
                  <w:t>Dokumentversion/Document Version:</w:t>
                </w:r>
              </w:p>
              <w:p w:rsidR="00612FF2" w:rsidRPr="005552B4" w:rsidRDefault="00612FF2" w:rsidP="00C45E68">
                <w:pPr>
                  <w:pStyle w:val="KeinLeerraum"/>
                  <w:rPr>
                    <w:lang w:val="en-US"/>
                  </w:rPr>
                </w:pPr>
                <w:r w:rsidRPr="005552B4">
                  <w:rPr>
                    <w:lang w:val="en-US"/>
                  </w:rPr>
                  <w:t>Titel:</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E55A06">
                      <w:rPr>
                        <w:lang w:val="en-US"/>
                      </w:rPr>
                      <w:t>System Requirements Specification</w:t>
                    </w:r>
                  </w:sdtContent>
                </w:sdt>
              </w:p>
              <w:p w:rsidR="00612FF2" w:rsidRDefault="00612FF2"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del w:id="604" w:author="MPH" w:date="2011-11-09T23:20:00Z">
                      <w:r w:rsidDel="006165F0">
                        <w:delText>V 1.0 beta 5</w:delText>
                      </w:r>
                    </w:del>
                    <w:ins w:id="605" w:author="MPH" w:date="2011-11-09T23:22:00Z">
                      <w:r w:rsidR="00E64F2D">
                        <w:t>V 1.0 beta 7</w:t>
                      </w:r>
                    </w:ins>
                  </w:sdtContent>
                </w:sdt>
                <w:r>
                  <w:rPr>
                    <w:lang w:val="en-US"/>
                  </w:rPr>
                  <w:t xml:space="preserve">   (</w:t>
                </w:r>
                <w:fldSimple w:instr=" TIME \@ &quot;d. MMMM yyyy&quot; ">
                  <w:ins w:id="606" w:author="MPH" w:date="2011-11-09T23:22:00Z">
                    <w:r w:rsidR="00E64F2D">
                      <w:rPr>
                        <w:noProof/>
                      </w:rPr>
                      <w:t>9. November 2011</w:t>
                    </w:r>
                  </w:ins>
                  <w:del w:id="607" w:author="MPH" w:date="2011-11-07T20:03:00Z">
                    <w:r w:rsidDel="00711FC9">
                      <w:rPr>
                        <w:noProof/>
                      </w:rPr>
                      <w:delText>6. November 2011</w:delText>
                    </w:r>
                  </w:del>
                </w:fldSimple>
                <w:r>
                  <w:rPr>
                    <w:lang w:val="en-US"/>
                  </w:rPr>
                  <w:t>)</w:t>
                </w:r>
              </w:p>
              <w:p w:rsidR="00612FF2" w:rsidRPr="00A84674" w:rsidRDefault="00612FF2" w:rsidP="00C45E68">
                <w:pPr>
                  <w:pStyle w:val="KeinLeerraum"/>
                  <w:rPr>
                    <w:lang w:val="en-US"/>
                  </w:rPr>
                </w:pPr>
              </w:p>
              <w:p w:rsidR="00612FF2" w:rsidRPr="00A84674" w:rsidRDefault="00612FF2" w:rsidP="00A84674">
                <w:pPr>
                  <w:pStyle w:val="KeinLeerraum"/>
                  <w:rPr>
                    <w:b/>
                    <w:lang w:val="en-US"/>
                  </w:rPr>
                </w:pPr>
                <w:r w:rsidRPr="00A84674">
                  <w:rPr>
                    <w:b/>
                    <w:lang w:val="en-US"/>
                  </w:rPr>
                  <w:t>Autoren/Authors     Projektteam/Project team:</w:t>
                </w:r>
              </w:p>
              <w:p w:rsidR="00612FF2" w:rsidRDefault="00612FF2" w:rsidP="00A84674">
                <w:pPr>
                  <w:pStyle w:val="KeinLeerraum"/>
                  <w:numPr>
                    <w:ilvl w:val="0"/>
                    <w:numId w:val="1"/>
                  </w:numPr>
                  <w:rPr>
                    <w:lang w:val="en-US"/>
                  </w:rPr>
                </w:pPr>
                <w:r>
                  <w:rPr>
                    <w:lang w:val="en-US"/>
                  </w:rPr>
                  <w:t>Jonas Traub</w:t>
                </w:r>
                <w:r>
                  <w:rPr>
                    <w:lang w:val="en-US"/>
                  </w:rPr>
                  <w:tab/>
                </w:r>
                <w:r>
                  <w:rPr>
                    <w:lang w:val="en-US"/>
                  </w:rPr>
                  <w:tab/>
                  <w:t>(Projektleiter)</w:t>
                </w:r>
              </w:p>
              <w:p w:rsidR="00612FF2" w:rsidRDefault="00612FF2"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612FF2" w:rsidRPr="00105B6E" w:rsidRDefault="00612FF2" w:rsidP="00105B6E">
                <w:pPr>
                  <w:pStyle w:val="KeinLeerraum"/>
                  <w:numPr>
                    <w:ilvl w:val="0"/>
                    <w:numId w:val="1"/>
                  </w:numPr>
                  <w:rPr>
                    <w:lang w:val="en-US"/>
                  </w:rPr>
                </w:pPr>
                <w:r>
                  <w:rPr>
                    <w:lang w:val="en-US"/>
                  </w:rPr>
                  <w:t>Matthis Hauschild</w:t>
                </w:r>
                <w:r>
                  <w:rPr>
                    <w:lang w:val="en-US"/>
                  </w:rPr>
                  <w:tab/>
                </w:r>
                <w:r>
                  <w:rPr>
                    <w:lang w:val="en-US"/>
                  </w:rPr>
                  <w:tab/>
                  <w:t>(Documentation)</w:t>
                </w:r>
              </w:p>
              <w:p w:rsidR="00612FF2" w:rsidRDefault="00612FF2"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612FF2" w:rsidRDefault="00612FF2" w:rsidP="00A84674">
                <w:pPr>
                  <w:pStyle w:val="KeinLeerraum"/>
                  <w:numPr>
                    <w:ilvl w:val="0"/>
                    <w:numId w:val="1"/>
                  </w:numPr>
                  <w:rPr>
                    <w:lang w:val="en-US"/>
                  </w:rPr>
                </w:pPr>
                <w:r>
                  <w:rPr>
                    <w:lang w:val="en-US"/>
                  </w:rPr>
                  <w:t>Christopher Westphal</w:t>
                </w:r>
                <w:r>
                  <w:rPr>
                    <w:lang w:val="en-US"/>
                  </w:rPr>
                  <w:tab/>
                  <w:t>(Engineer/Tester, Expert on usability)</w:t>
                </w:r>
              </w:p>
              <w:p w:rsidR="00612FF2" w:rsidRPr="008977F3" w:rsidRDefault="00612FF2"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612FF2"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sidR="00612FF2"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0A80" w:rsidRDefault="00400A80" w:rsidP="000F2E3F">
      <w:pPr>
        <w:spacing w:after="0" w:line="240" w:lineRule="auto"/>
      </w:pPr>
      <w:r>
        <w:separator/>
      </w:r>
    </w:p>
  </w:footnote>
  <w:footnote w:type="continuationSeparator" w:id="0">
    <w:p w:rsidR="00400A80" w:rsidRDefault="00400A80" w:rsidP="000F2E3F">
      <w:pPr>
        <w:spacing w:after="0" w:line="240" w:lineRule="auto"/>
      </w:pPr>
      <w:r>
        <w:continuationSeparator/>
      </w:r>
    </w:p>
  </w:footnote>
  <w:footnote w:id="1">
    <w:p w:rsidR="00612FF2" w:rsidRDefault="00612FF2">
      <w:pPr>
        <w:pStyle w:val="Funotentext"/>
      </w:pPr>
      <w:r>
        <w:rPr>
          <w:rStyle w:val="Funotenzeichen"/>
        </w:rPr>
        <w:footnoteRef/>
      </w:r>
      <w:r>
        <w:t xml:space="preserve"> </w:t>
      </w:r>
      <w:r w:rsidRPr="001F1AE5">
        <w:t>Quelle: http://images.tecchannel.de/images/tecchannel/bdb/383253/890.jpg</w:t>
      </w:r>
      <w:r w:rsidRPr="001F1AE5">
        <w:rPr>
          <w:b/>
          <w:bCs/>
        </w:rPr>
        <w:annotationRef/>
      </w:r>
    </w:p>
  </w:footnote>
  <w:footnote w:id="2">
    <w:p w:rsidR="00612FF2" w:rsidRDefault="00612FF2">
      <w:pPr>
        <w:pStyle w:val="Funotentext"/>
      </w:pPr>
      <w:r>
        <w:rPr>
          <w:rStyle w:val="Funotenzeichen"/>
        </w:rPr>
        <w:footnoteRef/>
      </w:r>
      <w:r>
        <w:t xml:space="preserve"> </w:t>
      </w:r>
      <w:r w:rsidRPr="00677D94">
        <w:t>Quelle: http://www.h3c.com/portal/res/200706/01/20070601_109047_image002_201356_57_0.gif</w:t>
      </w:r>
      <w:r w:rsidRPr="00677D94">
        <w:rPr>
          <w:b/>
          <w:bCs/>
        </w:rPr>
        <w:annotationRef/>
      </w:r>
    </w:p>
  </w:footnote>
  <w:footnote w:id="3">
    <w:p w:rsidR="00612FF2" w:rsidRDefault="00612FF2">
      <w:pPr>
        <w:pStyle w:val="Funotentext"/>
      </w:pPr>
      <w:r>
        <w:rPr>
          <w:rStyle w:val="Funotenzeichen"/>
        </w:rPr>
        <w:footnoteRef/>
      </w:r>
      <w:r>
        <w:t>Quelle</w:t>
      </w:r>
      <w:r w:rsidRPr="009426B2">
        <w:t>: http://www.bogdanturcanu.ro/wp-content/uploads/2010/07/igmpsnoop2.gif</w:t>
      </w:r>
      <w:r w:rsidRPr="009426B2">
        <w:rPr>
          <w:b/>
          <w:bCs/>
        </w:rPr>
        <w:annotationRef/>
      </w:r>
    </w:p>
  </w:footnote>
  <w:footnote w:id="4">
    <w:p w:rsidR="00612FF2" w:rsidRDefault="00612FF2">
      <w:pPr>
        <w:pStyle w:val="Funotentext"/>
      </w:pPr>
      <w:r>
        <w:rPr>
          <w:rStyle w:val="Funotenzeichen"/>
        </w:rPr>
        <w:footnoteRef/>
      </w:r>
      <w:r>
        <w:t xml:space="preserve"> Quelle: TIT09AiB_Pflichtenheft_MultiCastor_1v0 Punkt 2.4</w:t>
      </w:r>
    </w:p>
  </w:footnote>
  <w:footnote w:id="5">
    <w:p w:rsidR="00612FF2" w:rsidRDefault="00612FF2">
      <w:pPr>
        <w:pStyle w:val="Funotentext"/>
      </w:pPr>
      <w:r>
        <w:rPr>
          <w:rStyle w:val="Funotenzeichen"/>
        </w:rPr>
        <w:footnoteRef/>
      </w:r>
      <w:r>
        <w:t xml:space="preserve"> </w:t>
      </w:r>
      <w:r w:rsidRPr="003E7E31">
        <w:t>Quelle: TIT09AIB_Pflichtenheft_MultiCastor_1v0</w:t>
      </w:r>
      <w:r w:rsidRPr="003E7E31">
        <w:rPr>
          <w:b/>
          <w:bCs/>
        </w:rPr>
        <w:annotationRef/>
      </w:r>
    </w:p>
  </w:footnote>
  <w:footnote w:id="6">
    <w:p w:rsidR="00612FF2" w:rsidRDefault="00612FF2">
      <w:pPr>
        <w:pStyle w:val="Funotentext"/>
      </w:pPr>
      <w:r>
        <w:rPr>
          <w:rStyle w:val="Funotenzeichen"/>
        </w:rPr>
        <w:footnoteRef/>
      </w:r>
      <w:r>
        <w:t xml:space="preserve"> </w:t>
      </w:r>
      <w:r w:rsidRPr="00466DFB">
        <w:t>http://netresearch.ics.uci.edu/kfujii/Jpcap/doc/</w:t>
      </w:r>
    </w:p>
  </w:footnote>
  <w:footnote w:id="7">
    <w:p w:rsidR="00612FF2" w:rsidRDefault="00612FF2">
      <w:pPr>
        <w:pStyle w:val="Funotentext"/>
      </w:pPr>
      <w:r>
        <w:rPr>
          <w:rStyle w:val="Funotenzeichen"/>
        </w:rPr>
        <w:footnoteRef/>
      </w:r>
      <w:r>
        <w:t xml:space="preserve"> http://www.java.com/de/download/help/sysreq.xml)</w:t>
      </w:r>
    </w:p>
  </w:footnote>
  <w:footnote w:id="8">
    <w:p w:rsidR="00612FF2" w:rsidRPr="00CD02A6" w:rsidRDefault="00612FF2">
      <w:pPr>
        <w:pStyle w:val="Funotentext"/>
        <w:rPr>
          <w:lang w:val="en-US"/>
        </w:rPr>
      </w:pPr>
      <w:r>
        <w:rPr>
          <w:rStyle w:val="Funotenzeichen"/>
        </w:rPr>
        <w:footnoteRef/>
      </w:r>
      <w:r w:rsidRPr="00CD02A6">
        <w:rPr>
          <w:lang w:val="en-US"/>
        </w:rPr>
        <w:t xml:space="preserve"> Quelle: </w:t>
      </w:r>
      <w:hyperlink r:id="rId1" w:history="1">
        <w:r w:rsidRPr="00CD02A6">
          <w:rPr>
            <w:rStyle w:val="Hyperlink"/>
            <w:lang w:val="en-US"/>
          </w:rPr>
          <w:t>http://staf.sourceforge.net/current/STAFGS.pdf</w:t>
        </w:r>
      </w:hyperlink>
      <w:r w:rsidRPr="00CD02A6">
        <w:rPr>
          <w:lang w:val="en-US"/>
        </w:rPr>
        <w:t xml:space="preserve"> 4.3 Submitting STAF Request from Command Line</w:t>
      </w:r>
    </w:p>
  </w:footnote>
  <w:footnote w:id="9">
    <w:p w:rsidR="00612FF2" w:rsidRDefault="00612FF2">
      <w:pPr>
        <w:pStyle w:val="Funotentext"/>
      </w:pPr>
      <w:r>
        <w:rPr>
          <w:rStyle w:val="Funotenzeichen"/>
        </w:rPr>
        <w:footnoteRef/>
      </w:r>
      <w:r w:rsidRPr="00CD02A6">
        <w:rPr>
          <w:lang w:val="en-US"/>
        </w:rPr>
        <w:t xml:space="preserve"> </w:t>
      </w:r>
      <w:hyperlink r:id="rId2" w:history="1">
        <w:r w:rsidRPr="00CD02A6">
          <w:rPr>
            <w:rStyle w:val="Hyperlink"/>
            <w:lang w:val="en-US"/>
          </w:rPr>
          <w:t>http://staf.sourceforge.net/current/STAFGS.pdf</w:t>
        </w:r>
      </w:hyperlink>
      <w:r w:rsidRPr="00CD02A6">
        <w:rPr>
          <w:lang w:val="en-US"/>
        </w:rPr>
        <w:t xml:space="preserve"> 8. </w:t>
      </w:r>
      <w:r w:rsidRPr="004B211A">
        <w:t>Getting started with STAF</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FF2" w:rsidRDefault="00B613EA"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rsidR="00612FF2">
          <w:t>System Requirements Specification</w:t>
        </w:r>
      </w:sdtContent>
    </w:sdt>
    <w:r w:rsidR="00612FF2">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0526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A1698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173A98"/>
    <w:multiLevelType w:val="hybridMultilevel"/>
    <w:tmpl w:val="54A809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0C1986"/>
    <w:multiLevelType w:val="hybridMultilevel"/>
    <w:tmpl w:val="2768110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64E4B06"/>
    <w:multiLevelType w:val="hybridMultilevel"/>
    <w:tmpl w:val="C3C26C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3">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43640A7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6">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7A126C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DC00FC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5"/>
  </w:num>
  <w:num w:numId="3">
    <w:abstractNumId w:val="8"/>
  </w:num>
  <w:num w:numId="4">
    <w:abstractNumId w:val="12"/>
  </w:num>
  <w:num w:numId="5">
    <w:abstractNumId w:val="3"/>
  </w:num>
  <w:num w:numId="6">
    <w:abstractNumId w:val="16"/>
  </w:num>
  <w:num w:numId="7">
    <w:abstractNumId w:val="1"/>
  </w:num>
  <w:num w:numId="8">
    <w:abstractNumId w:val="4"/>
  </w:num>
  <w:num w:numId="9">
    <w:abstractNumId w:val="13"/>
  </w:num>
  <w:num w:numId="10">
    <w:abstractNumId w:val="2"/>
  </w:num>
  <w:num w:numId="11">
    <w:abstractNumId w:val="11"/>
  </w:num>
  <w:num w:numId="12">
    <w:abstractNumId w:val="7"/>
  </w:num>
  <w:num w:numId="13">
    <w:abstractNumId w:val="10"/>
  </w:num>
  <w:num w:numId="14">
    <w:abstractNumId w:val="14"/>
  </w:num>
  <w:num w:numId="15">
    <w:abstractNumId w:val="17"/>
  </w:num>
  <w:num w:numId="16">
    <w:abstractNumId w:val="18"/>
  </w:num>
  <w:num w:numId="17">
    <w:abstractNumId w:val="0"/>
  </w:num>
  <w:num w:numId="18">
    <w:abstractNumId w:val="6"/>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trackRevisions/>
  <w:doNotTrackMoves/>
  <w:doNotTrackFormatting/>
  <w:defaultTabStop w:val="708"/>
  <w:hyphenationZone w:val="425"/>
  <w:drawingGridHorizontalSpacing w:val="110"/>
  <w:displayHorizontalDrawingGridEvery w:val="2"/>
  <w:characterSpacingControl w:val="doNotCompress"/>
  <w:hdrShapeDefaults>
    <o:shapedefaults v:ext="edit" spidmax="68610">
      <o:colormenu v:ext="edit" fillcolor="none" strokecolor="#c00000"/>
    </o:shapedefaults>
    <o:shapelayout v:ext="edit">
      <o:idmap v:ext="edit" data="2"/>
      <o:rules v:ext="edit">
        <o:r id="V:Rule5" type="connector" idref="#_x0000_s2058"/>
        <o:r id="V:Rule6" type="connector" idref="#_x0000_s2170"/>
        <o:r id="V:Rule7" type="connector" idref="#_x0000_s2167"/>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740A7"/>
    <w:rsid w:val="00081104"/>
    <w:rsid w:val="00081DFE"/>
    <w:rsid w:val="00090C5E"/>
    <w:rsid w:val="000957CC"/>
    <w:rsid w:val="000A099F"/>
    <w:rsid w:val="000A5C0C"/>
    <w:rsid w:val="000B066A"/>
    <w:rsid w:val="000D6E0A"/>
    <w:rsid w:val="000F1394"/>
    <w:rsid w:val="000F2E3F"/>
    <w:rsid w:val="000F6E2D"/>
    <w:rsid w:val="000F760F"/>
    <w:rsid w:val="00105B6E"/>
    <w:rsid w:val="00121C25"/>
    <w:rsid w:val="0012731E"/>
    <w:rsid w:val="00150230"/>
    <w:rsid w:val="00152AAC"/>
    <w:rsid w:val="001651BC"/>
    <w:rsid w:val="001655A2"/>
    <w:rsid w:val="00171D26"/>
    <w:rsid w:val="001752AF"/>
    <w:rsid w:val="00180BF4"/>
    <w:rsid w:val="001A0FEE"/>
    <w:rsid w:val="001A2892"/>
    <w:rsid w:val="001B74C0"/>
    <w:rsid w:val="001C2764"/>
    <w:rsid w:val="001C39A6"/>
    <w:rsid w:val="001C4829"/>
    <w:rsid w:val="001C673B"/>
    <w:rsid w:val="001D5CE0"/>
    <w:rsid w:val="001D674A"/>
    <w:rsid w:val="001E07AE"/>
    <w:rsid w:val="001E3214"/>
    <w:rsid w:val="001E7930"/>
    <w:rsid w:val="001F0991"/>
    <w:rsid w:val="001F1AE5"/>
    <w:rsid w:val="001F2362"/>
    <w:rsid w:val="001F35AF"/>
    <w:rsid w:val="00207B46"/>
    <w:rsid w:val="00221E7A"/>
    <w:rsid w:val="0023307E"/>
    <w:rsid w:val="00235DE3"/>
    <w:rsid w:val="00245FFA"/>
    <w:rsid w:val="00253E02"/>
    <w:rsid w:val="0025556F"/>
    <w:rsid w:val="0027004A"/>
    <w:rsid w:val="002753CF"/>
    <w:rsid w:val="00286D7B"/>
    <w:rsid w:val="002A28A1"/>
    <w:rsid w:val="002A42FE"/>
    <w:rsid w:val="002D6F8E"/>
    <w:rsid w:val="002E699F"/>
    <w:rsid w:val="002F0650"/>
    <w:rsid w:val="002F6BB9"/>
    <w:rsid w:val="003009C7"/>
    <w:rsid w:val="00306FED"/>
    <w:rsid w:val="0032159D"/>
    <w:rsid w:val="00323F03"/>
    <w:rsid w:val="003414D8"/>
    <w:rsid w:val="00345C28"/>
    <w:rsid w:val="00347A4C"/>
    <w:rsid w:val="00352B86"/>
    <w:rsid w:val="003601AB"/>
    <w:rsid w:val="003B666C"/>
    <w:rsid w:val="003C13B8"/>
    <w:rsid w:val="003C5108"/>
    <w:rsid w:val="003D637E"/>
    <w:rsid w:val="003D6944"/>
    <w:rsid w:val="003E0385"/>
    <w:rsid w:val="003E7E31"/>
    <w:rsid w:val="003F21DD"/>
    <w:rsid w:val="00400A80"/>
    <w:rsid w:val="0040227A"/>
    <w:rsid w:val="00405864"/>
    <w:rsid w:val="00412716"/>
    <w:rsid w:val="004260AD"/>
    <w:rsid w:val="0042653E"/>
    <w:rsid w:val="00433EE8"/>
    <w:rsid w:val="004619E9"/>
    <w:rsid w:val="00466DFB"/>
    <w:rsid w:val="004706A1"/>
    <w:rsid w:val="00497DCB"/>
    <w:rsid w:val="004B0E53"/>
    <w:rsid w:val="004B211A"/>
    <w:rsid w:val="004B3AFF"/>
    <w:rsid w:val="004B6904"/>
    <w:rsid w:val="004D1E2B"/>
    <w:rsid w:val="004F22B1"/>
    <w:rsid w:val="00500E14"/>
    <w:rsid w:val="005057B1"/>
    <w:rsid w:val="00505EE3"/>
    <w:rsid w:val="00510BC3"/>
    <w:rsid w:val="00516E7B"/>
    <w:rsid w:val="005175BE"/>
    <w:rsid w:val="00552314"/>
    <w:rsid w:val="005552B4"/>
    <w:rsid w:val="00560F0C"/>
    <w:rsid w:val="00561704"/>
    <w:rsid w:val="005650BB"/>
    <w:rsid w:val="005823D5"/>
    <w:rsid w:val="00593B3B"/>
    <w:rsid w:val="005A2300"/>
    <w:rsid w:val="005D4748"/>
    <w:rsid w:val="005D4903"/>
    <w:rsid w:val="005F7CDF"/>
    <w:rsid w:val="00612FF2"/>
    <w:rsid w:val="006165F0"/>
    <w:rsid w:val="00621C2A"/>
    <w:rsid w:val="00633985"/>
    <w:rsid w:val="00645CCA"/>
    <w:rsid w:val="00647DAC"/>
    <w:rsid w:val="00661B12"/>
    <w:rsid w:val="00664477"/>
    <w:rsid w:val="00677D94"/>
    <w:rsid w:val="00680C30"/>
    <w:rsid w:val="00681981"/>
    <w:rsid w:val="0069034F"/>
    <w:rsid w:val="00692AB0"/>
    <w:rsid w:val="00692C34"/>
    <w:rsid w:val="0069680D"/>
    <w:rsid w:val="006B7F6E"/>
    <w:rsid w:val="006C162E"/>
    <w:rsid w:val="006C7E18"/>
    <w:rsid w:val="006D3C3E"/>
    <w:rsid w:val="006D5BC2"/>
    <w:rsid w:val="00705EB8"/>
    <w:rsid w:val="007065B7"/>
    <w:rsid w:val="00711FC9"/>
    <w:rsid w:val="007365E8"/>
    <w:rsid w:val="0073743A"/>
    <w:rsid w:val="007406F4"/>
    <w:rsid w:val="007417E4"/>
    <w:rsid w:val="007517D0"/>
    <w:rsid w:val="00756D45"/>
    <w:rsid w:val="00771F72"/>
    <w:rsid w:val="00781460"/>
    <w:rsid w:val="00783A3A"/>
    <w:rsid w:val="007A1448"/>
    <w:rsid w:val="007B04B2"/>
    <w:rsid w:val="007B7AE2"/>
    <w:rsid w:val="007C354E"/>
    <w:rsid w:val="007E2819"/>
    <w:rsid w:val="007F3D3D"/>
    <w:rsid w:val="00815BA8"/>
    <w:rsid w:val="0082059B"/>
    <w:rsid w:val="008463E3"/>
    <w:rsid w:val="0086757D"/>
    <w:rsid w:val="008762E6"/>
    <w:rsid w:val="00880DBE"/>
    <w:rsid w:val="00883F47"/>
    <w:rsid w:val="00894BFB"/>
    <w:rsid w:val="00897794"/>
    <w:rsid w:val="008A3EF6"/>
    <w:rsid w:val="008A5099"/>
    <w:rsid w:val="008A5FD4"/>
    <w:rsid w:val="008B0032"/>
    <w:rsid w:val="008B71FA"/>
    <w:rsid w:val="008D03A6"/>
    <w:rsid w:val="008E16D2"/>
    <w:rsid w:val="008E3282"/>
    <w:rsid w:val="008E3E3A"/>
    <w:rsid w:val="008F4C53"/>
    <w:rsid w:val="008F66EE"/>
    <w:rsid w:val="00902776"/>
    <w:rsid w:val="00903BBC"/>
    <w:rsid w:val="009042D3"/>
    <w:rsid w:val="0090691F"/>
    <w:rsid w:val="009149BD"/>
    <w:rsid w:val="00915C60"/>
    <w:rsid w:val="00934449"/>
    <w:rsid w:val="00941186"/>
    <w:rsid w:val="009426B2"/>
    <w:rsid w:val="009601B2"/>
    <w:rsid w:val="0096163D"/>
    <w:rsid w:val="009941E2"/>
    <w:rsid w:val="0099457B"/>
    <w:rsid w:val="00995E94"/>
    <w:rsid w:val="009A5BB1"/>
    <w:rsid w:val="009E1E8C"/>
    <w:rsid w:val="009E60C0"/>
    <w:rsid w:val="009F70A7"/>
    <w:rsid w:val="00A014B1"/>
    <w:rsid w:val="00A0394B"/>
    <w:rsid w:val="00A05D3C"/>
    <w:rsid w:val="00A17BB9"/>
    <w:rsid w:val="00A24493"/>
    <w:rsid w:val="00A31F04"/>
    <w:rsid w:val="00A37C8B"/>
    <w:rsid w:val="00A55BA8"/>
    <w:rsid w:val="00A61D2C"/>
    <w:rsid w:val="00A62DFF"/>
    <w:rsid w:val="00A71FCB"/>
    <w:rsid w:val="00A84674"/>
    <w:rsid w:val="00AA59B8"/>
    <w:rsid w:val="00AA6484"/>
    <w:rsid w:val="00AA68B0"/>
    <w:rsid w:val="00AB6981"/>
    <w:rsid w:val="00AC6185"/>
    <w:rsid w:val="00AD001C"/>
    <w:rsid w:val="00AD5388"/>
    <w:rsid w:val="00AD69AE"/>
    <w:rsid w:val="00AE4F02"/>
    <w:rsid w:val="00AE505B"/>
    <w:rsid w:val="00AF161E"/>
    <w:rsid w:val="00B046DE"/>
    <w:rsid w:val="00B13742"/>
    <w:rsid w:val="00B348E6"/>
    <w:rsid w:val="00B613EA"/>
    <w:rsid w:val="00B64586"/>
    <w:rsid w:val="00B66023"/>
    <w:rsid w:val="00B8606B"/>
    <w:rsid w:val="00B90899"/>
    <w:rsid w:val="00BA758A"/>
    <w:rsid w:val="00BC1773"/>
    <w:rsid w:val="00BC1B62"/>
    <w:rsid w:val="00BD2B5D"/>
    <w:rsid w:val="00BD4EFB"/>
    <w:rsid w:val="00BD680C"/>
    <w:rsid w:val="00BE06ED"/>
    <w:rsid w:val="00BE0E6E"/>
    <w:rsid w:val="00BF69D8"/>
    <w:rsid w:val="00BF7F9C"/>
    <w:rsid w:val="00C15B8E"/>
    <w:rsid w:val="00C25B2B"/>
    <w:rsid w:val="00C36D4A"/>
    <w:rsid w:val="00C42A1F"/>
    <w:rsid w:val="00C44441"/>
    <w:rsid w:val="00C45E68"/>
    <w:rsid w:val="00C548DA"/>
    <w:rsid w:val="00C67683"/>
    <w:rsid w:val="00C776B5"/>
    <w:rsid w:val="00C83D24"/>
    <w:rsid w:val="00C96C8E"/>
    <w:rsid w:val="00CA0A5D"/>
    <w:rsid w:val="00CA1106"/>
    <w:rsid w:val="00CA73B6"/>
    <w:rsid w:val="00CC3AF9"/>
    <w:rsid w:val="00CD02A6"/>
    <w:rsid w:val="00CD295D"/>
    <w:rsid w:val="00CE4639"/>
    <w:rsid w:val="00CE5133"/>
    <w:rsid w:val="00CE6DA0"/>
    <w:rsid w:val="00CE7058"/>
    <w:rsid w:val="00CF01C6"/>
    <w:rsid w:val="00CF5C74"/>
    <w:rsid w:val="00D259A4"/>
    <w:rsid w:val="00D27C0A"/>
    <w:rsid w:val="00D37CE3"/>
    <w:rsid w:val="00D42895"/>
    <w:rsid w:val="00D4561E"/>
    <w:rsid w:val="00D537E7"/>
    <w:rsid w:val="00D626AF"/>
    <w:rsid w:val="00D904B3"/>
    <w:rsid w:val="00DD3F82"/>
    <w:rsid w:val="00DE4429"/>
    <w:rsid w:val="00DF04E8"/>
    <w:rsid w:val="00DF459D"/>
    <w:rsid w:val="00E00420"/>
    <w:rsid w:val="00E02230"/>
    <w:rsid w:val="00E10DF1"/>
    <w:rsid w:val="00E10E05"/>
    <w:rsid w:val="00E1779B"/>
    <w:rsid w:val="00E23F6F"/>
    <w:rsid w:val="00E300A8"/>
    <w:rsid w:val="00E32D9A"/>
    <w:rsid w:val="00E33EF2"/>
    <w:rsid w:val="00E50D3C"/>
    <w:rsid w:val="00E54FB1"/>
    <w:rsid w:val="00E55A06"/>
    <w:rsid w:val="00E64F2D"/>
    <w:rsid w:val="00E720A7"/>
    <w:rsid w:val="00E72983"/>
    <w:rsid w:val="00E97EDE"/>
    <w:rsid w:val="00EB28EF"/>
    <w:rsid w:val="00ED3DD9"/>
    <w:rsid w:val="00ED6418"/>
    <w:rsid w:val="00EE10CE"/>
    <w:rsid w:val="00EE130D"/>
    <w:rsid w:val="00EE3731"/>
    <w:rsid w:val="00EF6BB4"/>
    <w:rsid w:val="00F14CD9"/>
    <w:rsid w:val="00F24C35"/>
    <w:rsid w:val="00F25E00"/>
    <w:rsid w:val="00F302D4"/>
    <w:rsid w:val="00F37F2E"/>
    <w:rsid w:val="00F40147"/>
    <w:rsid w:val="00F40D7E"/>
    <w:rsid w:val="00F60477"/>
    <w:rsid w:val="00F6693A"/>
    <w:rsid w:val="00F954D0"/>
    <w:rsid w:val="00FB7C09"/>
    <w:rsid w:val="00FC62ED"/>
    <w:rsid w:val="00FD6118"/>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861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1D26"/>
    <w:rPr>
      <w:sz w:val="24"/>
    </w:rPr>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0D6E0A"/>
    <w:pPr>
      <w:ind w:left="720"/>
      <w:contextualSpacing/>
    </w:pPr>
  </w:style>
  <w:style w:type="paragraph" w:styleId="StandardWeb">
    <w:name w:val="Normal (Web)"/>
    <w:basedOn w:val="Standard"/>
    <w:uiPriority w:val="99"/>
    <w:semiHidden/>
    <w:unhideWhenUsed/>
    <w:rsid w:val="00F302D4"/>
    <w:pPr>
      <w:spacing w:before="100" w:beforeAutospacing="1" w:after="100" w:afterAutospacing="1" w:line="240" w:lineRule="auto"/>
    </w:pPr>
    <w:rPr>
      <w:rFonts w:ascii="Times New Roman" w:eastAsia="Times New Roman" w:hAnsi="Times New Roman" w:cs="Times New Roman"/>
      <w:szCs w:val="24"/>
    </w:rPr>
  </w:style>
  <w:style w:type="paragraph" w:styleId="Funotentext">
    <w:name w:val="footnote text"/>
    <w:basedOn w:val="Standard"/>
    <w:link w:val="FunotentextZchn"/>
    <w:uiPriority w:val="99"/>
    <w:semiHidden/>
    <w:unhideWhenUsed/>
    <w:rsid w:val="00D428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2895"/>
    <w:rPr>
      <w:sz w:val="20"/>
      <w:szCs w:val="20"/>
    </w:rPr>
  </w:style>
  <w:style w:type="character" w:styleId="Funotenzeichen">
    <w:name w:val="footnote reference"/>
    <w:basedOn w:val="Absatz-Standardschriftart"/>
    <w:uiPriority w:val="99"/>
    <w:semiHidden/>
    <w:unhideWhenUsed/>
    <w:rsid w:val="00D42895"/>
    <w:rPr>
      <w:vertAlign w:val="superscript"/>
    </w:rPr>
  </w:style>
  <w:style w:type="character" w:styleId="Kommentarzeichen">
    <w:name w:val="annotation reference"/>
    <w:basedOn w:val="Absatz-Standardschriftart"/>
    <w:uiPriority w:val="99"/>
    <w:semiHidden/>
    <w:unhideWhenUsed/>
    <w:rsid w:val="00E55A06"/>
    <w:rPr>
      <w:sz w:val="16"/>
      <w:szCs w:val="16"/>
    </w:rPr>
  </w:style>
  <w:style w:type="paragraph" w:styleId="Kommentartext">
    <w:name w:val="annotation text"/>
    <w:basedOn w:val="Standard"/>
    <w:link w:val="KommentartextZchn"/>
    <w:uiPriority w:val="99"/>
    <w:semiHidden/>
    <w:unhideWhenUsed/>
    <w:rsid w:val="00E55A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55A06"/>
    <w:rPr>
      <w:sz w:val="20"/>
      <w:szCs w:val="20"/>
    </w:rPr>
  </w:style>
  <w:style w:type="paragraph" w:styleId="Kommentarthema">
    <w:name w:val="annotation subject"/>
    <w:basedOn w:val="Kommentartext"/>
    <w:next w:val="Kommentartext"/>
    <w:link w:val="KommentarthemaZchn"/>
    <w:uiPriority w:val="99"/>
    <w:semiHidden/>
    <w:unhideWhenUsed/>
    <w:rsid w:val="00E55A06"/>
    <w:rPr>
      <w:b/>
      <w:bCs/>
    </w:rPr>
  </w:style>
  <w:style w:type="character" w:customStyle="1" w:styleId="KommentarthemaZchn">
    <w:name w:val="Kommentarthema Zchn"/>
    <w:basedOn w:val="KommentartextZchn"/>
    <w:link w:val="Kommentarthema"/>
    <w:uiPriority w:val="99"/>
    <w:semiHidden/>
    <w:rsid w:val="00E55A06"/>
    <w:rPr>
      <w:b/>
      <w:bCs/>
    </w:rPr>
  </w:style>
  <w:style w:type="paragraph" w:styleId="Titel">
    <w:name w:val="Title"/>
    <w:basedOn w:val="Standard"/>
    <w:next w:val="Standard"/>
    <w:link w:val="TitelZchn"/>
    <w:uiPriority w:val="10"/>
    <w:qFormat/>
    <w:rsid w:val="00CA73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CA73B6"/>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CA73B6"/>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CA73B6"/>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CA73B6"/>
    <w:rPr>
      <w:b/>
      <w:bCs/>
    </w:rPr>
  </w:style>
  <w:style w:type="paragraph" w:styleId="Anfhrungszeichen">
    <w:name w:val="Quote"/>
    <w:basedOn w:val="Standard"/>
    <w:next w:val="Standard"/>
    <w:link w:val="AnfhrungszeichenZchn"/>
    <w:uiPriority w:val="29"/>
    <w:qFormat/>
    <w:rsid w:val="00CA73B6"/>
    <w:rPr>
      <w:i/>
      <w:iCs/>
      <w:color w:val="000000" w:themeColor="text1"/>
    </w:rPr>
  </w:style>
  <w:style w:type="character" w:customStyle="1" w:styleId="AnfhrungszeichenZchn">
    <w:name w:val="Anführungszeichen Zchn"/>
    <w:basedOn w:val="Absatz-Standardschriftart"/>
    <w:link w:val="Anfhrungszeichen"/>
    <w:uiPriority w:val="29"/>
    <w:rsid w:val="00CA73B6"/>
    <w:rPr>
      <w:i/>
      <w:iCs/>
      <w:color w:val="000000" w:themeColor="text1"/>
      <w:sz w:val="24"/>
    </w:rPr>
  </w:style>
  <w:style w:type="character" w:styleId="IntensiveHervorhebung">
    <w:name w:val="Intense Emphasis"/>
    <w:basedOn w:val="Absatz-Standardschriftart"/>
    <w:uiPriority w:val="21"/>
    <w:qFormat/>
    <w:rsid w:val="00CA73B6"/>
    <w:rPr>
      <w:b/>
      <w:bCs/>
      <w:i/>
      <w:iCs/>
      <w:color w:val="4F81BD" w:themeColor="accent1"/>
    </w:rPr>
  </w:style>
  <w:style w:type="paragraph" w:styleId="berarbeitung">
    <w:name w:val="Revision"/>
    <w:hidden/>
    <w:uiPriority w:val="99"/>
    <w:semiHidden/>
    <w:rsid w:val="00CD02A6"/>
    <w:pPr>
      <w:spacing w:after="0" w:line="240" w:lineRule="auto"/>
    </w:pPr>
    <w:rPr>
      <w:sz w:val="24"/>
    </w:rPr>
  </w:style>
</w:styles>
</file>

<file path=word/webSettings.xml><?xml version="1.0" encoding="utf-8"?>
<w:webSettings xmlns:r="http://schemas.openxmlformats.org/officeDocument/2006/relationships" xmlns:w="http://schemas.openxmlformats.org/wordprocessingml/2006/main">
  <w:divs>
    <w:div w:id="25300396">
      <w:bodyDiv w:val="1"/>
      <w:marLeft w:val="0"/>
      <w:marRight w:val="0"/>
      <w:marTop w:val="0"/>
      <w:marBottom w:val="0"/>
      <w:divBdr>
        <w:top w:val="none" w:sz="0" w:space="0" w:color="auto"/>
        <w:left w:val="none" w:sz="0" w:space="0" w:color="auto"/>
        <w:bottom w:val="none" w:sz="0" w:space="0" w:color="auto"/>
        <w:right w:val="none" w:sz="0" w:space="0" w:color="auto"/>
      </w:divBdr>
    </w:div>
    <w:div w:id="434132347">
      <w:bodyDiv w:val="1"/>
      <w:marLeft w:val="0"/>
      <w:marRight w:val="0"/>
      <w:marTop w:val="0"/>
      <w:marBottom w:val="0"/>
      <w:divBdr>
        <w:top w:val="none" w:sz="0" w:space="0" w:color="auto"/>
        <w:left w:val="none" w:sz="0" w:space="0" w:color="auto"/>
        <w:bottom w:val="none" w:sz="0" w:space="0" w:color="auto"/>
        <w:right w:val="none" w:sz="0" w:space="0" w:color="auto"/>
      </w:divBdr>
    </w:div>
    <w:div w:id="435365238">
      <w:bodyDiv w:val="1"/>
      <w:marLeft w:val="0"/>
      <w:marRight w:val="0"/>
      <w:marTop w:val="0"/>
      <w:marBottom w:val="0"/>
      <w:divBdr>
        <w:top w:val="none" w:sz="0" w:space="0" w:color="auto"/>
        <w:left w:val="none" w:sz="0" w:space="0" w:color="auto"/>
        <w:bottom w:val="none" w:sz="0" w:space="0" w:color="auto"/>
        <w:right w:val="none" w:sz="0" w:space="0" w:color="auto"/>
      </w:divBdr>
    </w:div>
    <w:div w:id="448865831">
      <w:bodyDiv w:val="1"/>
      <w:marLeft w:val="0"/>
      <w:marRight w:val="0"/>
      <w:marTop w:val="0"/>
      <w:marBottom w:val="0"/>
      <w:divBdr>
        <w:top w:val="none" w:sz="0" w:space="0" w:color="auto"/>
        <w:left w:val="none" w:sz="0" w:space="0" w:color="auto"/>
        <w:bottom w:val="none" w:sz="0" w:space="0" w:color="auto"/>
        <w:right w:val="none" w:sz="0" w:space="0" w:color="auto"/>
      </w:divBdr>
    </w:div>
    <w:div w:id="462579246">
      <w:bodyDiv w:val="1"/>
      <w:marLeft w:val="0"/>
      <w:marRight w:val="0"/>
      <w:marTop w:val="0"/>
      <w:marBottom w:val="0"/>
      <w:divBdr>
        <w:top w:val="none" w:sz="0" w:space="0" w:color="auto"/>
        <w:left w:val="none" w:sz="0" w:space="0" w:color="auto"/>
        <w:bottom w:val="none" w:sz="0" w:space="0" w:color="auto"/>
        <w:right w:val="none" w:sz="0" w:space="0" w:color="auto"/>
      </w:divBdr>
    </w:div>
    <w:div w:id="483161885">
      <w:bodyDiv w:val="1"/>
      <w:marLeft w:val="0"/>
      <w:marRight w:val="0"/>
      <w:marTop w:val="0"/>
      <w:marBottom w:val="0"/>
      <w:divBdr>
        <w:top w:val="none" w:sz="0" w:space="0" w:color="auto"/>
        <w:left w:val="none" w:sz="0" w:space="0" w:color="auto"/>
        <w:bottom w:val="none" w:sz="0" w:space="0" w:color="auto"/>
        <w:right w:val="none" w:sz="0" w:space="0" w:color="auto"/>
      </w:divBdr>
    </w:div>
    <w:div w:id="604315125">
      <w:bodyDiv w:val="1"/>
      <w:marLeft w:val="0"/>
      <w:marRight w:val="0"/>
      <w:marTop w:val="0"/>
      <w:marBottom w:val="0"/>
      <w:divBdr>
        <w:top w:val="none" w:sz="0" w:space="0" w:color="auto"/>
        <w:left w:val="none" w:sz="0" w:space="0" w:color="auto"/>
        <w:bottom w:val="none" w:sz="0" w:space="0" w:color="auto"/>
        <w:right w:val="none" w:sz="0" w:space="0" w:color="auto"/>
      </w:divBdr>
    </w:div>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 w:id="1102185158">
      <w:bodyDiv w:val="1"/>
      <w:marLeft w:val="0"/>
      <w:marRight w:val="0"/>
      <w:marTop w:val="0"/>
      <w:marBottom w:val="0"/>
      <w:divBdr>
        <w:top w:val="none" w:sz="0" w:space="0" w:color="auto"/>
        <w:left w:val="none" w:sz="0" w:space="0" w:color="auto"/>
        <w:bottom w:val="none" w:sz="0" w:space="0" w:color="auto"/>
        <w:right w:val="none" w:sz="0" w:space="0" w:color="auto"/>
      </w:divBdr>
    </w:div>
    <w:div w:id="1323117422">
      <w:bodyDiv w:val="1"/>
      <w:marLeft w:val="0"/>
      <w:marRight w:val="0"/>
      <w:marTop w:val="0"/>
      <w:marBottom w:val="0"/>
      <w:divBdr>
        <w:top w:val="none" w:sz="0" w:space="0" w:color="auto"/>
        <w:left w:val="none" w:sz="0" w:space="0" w:color="auto"/>
        <w:bottom w:val="none" w:sz="0" w:space="0" w:color="auto"/>
        <w:right w:val="none" w:sz="0" w:space="0" w:color="auto"/>
      </w:divBdr>
    </w:div>
    <w:div w:id="1386559633">
      <w:bodyDiv w:val="1"/>
      <w:marLeft w:val="0"/>
      <w:marRight w:val="0"/>
      <w:marTop w:val="0"/>
      <w:marBottom w:val="0"/>
      <w:divBdr>
        <w:top w:val="none" w:sz="0" w:space="0" w:color="auto"/>
        <w:left w:val="none" w:sz="0" w:space="0" w:color="auto"/>
        <w:bottom w:val="none" w:sz="0" w:space="0" w:color="auto"/>
        <w:right w:val="none" w:sz="0" w:space="0" w:color="auto"/>
      </w:divBdr>
    </w:div>
    <w:div w:id="1529642142">
      <w:bodyDiv w:val="1"/>
      <w:marLeft w:val="0"/>
      <w:marRight w:val="0"/>
      <w:marTop w:val="0"/>
      <w:marBottom w:val="0"/>
      <w:divBdr>
        <w:top w:val="none" w:sz="0" w:space="0" w:color="auto"/>
        <w:left w:val="none" w:sz="0" w:space="0" w:color="auto"/>
        <w:bottom w:val="none" w:sz="0" w:space="0" w:color="auto"/>
        <w:right w:val="none" w:sz="0" w:space="0" w:color="auto"/>
      </w:divBdr>
    </w:div>
    <w:div w:id="1560939911">
      <w:bodyDiv w:val="1"/>
      <w:marLeft w:val="0"/>
      <w:marRight w:val="0"/>
      <w:marTop w:val="0"/>
      <w:marBottom w:val="0"/>
      <w:divBdr>
        <w:top w:val="none" w:sz="0" w:space="0" w:color="auto"/>
        <w:left w:val="none" w:sz="0" w:space="0" w:color="auto"/>
        <w:bottom w:val="none" w:sz="0" w:space="0" w:color="auto"/>
        <w:right w:val="none" w:sz="0" w:space="0" w:color="auto"/>
      </w:divBdr>
    </w:div>
    <w:div w:id="1674528614">
      <w:bodyDiv w:val="1"/>
      <w:marLeft w:val="0"/>
      <w:marRight w:val="0"/>
      <w:marTop w:val="0"/>
      <w:marBottom w:val="0"/>
      <w:divBdr>
        <w:top w:val="none" w:sz="0" w:space="0" w:color="auto"/>
        <w:left w:val="none" w:sz="0" w:space="0" w:color="auto"/>
        <w:bottom w:val="none" w:sz="0" w:space="0" w:color="auto"/>
        <w:right w:val="none" w:sz="0" w:space="0" w:color="auto"/>
      </w:divBdr>
    </w:div>
    <w:div w:id="1800341812">
      <w:bodyDiv w:val="1"/>
      <w:marLeft w:val="0"/>
      <w:marRight w:val="0"/>
      <w:marTop w:val="0"/>
      <w:marBottom w:val="0"/>
      <w:divBdr>
        <w:top w:val="none" w:sz="0" w:space="0" w:color="auto"/>
        <w:left w:val="none" w:sz="0" w:space="0" w:color="auto"/>
        <w:bottom w:val="none" w:sz="0" w:space="0" w:color="auto"/>
        <w:right w:val="none" w:sz="0" w:space="0" w:color="auto"/>
      </w:divBdr>
    </w:div>
    <w:div w:id="1854344644">
      <w:bodyDiv w:val="1"/>
      <w:marLeft w:val="0"/>
      <w:marRight w:val="0"/>
      <w:marTop w:val="0"/>
      <w:marBottom w:val="0"/>
      <w:divBdr>
        <w:top w:val="none" w:sz="0" w:space="0" w:color="auto"/>
        <w:left w:val="none" w:sz="0" w:space="0" w:color="auto"/>
        <w:bottom w:val="none" w:sz="0" w:space="0" w:color="auto"/>
        <w:right w:val="none" w:sz="0" w:space="0" w:color="auto"/>
      </w:divBdr>
    </w:div>
    <w:div w:id="204363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taf.sourceforge.net/current/STAFGS.pdf" TargetMode="External"/><Relationship Id="rId1" Type="http://schemas.openxmlformats.org/officeDocument/2006/relationships/hyperlink" Target="http://staf.sourceforge.net/current/STAFG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0B7859"/>
    <w:rsid w:val="00151B4C"/>
    <w:rsid w:val="002078DA"/>
    <w:rsid w:val="002254D5"/>
    <w:rsid w:val="003A4C1A"/>
    <w:rsid w:val="0042091F"/>
    <w:rsid w:val="004B70A1"/>
    <w:rsid w:val="004D25BA"/>
    <w:rsid w:val="00505E7D"/>
    <w:rsid w:val="005C15A4"/>
    <w:rsid w:val="005D4D59"/>
    <w:rsid w:val="007B421B"/>
    <w:rsid w:val="007F2F0A"/>
    <w:rsid w:val="00860EDA"/>
    <w:rsid w:val="0087129E"/>
    <w:rsid w:val="008B2B4F"/>
    <w:rsid w:val="008B3E7F"/>
    <w:rsid w:val="00964B84"/>
    <w:rsid w:val="009911A7"/>
    <w:rsid w:val="009C0DBC"/>
    <w:rsid w:val="009F78BD"/>
    <w:rsid w:val="00A76649"/>
    <w:rsid w:val="00AD3237"/>
    <w:rsid w:val="00BB0396"/>
    <w:rsid w:val="00BD150F"/>
    <w:rsid w:val="00CB5EBA"/>
    <w:rsid w:val="00D42490"/>
    <w:rsid w:val="00E83715"/>
    <w:rsid w:val="00E9689B"/>
    <w:rsid w:val="00EE1C37"/>
    <w:rsid w:val="00F45132"/>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4FB1E-B792-4A6B-B742-F0ADA77BB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1</Pages>
  <Words>5591</Words>
  <Characters>35226</Characters>
  <Application>Microsoft Office Word</Application>
  <DocSecurity>0</DocSecurity>
  <Lines>293</Lines>
  <Paragraphs>81</Paragraphs>
  <ScaleCrop>false</ScaleCrop>
  <HeadingPairs>
    <vt:vector size="2" baseType="variant">
      <vt:variant>
        <vt:lpstr>Titel</vt:lpstr>
      </vt:variant>
      <vt:variant>
        <vt:i4>1</vt:i4>
      </vt:variant>
    </vt:vector>
  </HeadingPairs>
  <TitlesOfParts>
    <vt:vector size="1" baseType="lpstr">
      <vt:lpstr>System Requirements Specification</vt:lpstr>
    </vt:vector>
  </TitlesOfParts>
  <Company/>
  <LinksUpToDate>false</LinksUpToDate>
  <CharactersWithSpaces>40736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dc:title>
  <dc:creator>Jonas Traub;Matthis Hauschild</dc:creator>
  <cp:lastModifiedBy>MPH</cp:lastModifiedBy>
  <cp:revision>15</cp:revision>
  <cp:lastPrinted>2011-10-09T10:55:00Z</cp:lastPrinted>
  <dcterms:created xsi:type="dcterms:W3CDTF">2011-11-06T22:23:00Z</dcterms:created>
  <dcterms:modified xsi:type="dcterms:W3CDTF">2011-11-09T22:22:00Z</dcterms:modified>
  <cp:contentStatus>V 1.0 beta 7</cp:contentStatus>
</cp:coreProperties>
</file>