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sidP="00792F80">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rsidP="00792F80"/>
    <w:p w:rsidR="000F2E3F" w:rsidRDefault="000F2E3F" w:rsidP="00792F80"/>
    <w:p w:rsidR="00792F80" w:rsidRDefault="00792F80"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792F80">
          <w:pPr>
            <w:jc w:val="center"/>
            <w:rPr>
              <w:b/>
              <w:sz w:val="72"/>
              <w:szCs w:val="72"/>
              <w:lang w:val="en-US"/>
            </w:rPr>
          </w:pPr>
          <w:r>
            <w:rPr>
              <w:b/>
              <w:sz w:val="72"/>
              <w:szCs w:val="72"/>
              <w:lang w:val="en-US"/>
            </w:rPr>
            <w:t>System</w:t>
          </w:r>
          <w:r w:rsidR="00C25B2B" w:rsidRPr="005552B4">
            <w:rPr>
              <w:b/>
              <w:sz w:val="72"/>
              <w:szCs w:val="72"/>
              <w:lang w:val="en-US"/>
            </w:rPr>
            <w:t xml:space="preserve"> </w:t>
          </w:r>
          <w:r w:rsidR="00460F40">
            <w:rPr>
              <w:b/>
              <w:sz w:val="72"/>
              <w:szCs w:val="72"/>
              <w:lang w:val="en-US"/>
            </w:rPr>
            <w:t>Architecture</w:t>
          </w:r>
          <w:r w:rsidR="00C25B2B" w:rsidRPr="005552B4">
            <w:rPr>
              <w:b/>
              <w:sz w:val="72"/>
              <w:szCs w:val="72"/>
              <w:lang w:val="en-US"/>
            </w:rPr>
            <w:t xml:space="preserve"> Specification</w:t>
          </w:r>
        </w:p>
      </w:sdtContent>
    </w:sdt>
    <w:p w:rsidR="000F2E3F" w:rsidRPr="005552B4" w:rsidRDefault="00C25B2B" w:rsidP="00792F80">
      <w:pPr>
        <w:jc w:val="center"/>
        <w:rPr>
          <w:b/>
          <w:sz w:val="44"/>
          <w:szCs w:val="44"/>
          <w:lang w:val="en-US"/>
        </w:rPr>
      </w:pPr>
      <w:r w:rsidRPr="005552B4">
        <w:rPr>
          <w:b/>
          <w:sz w:val="44"/>
          <w:szCs w:val="44"/>
          <w:lang w:val="en-US"/>
        </w:rPr>
        <w:t>MultiCastor 2.0</w:t>
      </w:r>
    </w:p>
    <w:p w:rsidR="002A42FE" w:rsidRPr="005552B4" w:rsidRDefault="002A42FE" w:rsidP="00792F80">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2B1A6E" w:rsidP="00792F80">
          <w:pPr>
            <w:jc w:val="center"/>
            <w:rPr>
              <w:b/>
              <w:sz w:val="72"/>
              <w:szCs w:val="72"/>
              <w:lang w:val="en-US"/>
            </w:rPr>
          </w:pPr>
          <w:del w:id="0" w:author="Jonas" w:date="2011-11-07T00:18:00Z">
            <w:r w:rsidDel="002B1A6E">
              <w:rPr>
                <w:b/>
                <w:sz w:val="72"/>
                <w:szCs w:val="72"/>
                <w:lang w:val="en-US"/>
              </w:rPr>
              <w:delText>V 1.0 beta3</w:delText>
            </w:r>
          </w:del>
          <w:ins w:id="1" w:author="Jonas" w:date="2011-11-07T00:19:00Z">
            <w:r>
              <w:rPr>
                <w:b/>
                <w:sz w:val="72"/>
                <w:szCs w:val="72"/>
              </w:rPr>
              <w:t>V 1.0 beta 3</w:t>
            </w:r>
          </w:ins>
        </w:p>
      </w:sdtContent>
    </w:sdt>
    <w:p w:rsidR="00941186" w:rsidRPr="005552B4" w:rsidRDefault="00941186">
      <w:pPr>
        <w:rPr>
          <w:lang w:val="en-US"/>
        </w:rPr>
      </w:pPr>
      <w:r w:rsidRPr="005552B4">
        <w:rPr>
          <w:lang w:val="en-US"/>
        </w:rPr>
        <w:br w:type="page"/>
      </w:r>
    </w:p>
    <w:p w:rsidR="00DE4429" w:rsidRPr="005552B4" w:rsidRDefault="00DE4429" w:rsidP="007E301E">
      <w:pPr>
        <w:pStyle w:val="KeinLeerraum"/>
        <w:spacing w:line="276" w:lineRule="auto"/>
        <w:rPr>
          <w:lang w:val="en-US"/>
        </w:rPr>
      </w:pPr>
    </w:p>
    <w:p w:rsidR="00CD295D" w:rsidRPr="006844C3" w:rsidRDefault="002A42FE" w:rsidP="007E301E">
      <w:pPr>
        <w:pStyle w:val="KeinLeerraum"/>
        <w:spacing w:line="276" w:lineRule="auto"/>
        <w:rPr>
          <w:sz w:val="40"/>
          <w:szCs w:val="40"/>
        </w:rPr>
      </w:pPr>
      <w:r w:rsidRPr="006844C3">
        <w:rPr>
          <w:sz w:val="40"/>
          <w:szCs w:val="40"/>
        </w:rPr>
        <w:t>Projekt:</w:t>
      </w:r>
      <w:r w:rsidRPr="006844C3">
        <w:rPr>
          <w:sz w:val="40"/>
          <w:szCs w:val="40"/>
        </w:rPr>
        <w:tab/>
      </w:r>
      <w:r w:rsidRPr="006844C3">
        <w:rPr>
          <w:sz w:val="40"/>
          <w:szCs w:val="40"/>
        </w:rPr>
        <w:tab/>
      </w:r>
      <w:r w:rsidRPr="006844C3">
        <w:rPr>
          <w:sz w:val="40"/>
          <w:szCs w:val="40"/>
        </w:rPr>
        <w:tab/>
        <w:t>MultiCastor 2.0</w:t>
      </w:r>
    </w:p>
    <w:p w:rsidR="002A42FE" w:rsidRPr="006844C3" w:rsidRDefault="002A42FE" w:rsidP="007E301E">
      <w:pPr>
        <w:pStyle w:val="KeinLeerraum"/>
        <w:spacing w:line="276" w:lineRule="auto"/>
        <w:rPr>
          <w:sz w:val="40"/>
          <w:szCs w:val="40"/>
        </w:rPr>
      </w:pPr>
    </w:p>
    <w:p w:rsidR="002A42FE" w:rsidRPr="002A42FE" w:rsidRDefault="002A42FE" w:rsidP="007E301E">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7E301E">
      <w:pPr>
        <w:pStyle w:val="KeinLeerraum"/>
        <w:spacing w:line="276" w:lineRule="auto"/>
      </w:pPr>
    </w:p>
    <w:p w:rsidR="002A42FE" w:rsidRDefault="00645CCA" w:rsidP="007E301E">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7E301E">
      <w:pPr>
        <w:pStyle w:val="KeinLeerraum"/>
        <w:spacing w:line="276" w:lineRule="auto"/>
        <w:rPr>
          <w:sz w:val="32"/>
          <w:szCs w:val="32"/>
        </w:rPr>
      </w:pPr>
    </w:p>
    <w:p w:rsidR="005552B4" w:rsidRPr="000510E8" w:rsidRDefault="002A42FE" w:rsidP="007E301E">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7E301E">
      <w:pPr>
        <w:pStyle w:val="KeinLeerraum"/>
        <w:spacing w:line="276" w:lineRule="auto"/>
        <w:ind w:left="2124" w:firstLine="708"/>
        <w:rPr>
          <w:sz w:val="32"/>
          <w:szCs w:val="32"/>
          <w:lang w:val="en-US"/>
        </w:rPr>
      </w:pPr>
      <w:r w:rsidRPr="000510E8">
        <w:rPr>
          <w:sz w:val="32"/>
          <w:szCs w:val="32"/>
          <w:lang w:val="en-US"/>
        </w:rPr>
        <w:t>Filip Haase</w:t>
      </w:r>
    </w:p>
    <w:p w:rsidR="005552B4" w:rsidRPr="000510E8" w:rsidRDefault="005552B4" w:rsidP="007E301E">
      <w:pPr>
        <w:pStyle w:val="KeinLeerraum"/>
        <w:spacing w:line="276" w:lineRule="auto"/>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7E301E">
      <w:pPr>
        <w:pStyle w:val="KeinLeerraum"/>
        <w:spacing w:line="276" w:lineRule="auto"/>
        <w:ind w:left="2832"/>
        <w:rPr>
          <w:sz w:val="32"/>
          <w:szCs w:val="32"/>
        </w:rPr>
      </w:pPr>
      <w:r>
        <w:rPr>
          <w:sz w:val="32"/>
          <w:szCs w:val="32"/>
        </w:rPr>
        <w:t>Sebastian Koralewski</w:t>
      </w:r>
    </w:p>
    <w:p w:rsidR="005552B4" w:rsidRDefault="005552B4" w:rsidP="007E301E">
      <w:pPr>
        <w:pStyle w:val="KeinLeerraum"/>
        <w:spacing w:line="276" w:lineRule="auto"/>
        <w:ind w:left="2832"/>
        <w:rPr>
          <w:sz w:val="32"/>
          <w:szCs w:val="32"/>
        </w:rPr>
      </w:pPr>
      <w:r>
        <w:rPr>
          <w:sz w:val="32"/>
          <w:szCs w:val="32"/>
        </w:rPr>
        <w:t>Jonas Traub</w:t>
      </w:r>
    </w:p>
    <w:p w:rsidR="002A42FE" w:rsidRDefault="005552B4" w:rsidP="007E301E">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7E301E">
      <w:pPr>
        <w:pStyle w:val="KeinLeerraum"/>
        <w:spacing w:line="276" w:lineRule="auto"/>
        <w:ind w:left="2832"/>
        <w:rPr>
          <w:sz w:val="32"/>
          <w:szCs w:val="32"/>
        </w:rPr>
      </w:pP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E301E">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7E301E"/>
    <w:p w:rsidR="0025556F" w:rsidRDefault="0025556F" w:rsidP="007E301E">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7E301E">
          <w:pPr>
            <w:pStyle w:val="Inhaltsverzeichnisberschrift"/>
            <w:jc w:val="center"/>
          </w:pPr>
          <w:r>
            <w:t>Inhaltsverzeichnis</w:t>
          </w:r>
        </w:p>
        <w:p w:rsidR="003358B5" w:rsidRDefault="00F12A89">
          <w:pPr>
            <w:pStyle w:val="Verzeichnis1"/>
            <w:rPr>
              <w:sz w:val="22"/>
              <w:szCs w:val="22"/>
            </w:rPr>
          </w:pPr>
          <w:r w:rsidRPr="00F12A89">
            <w:fldChar w:fldCharType="begin"/>
          </w:r>
          <w:r w:rsidR="005A2300">
            <w:instrText xml:space="preserve"> TOC \o "1-3" \h \z \u </w:instrText>
          </w:r>
          <w:r w:rsidRPr="00F12A89">
            <w:fldChar w:fldCharType="separate"/>
          </w:r>
          <w:r>
            <w:fldChar w:fldCharType="begin"/>
          </w:r>
          <w:r>
            <w:instrText>HYPERLINK \l "_Toc308213968"</w:instrText>
          </w:r>
          <w:r>
            <w:fldChar w:fldCharType="separate"/>
          </w:r>
          <w:r w:rsidR="003358B5" w:rsidRPr="006E1B7D">
            <w:rPr>
              <w:rStyle w:val="Hyperlink"/>
            </w:rPr>
            <w:t>1.</w:t>
          </w:r>
          <w:r w:rsidR="003358B5">
            <w:rPr>
              <w:sz w:val="22"/>
              <w:szCs w:val="22"/>
            </w:rPr>
            <w:tab/>
          </w:r>
          <w:r w:rsidR="003358B5" w:rsidRPr="006E1B7D">
            <w:rPr>
              <w:rStyle w:val="Hyperlink"/>
            </w:rPr>
            <w:t>Einführung</w:t>
          </w:r>
          <w:r w:rsidR="003358B5">
            <w:rPr>
              <w:webHidden/>
            </w:rPr>
            <w:tab/>
          </w:r>
          <w:r>
            <w:rPr>
              <w:webHidden/>
            </w:rPr>
            <w:fldChar w:fldCharType="begin"/>
          </w:r>
          <w:r w:rsidR="003358B5">
            <w:rPr>
              <w:webHidden/>
            </w:rPr>
            <w:instrText xml:space="preserve"> PAGEREF _Toc308213968 \h </w:instrText>
          </w:r>
          <w:r>
            <w:rPr>
              <w:webHidden/>
            </w:rPr>
          </w:r>
          <w:r>
            <w:rPr>
              <w:webHidden/>
            </w:rPr>
            <w:fldChar w:fldCharType="separate"/>
          </w:r>
          <w:ins w:id="2" w:author="Jonas" w:date="2011-11-07T00:13:00Z">
            <w:r w:rsidR="006844C3">
              <w:rPr>
                <w:webHidden/>
              </w:rPr>
              <w:t>5</w:t>
            </w:r>
          </w:ins>
          <w:del w:id="3" w:author="Jonas" w:date="2011-11-07T00:07:00Z">
            <w:r w:rsidR="003358B5" w:rsidDel="006844C3">
              <w:rPr>
                <w:webHidden/>
              </w:rPr>
              <w:delText>4</w:delText>
            </w:r>
          </w:del>
          <w:r>
            <w:rPr>
              <w:webHidden/>
            </w:rPr>
            <w:fldChar w:fldCharType="end"/>
          </w:r>
          <w:r>
            <w:fldChar w:fldCharType="end"/>
          </w:r>
        </w:p>
        <w:p w:rsidR="003358B5" w:rsidRDefault="00F12A89">
          <w:pPr>
            <w:pStyle w:val="Verzeichnis1"/>
            <w:rPr>
              <w:sz w:val="22"/>
              <w:szCs w:val="22"/>
            </w:rPr>
          </w:pPr>
          <w:r>
            <w:fldChar w:fldCharType="begin"/>
          </w:r>
          <w:r>
            <w:instrText>HYPERLINK \l "_Toc308213969"</w:instrText>
          </w:r>
          <w:r>
            <w:fldChar w:fldCharType="separate"/>
          </w:r>
          <w:r w:rsidR="003358B5" w:rsidRPr="006E1B7D">
            <w:rPr>
              <w:rStyle w:val="Hyperlink"/>
            </w:rPr>
            <w:t>2.</w:t>
          </w:r>
          <w:r w:rsidR="003358B5">
            <w:rPr>
              <w:sz w:val="22"/>
              <w:szCs w:val="22"/>
            </w:rPr>
            <w:tab/>
          </w:r>
          <w:r w:rsidR="003358B5" w:rsidRPr="006E1B7D">
            <w:rPr>
              <w:rStyle w:val="Hyperlink"/>
            </w:rPr>
            <w:t>Systemübersicht</w:t>
          </w:r>
          <w:r w:rsidR="003358B5">
            <w:rPr>
              <w:webHidden/>
            </w:rPr>
            <w:tab/>
          </w:r>
          <w:r>
            <w:rPr>
              <w:webHidden/>
            </w:rPr>
            <w:fldChar w:fldCharType="begin"/>
          </w:r>
          <w:r w:rsidR="003358B5">
            <w:rPr>
              <w:webHidden/>
            </w:rPr>
            <w:instrText xml:space="preserve"> PAGEREF _Toc308213969 \h </w:instrText>
          </w:r>
          <w:r>
            <w:rPr>
              <w:webHidden/>
            </w:rPr>
          </w:r>
          <w:r>
            <w:rPr>
              <w:webHidden/>
            </w:rPr>
            <w:fldChar w:fldCharType="separate"/>
          </w:r>
          <w:ins w:id="4" w:author="Jonas" w:date="2011-11-07T00:13:00Z">
            <w:r w:rsidR="006844C3">
              <w:rPr>
                <w:webHidden/>
              </w:rPr>
              <w:t>6</w:t>
            </w:r>
          </w:ins>
          <w:del w:id="5" w:author="Jonas" w:date="2011-11-07T00:07:00Z">
            <w:r w:rsidR="003358B5" w:rsidDel="006844C3">
              <w:rPr>
                <w:webHidden/>
              </w:rPr>
              <w:delText>5</w:delText>
            </w:r>
          </w:del>
          <w:r>
            <w:rPr>
              <w:webHidden/>
            </w:rPr>
            <w:fldChar w:fldCharType="end"/>
          </w:r>
          <w:r>
            <w:fldChar w:fldCharType="end"/>
          </w:r>
        </w:p>
        <w:p w:rsidR="003358B5" w:rsidRDefault="00F12A89">
          <w:pPr>
            <w:pStyle w:val="Verzeichnis2"/>
            <w:tabs>
              <w:tab w:val="left" w:pos="880"/>
              <w:tab w:val="right" w:leader="dot" w:pos="9062"/>
            </w:tabs>
            <w:rPr>
              <w:noProof/>
              <w:sz w:val="22"/>
            </w:rPr>
          </w:pPr>
          <w:r>
            <w:fldChar w:fldCharType="begin"/>
          </w:r>
          <w:r>
            <w:instrText>HYPERLINK \l "_Toc308213970"</w:instrText>
          </w:r>
          <w:r>
            <w:fldChar w:fldCharType="separate"/>
          </w:r>
          <w:r w:rsidR="003358B5" w:rsidRPr="006E1B7D">
            <w:rPr>
              <w:rStyle w:val="Hyperlink"/>
              <w:noProof/>
            </w:rPr>
            <w:t>2.1.</w:t>
          </w:r>
          <w:r w:rsidR="003358B5">
            <w:rPr>
              <w:noProof/>
              <w:sz w:val="22"/>
            </w:rPr>
            <w:tab/>
          </w:r>
          <w:r w:rsidR="003358B5" w:rsidRPr="006E1B7D">
            <w:rPr>
              <w:rStyle w:val="Hyperlink"/>
              <w:noProof/>
            </w:rPr>
            <w:t>Systemumgebung</w:t>
          </w:r>
          <w:r w:rsidR="003358B5">
            <w:rPr>
              <w:noProof/>
              <w:webHidden/>
            </w:rPr>
            <w:tab/>
          </w:r>
          <w:r>
            <w:rPr>
              <w:noProof/>
              <w:webHidden/>
            </w:rPr>
            <w:fldChar w:fldCharType="begin"/>
          </w:r>
          <w:r w:rsidR="003358B5">
            <w:rPr>
              <w:noProof/>
              <w:webHidden/>
            </w:rPr>
            <w:instrText xml:space="preserve"> PAGEREF _Toc308213970 \h </w:instrText>
          </w:r>
          <w:r>
            <w:rPr>
              <w:noProof/>
              <w:webHidden/>
            </w:rPr>
          </w:r>
          <w:r>
            <w:rPr>
              <w:noProof/>
              <w:webHidden/>
            </w:rPr>
            <w:fldChar w:fldCharType="separate"/>
          </w:r>
          <w:ins w:id="6" w:author="Jonas" w:date="2011-11-07T00:13:00Z">
            <w:r w:rsidR="006844C3">
              <w:rPr>
                <w:noProof/>
                <w:webHidden/>
              </w:rPr>
              <w:t>6</w:t>
            </w:r>
          </w:ins>
          <w:del w:id="7" w:author="Jonas" w:date="2011-11-07T00:07:00Z">
            <w:r w:rsidR="003358B5" w:rsidDel="006844C3">
              <w:rPr>
                <w:noProof/>
                <w:webHidden/>
              </w:rPr>
              <w:delText>5</w:delText>
            </w:r>
          </w:del>
          <w:r>
            <w:rPr>
              <w:noProof/>
              <w:webHidden/>
            </w:rPr>
            <w:fldChar w:fldCharType="end"/>
          </w:r>
          <w:r>
            <w:fldChar w:fldCharType="end"/>
          </w:r>
        </w:p>
        <w:p w:rsidR="003358B5" w:rsidRDefault="00F12A89">
          <w:pPr>
            <w:pStyle w:val="Verzeichnis2"/>
            <w:tabs>
              <w:tab w:val="left" w:pos="880"/>
              <w:tab w:val="right" w:leader="dot" w:pos="9062"/>
            </w:tabs>
            <w:rPr>
              <w:noProof/>
              <w:sz w:val="22"/>
            </w:rPr>
          </w:pPr>
          <w:r>
            <w:fldChar w:fldCharType="begin"/>
          </w:r>
          <w:r>
            <w:instrText>HYPERLINK \l "_Toc308213971"</w:instrText>
          </w:r>
          <w:r>
            <w:fldChar w:fldCharType="separate"/>
          </w:r>
          <w:r w:rsidR="003358B5" w:rsidRPr="006E1B7D">
            <w:rPr>
              <w:rStyle w:val="Hyperlink"/>
              <w:noProof/>
            </w:rPr>
            <w:t>2.2.</w:t>
          </w:r>
          <w:r w:rsidR="003358B5">
            <w:rPr>
              <w:noProof/>
              <w:sz w:val="22"/>
            </w:rPr>
            <w:tab/>
          </w:r>
          <w:r w:rsidR="003358B5" w:rsidRPr="006E1B7D">
            <w:rPr>
              <w:rStyle w:val="Hyperlink"/>
              <w:noProof/>
            </w:rPr>
            <w:t>Hardwareumgebung</w:t>
          </w:r>
          <w:r w:rsidR="003358B5">
            <w:rPr>
              <w:noProof/>
              <w:webHidden/>
            </w:rPr>
            <w:tab/>
          </w:r>
          <w:r>
            <w:rPr>
              <w:noProof/>
              <w:webHidden/>
            </w:rPr>
            <w:fldChar w:fldCharType="begin"/>
          </w:r>
          <w:r w:rsidR="003358B5">
            <w:rPr>
              <w:noProof/>
              <w:webHidden/>
            </w:rPr>
            <w:instrText xml:space="preserve"> PAGEREF _Toc308213971 \h </w:instrText>
          </w:r>
          <w:r>
            <w:rPr>
              <w:noProof/>
              <w:webHidden/>
            </w:rPr>
          </w:r>
          <w:r>
            <w:rPr>
              <w:noProof/>
              <w:webHidden/>
            </w:rPr>
            <w:fldChar w:fldCharType="separate"/>
          </w:r>
          <w:ins w:id="8" w:author="Jonas" w:date="2011-11-07T00:13:00Z">
            <w:r w:rsidR="006844C3">
              <w:rPr>
                <w:noProof/>
                <w:webHidden/>
              </w:rPr>
              <w:t>6</w:t>
            </w:r>
          </w:ins>
          <w:del w:id="9" w:author="Jonas" w:date="2011-11-07T00:07:00Z">
            <w:r w:rsidR="003358B5" w:rsidDel="006844C3">
              <w:rPr>
                <w:noProof/>
                <w:webHidden/>
              </w:rPr>
              <w:delText>5</w:delText>
            </w:r>
          </w:del>
          <w:r>
            <w:rPr>
              <w:noProof/>
              <w:webHidden/>
            </w:rPr>
            <w:fldChar w:fldCharType="end"/>
          </w:r>
          <w:r>
            <w:fldChar w:fldCharType="end"/>
          </w:r>
        </w:p>
        <w:p w:rsidR="003358B5" w:rsidRDefault="00F12A89">
          <w:pPr>
            <w:pStyle w:val="Verzeichnis2"/>
            <w:tabs>
              <w:tab w:val="left" w:pos="880"/>
              <w:tab w:val="right" w:leader="dot" w:pos="9062"/>
            </w:tabs>
            <w:rPr>
              <w:noProof/>
              <w:sz w:val="22"/>
            </w:rPr>
          </w:pPr>
          <w:hyperlink w:anchor="_Toc308213972" w:history="1">
            <w:r w:rsidR="003358B5" w:rsidRPr="006E1B7D">
              <w:rPr>
                <w:rStyle w:val="Hyperlink"/>
                <w:noProof/>
              </w:rPr>
              <w:t>2.3.</w:t>
            </w:r>
            <w:r w:rsidR="003358B5">
              <w:rPr>
                <w:noProof/>
                <w:sz w:val="22"/>
              </w:rPr>
              <w:tab/>
            </w:r>
            <w:r w:rsidR="003358B5" w:rsidRPr="006E1B7D">
              <w:rPr>
                <w:rStyle w:val="Hyperlink"/>
                <w:noProof/>
              </w:rPr>
              <w:t>Softwareumgebung</w:t>
            </w:r>
            <w:r w:rsidR="003358B5">
              <w:rPr>
                <w:noProof/>
                <w:webHidden/>
              </w:rPr>
              <w:tab/>
            </w:r>
            <w:r>
              <w:rPr>
                <w:noProof/>
                <w:webHidden/>
              </w:rPr>
              <w:fldChar w:fldCharType="begin"/>
            </w:r>
            <w:r w:rsidR="003358B5">
              <w:rPr>
                <w:noProof/>
                <w:webHidden/>
              </w:rPr>
              <w:instrText xml:space="preserve"> PAGEREF _Toc308213972 \h </w:instrText>
            </w:r>
            <w:r>
              <w:rPr>
                <w:noProof/>
                <w:webHidden/>
              </w:rPr>
            </w:r>
            <w:r>
              <w:rPr>
                <w:noProof/>
                <w:webHidden/>
              </w:rPr>
              <w:fldChar w:fldCharType="separate"/>
            </w:r>
            <w:r w:rsidR="006844C3">
              <w:rPr>
                <w:noProof/>
                <w:webHidden/>
              </w:rPr>
              <w:t>6</w:t>
            </w:r>
            <w:r>
              <w:rPr>
                <w:noProof/>
                <w:webHidden/>
              </w:rPr>
              <w:fldChar w:fldCharType="end"/>
            </w:r>
          </w:hyperlink>
        </w:p>
        <w:p w:rsidR="003358B5" w:rsidRDefault="00F12A89">
          <w:pPr>
            <w:pStyle w:val="Verzeichnis1"/>
            <w:rPr>
              <w:sz w:val="22"/>
              <w:szCs w:val="22"/>
            </w:rPr>
          </w:pPr>
          <w:hyperlink w:anchor="_Toc308213973" w:history="1">
            <w:r w:rsidR="003358B5" w:rsidRPr="006E1B7D">
              <w:rPr>
                <w:rStyle w:val="Hyperlink"/>
              </w:rPr>
              <w:t>3.</w:t>
            </w:r>
            <w:r w:rsidR="003358B5">
              <w:rPr>
                <w:sz w:val="22"/>
                <w:szCs w:val="22"/>
              </w:rPr>
              <w:tab/>
            </w:r>
            <w:r w:rsidR="003358B5" w:rsidRPr="006E1B7D">
              <w:rPr>
                <w:rStyle w:val="Hyperlink"/>
              </w:rPr>
              <w:t>Architekturkonzept</w:t>
            </w:r>
            <w:r w:rsidR="003358B5">
              <w:rPr>
                <w:webHidden/>
              </w:rPr>
              <w:tab/>
            </w:r>
            <w:r>
              <w:rPr>
                <w:webHidden/>
              </w:rPr>
              <w:fldChar w:fldCharType="begin"/>
            </w:r>
            <w:r w:rsidR="003358B5">
              <w:rPr>
                <w:webHidden/>
              </w:rPr>
              <w:instrText xml:space="preserve"> PAGEREF _Toc308213973 \h </w:instrText>
            </w:r>
            <w:r>
              <w:rPr>
                <w:webHidden/>
              </w:rPr>
            </w:r>
            <w:r>
              <w:rPr>
                <w:webHidden/>
              </w:rPr>
              <w:fldChar w:fldCharType="separate"/>
            </w:r>
            <w:r w:rsidR="006844C3">
              <w:rPr>
                <w:webHidden/>
              </w:rPr>
              <w:t>6</w:t>
            </w:r>
            <w:r>
              <w:rPr>
                <w:webHidden/>
              </w:rPr>
              <w:fldChar w:fldCharType="end"/>
            </w:r>
          </w:hyperlink>
        </w:p>
        <w:p w:rsidR="003358B5" w:rsidRDefault="00F12A89">
          <w:pPr>
            <w:pStyle w:val="Verzeichnis2"/>
            <w:tabs>
              <w:tab w:val="left" w:pos="880"/>
              <w:tab w:val="right" w:leader="dot" w:pos="9062"/>
            </w:tabs>
            <w:rPr>
              <w:noProof/>
              <w:sz w:val="22"/>
            </w:rPr>
          </w:pPr>
          <w:r>
            <w:fldChar w:fldCharType="begin"/>
          </w:r>
          <w:r>
            <w:instrText>HYPERLINK \l "_Toc308213974"</w:instrText>
          </w:r>
          <w:r>
            <w:fldChar w:fldCharType="separate"/>
          </w:r>
          <w:r w:rsidR="003358B5" w:rsidRPr="006E1B7D">
            <w:rPr>
              <w:rStyle w:val="Hyperlink"/>
              <w:noProof/>
            </w:rPr>
            <w:t>3.1.</w:t>
          </w:r>
          <w:r w:rsidR="003358B5">
            <w:rPr>
              <w:noProof/>
              <w:sz w:val="22"/>
            </w:rPr>
            <w:tab/>
          </w:r>
          <w:r w:rsidR="003358B5" w:rsidRPr="006E1B7D">
            <w:rPr>
              <w:rStyle w:val="Hyperlink"/>
              <w:noProof/>
            </w:rPr>
            <w:t>(erweiterte) Architekturübersicht</w:t>
          </w:r>
          <w:r w:rsidR="003358B5">
            <w:rPr>
              <w:noProof/>
              <w:webHidden/>
            </w:rPr>
            <w:tab/>
          </w:r>
          <w:r>
            <w:rPr>
              <w:noProof/>
              <w:webHidden/>
            </w:rPr>
            <w:fldChar w:fldCharType="begin"/>
          </w:r>
          <w:r w:rsidR="003358B5">
            <w:rPr>
              <w:noProof/>
              <w:webHidden/>
            </w:rPr>
            <w:instrText xml:space="preserve"> PAGEREF _Toc308213974 \h </w:instrText>
          </w:r>
          <w:r>
            <w:rPr>
              <w:noProof/>
              <w:webHidden/>
            </w:rPr>
          </w:r>
          <w:r>
            <w:rPr>
              <w:noProof/>
              <w:webHidden/>
            </w:rPr>
            <w:fldChar w:fldCharType="separate"/>
          </w:r>
          <w:ins w:id="10" w:author="Jonas" w:date="2011-11-07T00:13:00Z">
            <w:r w:rsidR="006844C3">
              <w:rPr>
                <w:noProof/>
                <w:webHidden/>
              </w:rPr>
              <w:t>7</w:t>
            </w:r>
          </w:ins>
          <w:del w:id="11" w:author="Jonas" w:date="2011-11-07T00:07:00Z">
            <w:r w:rsidR="003358B5" w:rsidDel="006844C3">
              <w:rPr>
                <w:noProof/>
                <w:webHidden/>
              </w:rPr>
              <w:delText>6</w:delText>
            </w:r>
          </w:del>
          <w:r>
            <w:rPr>
              <w:noProof/>
              <w:webHidden/>
            </w:rPr>
            <w:fldChar w:fldCharType="end"/>
          </w:r>
          <w:r>
            <w:fldChar w:fldCharType="end"/>
          </w:r>
        </w:p>
        <w:p w:rsidR="003358B5" w:rsidRDefault="00F12A89">
          <w:pPr>
            <w:pStyle w:val="Verzeichnis2"/>
            <w:tabs>
              <w:tab w:val="left" w:pos="880"/>
              <w:tab w:val="right" w:leader="dot" w:pos="9062"/>
            </w:tabs>
            <w:rPr>
              <w:noProof/>
              <w:sz w:val="22"/>
            </w:rPr>
          </w:pPr>
          <w:r>
            <w:fldChar w:fldCharType="begin"/>
          </w:r>
          <w:r>
            <w:instrText>HYPERLINK \l "_Toc308213975"</w:instrText>
          </w:r>
          <w:r>
            <w:fldChar w:fldCharType="separate"/>
          </w:r>
          <w:r w:rsidR="003358B5" w:rsidRPr="006E1B7D">
            <w:rPr>
              <w:rStyle w:val="Hyperlink"/>
              <w:noProof/>
            </w:rPr>
            <w:t>3.2.</w:t>
          </w:r>
          <w:r w:rsidR="003358B5">
            <w:rPr>
              <w:noProof/>
              <w:sz w:val="22"/>
            </w:rPr>
            <w:tab/>
          </w:r>
          <w:r w:rsidR="003358B5" w:rsidRPr="006E1B7D">
            <w:rPr>
              <w:rStyle w:val="Hyperlink"/>
              <w:noProof/>
            </w:rPr>
            <w:t>Änderungen an der grafischen Oberfläche</w:t>
          </w:r>
          <w:r w:rsidR="003358B5">
            <w:rPr>
              <w:noProof/>
              <w:webHidden/>
            </w:rPr>
            <w:tab/>
          </w:r>
          <w:r>
            <w:rPr>
              <w:noProof/>
              <w:webHidden/>
            </w:rPr>
            <w:fldChar w:fldCharType="begin"/>
          </w:r>
          <w:r w:rsidR="003358B5">
            <w:rPr>
              <w:noProof/>
              <w:webHidden/>
            </w:rPr>
            <w:instrText xml:space="preserve"> PAGEREF _Toc308213975 \h </w:instrText>
          </w:r>
          <w:r>
            <w:rPr>
              <w:noProof/>
              <w:webHidden/>
            </w:rPr>
          </w:r>
          <w:r>
            <w:rPr>
              <w:noProof/>
              <w:webHidden/>
            </w:rPr>
            <w:fldChar w:fldCharType="separate"/>
          </w:r>
          <w:ins w:id="12" w:author="Jonas" w:date="2011-11-07T00:13:00Z">
            <w:r w:rsidR="006844C3">
              <w:rPr>
                <w:noProof/>
                <w:webHidden/>
              </w:rPr>
              <w:t>7</w:t>
            </w:r>
          </w:ins>
          <w:del w:id="13" w:author="Jonas" w:date="2011-11-07T00:07:00Z">
            <w:r w:rsidR="003358B5" w:rsidDel="006844C3">
              <w:rPr>
                <w:noProof/>
                <w:webHidden/>
              </w:rPr>
              <w:delText>6</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"_Toc308213976"</w:instrText>
          </w:r>
          <w:r>
            <w:fldChar w:fldCharType="separate"/>
          </w:r>
          <w:r w:rsidR="003358B5" w:rsidRPr="006E1B7D">
            <w:rPr>
              <w:rStyle w:val="Hyperlink"/>
              <w:noProof/>
            </w:rPr>
            <w:t>3.2.1.</w:t>
          </w:r>
          <w:r w:rsidR="003358B5">
            <w:rPr>
              <w:noProof/>
              <w:sz w:val="22"/>
            </w:rPr>
            <w:tab/>
          </w:r>
          <w:r w:rsidR="003358B5" w:rsidRPr="006E1B7D">
            <w:rPr>
              <w:rStyle w:val="Hyperlink"/>
              <w:noProof/>
            </w:rPr>
            <w:t>Einführung</w:t>
          </w:r>
          <w:r w:rsidR="003358B5">
            <w:rPr>
              <w:noProof/>
              <w:webHidden/>
            </w:rPr>
            <w:tab/>
          </w:r>
          <w:r>
            <w:rPr>
              <w:noProof/>
              <w:webHidden/>
            </w:rPr>
            <w:fldChar w:fldCharType="begin"/>
          </w:r>
          <w:r w:rsidR="003358B5">
            <w:rPr>
              <w:noProof/>
              <w:webHidden/>
            </w:rPr>
            <w:instrText xml:space="preserve"> PAGEREF _Toc308213976 \h </w:instrText>
          </w:r>
          <w:r>
            <w:rPr>
              <w:noProof/>
              <w:webHidden/>
            </w:rPr>
          </w:r>
          <w:r>
            <w:rPr>
              <w:noProof/>
              <w:webHidden/>
            </w:rPr>
            <w:fldChar w:fldCharType="separate"/>
          </w:r>
          <w:ins w:id="14" w:author="Jonas" w:date="2011-11-07T00:13:00Z">
            <w:r w:rsidR="006844C3">
              <w:rPr>
                <w:noProof/>
                <w:webHidden/>
              </w:rPr>
              <w:t>7</w:t>
            </w:r>
          </w:ins>
          <w:del w:id="15" w:author="Jonas" w:date="2011-11-07T00:07:00Z">
            <w:r w:rsidR="003358B5" w:rsidDel="006844C3">
              <w:rPr>
                <w:noProof/>
                <w:webHidden/>
              </w:rPr>
              <w:delText>6</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hyperlink w:anchor="_Toc308213977" w:history="1">
            <w:r w:rsidR="003358B5" w:rsidRPr="006E1B7D">
              <w:rPr>
                <w:rStyle w:val="Hyperlink"/>
                <w:noProof/>
              </w:rPr>
              <w:t>3.2.2.</w:t>
            </w:r>
            <w:r w:rsidR="003358B5">
              <w:rPr>
                <w:noProof/>
                <w:sz w:val="22"/>
              </w:rPr>
              <w:tab/>
            </w:r>
            <w:r w:rsidR="003358B5" w:rsidRPr="006E1B7D">
              <w:rPr>
                <w:rStyle w:val="Hyperlink"/>
                <w:noProof/>
              </w:rPr>
              <w:t>Aufbau Allgemein</w:t>
            </w:r>
            <w:r w:rsidR="003358B5">
              <w:rPr>
                <w:noProof/>
                <w:webHidden/>
              </w:rPr>
              <w:tab/>
            </w:r>
            <w:r>
              <w:rPr>
                <w:noProof/>
                <w:webHidden/>
              </w:rPr>
              <w:fldChar w:fldCharType="begin"/>
            </w:r>
            <w:r w:rsidR="003358B5">
              <w:rPr>
                <w:noProof/>
                <w:webHidden/>
              </w:rPr>
              <w:instrText xml:space="preserve"> PAGEREF _Toc308213977 \h </w:instrText>
            </w:r>
            <w:r>
              <w:rPr>
                <w:noProof/>
                <w:webHidden/>
              </w:rPr>
            </w:r>
            <w:r>
              <w:rPr>
                <w:noProof/>
                <w:webHidden/>
              </w:rPr>
              <w:fldChar w:fldCharType="separate"/>
            </w:r>
            <w:r w:rsidR="006844C3">
              <w:rPr>
                <w:noProof/>
                <w:webHidden/>
              </w:rPr>
              <w:t>7</w:t>
            </w:r>
            <w:r>
              <w:rPr>
                <w:noProof/>
                <w:webHidden/>
              </w:rPr>
              <w:fldChar w:fldCharType="end"/>
            </w:r>
          </w:hyperlink>
        </w:p>
        <w:p w:rsidR="003358B5" w:rsidRDefault="00F12A89">
          <w:pPr>
            <w:pStyle w:val="Verzeichnis3"/>
            <w:tabs>
              <w:tab w:val="left" w:pos="1320"/>
              <w:tab w:val="right" w:leader="dot" w:pos="9062"/>
            </w:tabs>
            <w:rPr>
              <w:noProof/>
              <w:sz w:val="22"/>
            </w:rPr>
          </w:pPr>
          <w:r>
            <w:fldChar w:fldCharType="begin"/>
          </w:r>
          <w:r>
            <w:instrText>HYPERLINK \l "_Toc308213978"</w:instrText>
          </w:r>
          <w:r>
            <w:fldChar w:fldCharType="separate"/>
          </w:r>
          <w:r w:rsidR="003358B5" w:rsidRPr="006E1B7D">
            <w:rPr>
              <w:rStyle w:val="Hyperlink"/>
              <w:noProof/>
            </w:rPr>
            <w:t>3.2.3.</w:t>
          </w:r>
          <w:r w:rsidR="003358B5">
            <w:rPr>
              <w:noProof/>
              <w:sz w:val="22"/>
            </w:rPr>
            <w:tab/>
          </w:r>
          <w:r w:rsidR="003358B5" w:rsidRPr="006E1B7D">
            <w:rPr>
              <w:rStyle w:val="Hyperlink"/>
              <w:noProof/>
            </w:rPr>
            <w:t>Fenstertitel</w:t>
          </w:r>
          <w:r w:rsidR="003358B5">
            <w:rPr>
              <w:noProof/>
              <w:webHidden/>
            </w:rPr>
            <w:tab/>
          </w:r>
          <w:r>
            <w:rPr>
              <w:noProof/>
              <w:webHidden/>
            </w:rPr>
            <w:fldChar w:fldCharType="begin"/>
          </w:r>
          <w:r w:rsidR="003358B5">
            <w:rPr>
              <w:noProof/>
              <w:webHidden/>
            </w:rPr>
            <w:instrText xml:space="preserve"> PAGEREF _Toc308213978 \h </w:instrText>
          </w:r>
          <w:r>
            <w:rPr>
              <w:noProof/>
              <w:webHidden/>
            </w:rPr>
          </w:r>
          <w:r>
            <w:rPr>
              <w:noProof/>
              <w:webHidden/>
            </w:rPr>
            <w:fldChar w:fldCharType="separate"/>
          </w:r>
          <w:ins w:id="16" w:author="Jonas" w:date="2011-11-07T00:13:00Z">
            <w:r w:rsidR="006844C3">
              <w:rPr>
                <w:noProof/>
                <w:webHidden/>
              </w:rPr>
              <w:t>8</w:t>
            </w:r>
          </w:ins>
          <w:del w:id="17" w:author="Jonas" w:date="2011-11-07T00:07:00Z">
            <w:r w:rsidR="003358B5" w:rsidDel="006844C3">
              <w:rPr>
                <w:noProof/>
                <w:webHidden/>
              </w:rPr>
              <w:delText>7</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"_Toc308213979"</w:instrText>
          </w:r>
          <w:r>
            <w:fldChar w:fldCharType="separate"/>
          </w:r>
          <w:r w:rsidR="003358B5" w:rsidRPr="006E1B7D">
            <w:rPr>
              <w:rStyle w:val="Hyperlink"/>
              <w:noProof/>
            </w:rPr>
            <w:t>3.2.4.</w:t>
          </w:r>
          <w:r w:rsidR="003358B5">
            <w:rPr>
              <w:noProof/>
              <w:sz w:val="22"/>
            </w:rPr>
            <w:tab/>
          </w:r>
          <w:r w:rsidR="003358B5" w:rsidRPr="006E1B7D">
            <w:rPr>
              <w:rStyle w:val="Hyperlink"/>
              <w:noProof/>
            </w:rPr>
            <w:t>Menü</w:t>
          </w:r>
          <w:r w:rsidR="003358B5">
            <w:rPr>
              <w:noProof/>
              <w:webHidden/>
            </w:rPr>
            <w:tab/>
          </w:r>
          <w:r>
            <w:rPr>
              <w:noProof/>
              <w:webHidden/>
            </w:rPr>
            <w:fldChar w:fldCharType="begin"/>
          </w:r>
          <w:r w:rsidR="003358B5">
            <w:rPr>
              <w:noProof/>
              <w:webHidden/>
            </w:rPr>
            <w:instrText xml:space="preserve"> PAGEREF _Toc308213979 \h </w:instrText>
          </w:r>
          <w:r>
            <w:rPr>
              <w:noProof/>
              <w:webHidden/>
            </w:rPr>
          </w:r>
          <w:r>
            <w:rPr>
              <w:noProof/>
              <w:webHidden/>
            </w:rPr>
            <w:fldChar w:fldCharType="separate"/>
          </w:r>
          <w:ins w:id="18" w:author="Jonas" w:date="2011-11-07T00:13:00Z">
            <w:r w:rsidR="006844C3">
              <w:rPr>
                <w:noProof/>
                <w:webHidden/>
              </w:rPr>
              <w:t>9</w:t>
            </w:r>
          </w:ins>
          <w:del w:id="19" w:author="Jonas" w:date="2011-11-07T00:07:00Z">
            <w:r w:rsidR="003358B5" w:rsidDel="006844C3">
              <w:rPr>
                <w:noProof/>
                <w:webHidden/>
              </w:rPr>
              <w:delText>8</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"_Toc308213980"</w:instrText>
          </w:r>
          <w:r>
            <w:fldChar w:fldCharType="separate"/>
          </w:r>
          <w:r w:rsidR="003358B5" w:rsidRPr="006E1B7D">
            <w:rPr>
              <w:rStyle w:val="Hyperlink"/>
              <w:noProof/>
            </w:rPr>
            <w:t>3.2.5.</w:t>
          </w:r>
          <w:r w:rsidR="003358B5">
            <w:rPr>
              <w:noProof/>
              <w:sz w:val="22"/>
            </w:rPr>
            <w:tab/>
          </w:r>
          <w:r w:rsidR="003358B5" w:rsidRPr="006E1B7D">
            <w:rPr>
              <w:rStyle w:val="Hyperlink"/>
              <w:noProof/>
            </w:rPr>
            <w:t>Tableiste</w:t>
          </w:r>
          <w:r w:rsidR="003358B5">
            <w:rPr>
              <w:noProof/>
              <w:webHidden/>
            </w:rPr>
            <w:tab/>
          </w:r>
          <w:r>
            <w:rPr>
              <w:noProof/>
              <w:webHidden/>
            </w:rPr>
            <w:fldChar w:fldCharType="begin"/>
          </w:r>
          <w:r w:rsidR="003358B5">
            <w:rPr>
              <w:noProof/>
              <w:webHidden/>
            </w:rPr>
            <w:instrText xml:space="preserve"> PAGEREF _Toc308213980 \h </w:instrText>
          </w:r>
          <w:r>
            <w:rPr>
              <w:noProof/>
              <w:webHidden/>
            </w:rPr>
          </w:r>
          <w:r>
            <w:rPr>
              <w:noProof/>
              <w:webHidden/>
            </w:rPr>
            <w:fldChar w:fldCharType="separate"/>
          </w:r>
          <w:ins w:id="20" w:author="Jonas" w:date="2011-11-07T00:13:00Z">
            <w:r w:rsidR="006844C3">
              <w:rPr>
                <w:noProof/>
                <w:webHidden/>
              </w:rPr>
              <w:t>11</w:t>
            </w:r>
          </w:ins>
          <w:del w:id="21" w:author="Jonas" w:date="2011-11-07T00:07:00Z">
            <w:r w:rsidR="003358B5" w:rsidDel="006844C3">
              <w:rPr>
                <w:noProof/>
                <w:webHidden/>
              </w:rPr>
              <w:delText>10</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"_Toc308213981"</w:instrText>
          </w:r>
          <w:r>
            <w:fldChar w:fldCharType="separate"/>
          </w:r>
          <w:r w:rsidR="003358B5" w:rsidRPr="006E1B7D">
            <w:rPr>
              <w:rStyle w:val="Hyperlink"/>
              <w:noProof/>
            </w:rPr>
            <w:t>3.2.6.</w:t>
          </w:r>
          <w:r w:rsidR="003358B5">
            <w:rPr>
              <w:noProof/>
              <w:sz w:val="22"/>
            </w:rPr>
            <w:tab/>
          </w:r>
          <w:r w:rsidR="003358B5" w:rsidRPr="006E1B7D">
            <w:rPr>
              <w:rStyle w:val="Hyperlink"/>
              <w:noProof/>
            </w:rPr>
            <w:t>Multicast-Steuerung</w:t>
          </w:r>
          <w:r w:rsidR="003358B5">
            <w:rPr>
              <w:noProof/>
              <w:webHidden/>
            </w:rPr>
            <w:tab/>
          </w:r>
          <w:r>
            <w:rPr>
              <w:noProof/>
              <w:webHidden/>
            </w:rPr>
            <w:fldChar w:fldCharType="begin"/>
          </w:r>
          <w:r w:rsidR="003358B5">
            <w:rPr>
              <w:noProof/>
              <w:webHidden/>
            </w:rPr>
            <w:instrText xml:space="preserve"> PAGEREF _Toc308213981 \h </w:instrText>
          </w:r>
          <w:r>
            <w:rPr>
              <w:noProof/>
              <w:webHidden/>
            </w:rPr>
          </w:r>
          <w:r>
            <w:rPr>
              <w:noProof/>
              <w:webHidden/>
            </w:rPr>
            <w:fldChar w:fldCharType="separate"/>
          </w:r>
          <w:ins w:id="22" w:author="Jonas" w:date="2011-11-07T00:13:00Z">
            <w:r w:rsidR="006844C3">
              <w:rPr>
                <w:noProof/>
                <w:webHidden/>
              </w:rPr>
              <w:t>12</w:t>
            </w:r>
          </w:ins>
          <w:del w:id="23" w:author="Jonas" w:date="2011-11-07T00:07:00Z">
            <w:r w:rsidR="003358B5" w:rsidDel="006844C3">
              <w:rPr>
                <w:noProof/>
                <w:webHidden/>
              </w:rPr>
              <w:delText>11</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"_Toc308213982"</w:instrText>
          </w:r>
          <w:r>
            <w:fldChar w:fldCharType="separate"/>
          </w:r>
          <w:r w:rsidR="003358B5" w:rsidRPr="006E1B7D">
            <w:rPr>
              <w:rStyle w:val="Hyperlink"/>
              <w:noProof/>
            </w:rPr>
            <w:t>3.2.7.</w:t>
          </w:r>
          <w:r w:rsidR="003358B5">
            <w:rPr>
              <w:noProof/>
              <w:sz w:val="22"/>
            </w:rPr>
            <w:tab/>
          </w:r>
          <w:r w:rsidR="003358B5" w:rsidRPr="006E1B7D">
            <w:rPr>
              <w:rStyle w:val="Hyperlink"/>
              <w:noProof/>
            </w:rPr>
            <w:t>Multicast Konfiguration</w:t>
          </w:r>
          <w:r w:rsidR="003358B5">
            <w:rPr>
              <w:noProof/>
              <w:webHidden/>
            </w:rPr>
            <w:tab/>
          </w:r>
          <w:r>
            <w:rPr>
              <w:noProof/>
              <w:webHidden/>
            </w:rPr>
            <w:fldChar w:fldCharType="begin"/>
          </w:r>
          <w:r w:rsidR="003358B5">
            <w:rPr>
              <w:noProof/>
              <w:webHidden/>
            </w:rPr>
            <w:instrText xml:space="preserve"> PAGEREF _Toc308213982 \h </w:instrText>
          </w:r>
          <w:r>
            <w:rPr>
              <w:noProof/>
              <w:webHidden/>
            </w:rPr>
          </w:r>
          <w:r>
            <w:rPr>
              <w:noProof/>
              <w:webHidden/>
            </w:rPr>
            <w:fldChar w:fldCharType="separate"/>
          </w:r>
          <w:ins w:id="24" w:author="Jonas" w:date="2011-11-07T00:13:00Z">
            <w:r w:rsidR="006844C3">
              <w:rPr>
                <w:noProof/>
                <w:webHidden/>
              </w:rPr>
              <w:t>13</w:t>
            </w:r>
          </w:ins>
          <w:del w:id="25" w:author="Jonas" w:date="2011-11-07T00:07:00Z">
            <w:r w:rsidR="003358B5" w:rsidDel="006844C3">
              <w:rPr>
                <w:noProof/>
                <w:webHidden/>
              </w:rPr>
              <w:delText>12</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"_Toc308213983"</w:instrText>
          </w:r>
          <w:r>
            <w:fldChar w:fldCharType="separate"/>
          </w:r>
          <w:r w:rsidR="003358B5" w:rsidRPr="006E1B7D">
            <w:rPr>
              <w:rStyle w:val="Hyperlink"/>
              <w:noProof/>
            </w:rPr>
            <w:t>3.2.8.</w:t>
          </w:r>
          <w:r w:rsidR="003358B5">
            <w:rPr>
              <w:noProof/>
              <w:sz w:val="22"/>
            </w:rPr>
            <w:tab/>
          </w:r>
          <w:r w:rsidR="003358B5" w:rsidRPr="006E1B7D">
            <w:rPr>
              <w:rStyle w:val="Hyperlink"/>
              <w:noProof/>
            </w:rPr>
            <w:t>Multicast Auswertung</w:t>
          </w:r>
          <w:r w:rsidR="003358B5">
            <w:rPr>
              <w:noProof/>
              <w:webHidden/>
            </w:rPr>
            <w:tab/>
          </w:r>
          <w:r>
            <w:rPr>
              <w:noProof/>
              <w:webHidden/>
            </w:rPr>
            <w:fldChar w:fldCharType="begin"/>
          </w:r>
          <w:r w:rsidR="003358B5">
            <w:rPr>
              <w:noProof/>
              <w:webHidden/>
            </w:rPr>
            <w:instrText xml:space="preserve"> PAGEREF _Toc308213983 \h </w:instrText>
          </w:r>
          <w:r>
            <w:rPr>
              <w:noProof/>
              <w:webHidden/>
            </w:rPr>
          </w:r>
          <w:r>
            <w:rPr>
              <w:noProof/>
              <w:webHidden/>
            </w:rPr>
            <w:fldChar w:fldCharType="separate"/>
          </w:r>
          <w:ins w:id="26" w:author="Jonas" w:date="2011-11-07T00:13:00Z">
            <w:r w:rsidR="006844C3">
              <w:rPr>
                <w:noProof/>
                <w:webHidden/>
              </w:rPr>
              <w:t>14</w:t>
            </w:r>
          </w:ins>
          <w:del w:id="27" w:author="Jonas" w:date="2011-11-07T00:07:00Z">
            <w:r w:rsidR="003358B5" w:rsidDel="006844C3">
              <w:rPr>
                <w:noProof/>
                <w:webHidden/>
              </w:rPr>
              <w:delText>13</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"_Toc308213984"</w:instrText>
          </w:r>
          <w:r>
            <w:fldChar w:fldCharType="separate"/>
          </w:r>
          <w:r w:rsidR="003358B5" w:rsidRPr="006E1B7D">
            <w:rPr>
              <w:rStyle w:val="Hyperlink"/>
              <w:noProof/>
            </w:rPr>
            <w:t>3.2.9.</w:t>
          </w:r>
          <w:r w:rsidR="003358B5">
            <w:rPr>
              <w:noProof/>
              <w:sz w:val="22"/>
            </w:rPr>
            <w:tab/>
          </w:r>
          <w:r w:rsidR="003358B5" w:rsidRPr="006E1B7D">
            <w:rPr>
              <w:rStyle w:val="Hyperlink"/>
              <w:noProof/>
            </w:rPr>
            <w:t>Multicast-Anzeige</w:t>
          </w:r>
          <w:r w:rsidR="003358B5">
            <w:rPr>
              <w:noProof/>
              <w:webHidden/>
            </w:rPr>
            <w:tab/>
          </w:r>
          <w:r>
            <w:rPr>
              <w:noProof/>
              <w:webHidden/>
            </w:rPr>
            <w:fldChar w:fldCharType="begin"/>
          </w:r>
          <w:r w:rsidR="003358B5">
            <w:rPr>
              <w:noProof/>
              <w:webHidden/>
            </w:rPr>
            <w:instrText xml:space="preserve"> PAGEREF _Toc308213984 \h </w:instrText>
          </w:r>
          <w:r>
            <w:rPr>
              <w:noProof/>
              <w:webHidden/>
            </w:rPr>
          </w:r>
          <w:r>
            <w:rPr>
              <w:noProof/>
              <w:webHidden/>
            </w:rPr>
            <w:fldChar w:fldCharType="separate"/>
          </w:r>
          <w:ins w:id="28" w:author="Jonas" w:date="2011-11-07T00:13:00Z">
            <w:r w:rsidR="006844C3">
              <w:rPr>
                <w:noProof/>
                <w:webHidden/>
              </w:rPr>
              <w:t>15</w:t>
            </w:r>
          </w:ins>
          <w:del w:id="29" w:author="Jonas" w:date="2011-11-07T00:07:00Z">
            <w:r w:rsidR="003358B5" w:rsidDel="006844C3">
              <w:rPr>
                <w:noProof/>
                <w:webHidden/>
              </w:rPr>
              <w:delText>14</w:delText>
            </w:r>
          </w:del>
          <w:r>
            <w:rPr>
              <w:noProof/>
              <w:webHidden/>
            </w:rPr>
            <w:fldChar w:fldCharType="end"/>
          </w:r>
          <w:r>
            <w:fldChar w:fldCharType="end"/>
          </w:r>
        </w:p>
        <w:p w:rsidR="003358B5" w:rsidRDefault="00F12A89">
          <w:pPr>
            <w:pStyle w:val="Verzeichnis2"/>
            <w:tabs>
              <w:tab w:val="left" w:pos="880"/>
              <w:tab w:val="right" w:leader="dot" w:pos="9062"/>
            </w:tabs>
            <w:rPr>
              <w:noProof/>
              <w:sz w:val="22"/>
            </w:rPr>
          </w:pPr>
          <w:r>
            <w:fldChar w:fldCharType="begin"/>
          </w:r>
          <w:r>
            <w:instrText>HYPERLINK \l "_Toc308213985"</w:instrText>
          </w:r>
          <w:r>
            <w:fldChar w:fldCharType="separate"/>
          </w:r>
          <w:r w:rsidR="003358B5" w:rsidRPr="006E1B7D">
            <w:rPr>
              <w:rStyle w:val="Hyperlink"/>
              <w:noProof/>
            </w:rPr>
            <w:t>3.3.</w:t>
          </w:r>
          <w:r w:rsidR="003358B5">
            <w:rPr>
              <w:noProof/>
              <w:sz w:val="22"/>
            </w:rPr>
            <w:tab/>
          </w:r>
          <w:r w:rsidR="003358B5" w:rsidRPr="006E1B7D">
            <w:rPr>
              <w:rStyle w:val="Hyperlink"/>
              <w:noProof/>
            </w:rPr>
            <w:t>Änderungen an der Konfiguration</w:t>
          </w:r>
          <w:r w:rsidR="003358B5">
            <w:rPr>
              <w:noProof/>
              <w:webHidden/>
            </w:rPr>
            <w:tab/>
          </w:r>
          <w:r>
            <w:rPr>
              <w:noProof/>
              <w:webHidden/>
            </w:rPr>
            <w:fldChar w:fldCharType="begin"/>
          </w:r>
          <w:r w:rsidR="003358B5">
            <w:rPr>
              <w:noProof/>
              <w:webHidden/>
            </w:rPr>
            <w:instrText xml:space="preserve"> PAGEREF _Toc308213985 \h </w:instrText>
          </w:r>
          <w:r>
            <w:rPr>
              <w:noProof/>
              <w:webHidden/>
            </w:rPr>
          </w:r>
          <w:r>
            <w:rPr>
              <w:noProof/>
              <w:webHidden/>
            </w:rPr>
            <w:fldChar w:fldCharType="separate"/>
          </w:r>
          <w:ins w:id="30" w:author="Jonas" w:date="2011-11-07T00:13:00Z">
            <w:r w:rsidR="006844C3">
              <w:rPr>
                <w:noProof/>
                <w:webHidden/>
              </w:rPr>
              <w:t>17</w:t>
            </w:r>
          </w:ins>
          <w:del w:id="31" w:author="Jonas" w:date="2011-11-07T00:07:00Z">
            <w:r w:rsidR="003358B5" w:rsidDel="006844C3">
              <w:rPr>
                <w:noProof/>
                <w:webHidden/>
              </w:rPr>
              <w:delText>16</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"_Toc308213986"</w:instrText>
          </w:r>
          <w:r>
            <w:fldChar w:fldCharType="separate"/>
          </w:r>
          <w:r w:rsidR="003358B5" w:rsidRPr="006E1B7D">
            <w:rPr>
              <w:rStyle w:val="Hyperlink"/>
              <w:noProof/>
            </w:rPr>
            <w:t>3.3.1.</w:t>
          </w:r>
          <w:r w:rsidR="003358B5">
            <w:rPr>
              <w:noProof/>
              <w:sz w:val="22"/>
            </w:rPr>
            <w:tab/>
          </w:r>
          <w:r w:rsidR="003358B5" w:rsidRPr="006E1B7D">
            <w:rPr>
              <w:rStyle w:val="Hyperlink"/>
              <w:noProof/>
            </w:rPr>
            <w:t>Programmkonfiguration</w:t>
          </w:r>
          <w:r w:rsidR="003358B5">
            <w:rPr>
              <w:noProof/>
              <w:webHidden/>
            </w:rPr>
            <w:tab/>
          </w:r>
          <w:r>
            <w:rPr>
              <w:noProof/>
              <w:webHidden/>
            </w:rPr>
            <w:fldChar w:fldCharType="begin"/>
          </w:r>
          <w:r w:rsidR="003358B5">
            <w:rPr>
              <w:noProof/>
              <w:webHidden/>
            </w:rPr>
            <w:instrText xml:space="preserve"> PAGEREF _Toc308213986 \h </w:instrText>
          </w:r>
          <w:r>
            <w:rPr>
              <w:noProof/>
              <w:webHidden/>
            </w:rPr>
          </w:r>
          <w:r>
            <w:rPr>
              <w:noProof/>
              <w:webHidden/>
            </w:rPr>
            <w:fldChar w:fldCharType="separate"/>
          </w:r>
          <w:ins w:id="32" w:author="Jonas" w:date="2011-11-07T00:13:00Z">
            <w:r w:rsidR="006844C3">
              <w:rPr>
                <w:noProof/>
                <w:webHidden/>
              </w:rPr>
              <w:t>17</w:t>
            </w:r>
          </w:ins>
          <w:del w:id="33" w:author="Jonas" w:date="2011-11-07T00:07:00Z">
            <w:r w:rsidR="003358B5" w:rsidDel="006844C3">
              <w:rPr>
                <w:noProof/>
                <w:webHidden/>
              </w:rPr>
              <w:delText>16</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"_Toc308213987"</w:instrText>
          </w:r>
          <w:r>
            <w:fldChar w:fldCharType="separate"/>
          </w:r>
          <w:r w:rsidR="003358B5" w:rsidRPr="006E1B7D">
            <w:rPr>
              <w:rStyle w:val="Hyperlink"/>
              <w:noProof/>
            </w:rPr>
            <w:t>3.3.2.</w:t>
          </w:r>
          <w:r w:rsidR="003358B5">
            <w:rPr>
              <w:noProof/>
              <w:sz w:val="22"/>
            </w:rPr>
            <w:tab/>
          </w:r>
          <w:r w:rsidR="003358B5" w:rsidRPr="006E1B7D">
            <w:rPr>
              <w:rStyle w:val="Hyperlink"/>
              <w:noProof/>
            </w:rPr>
            <w:t>Userkonfiguration</w:t>
          </w:r>
          <w:r w:rsidR="003358B5">
            <w:rPr>
              <w:noProof/>
              <w:webHidden/>
            </w:rPr>
            <w:tab/>
          </w:r>
          <w:r>
            <w:rPr>
              <w:noProof/>
              <w:webHidden/>
            </w:rPr>
            <w:fldChar w:fldCharType="begin"/>
          </w:r>
          <w:r w:rsidR="003358B5">
            <w:rPr>
              <w:noProof/>
              <w:webHidden/>
            </w:rPr>
            <w:instrText xml:space="preserve"> PAGEREF _Toc308213987 \h </w:instrText>
          </w:r>
          <w:r>
            <w:rPr>
              <w:noProof/>
              <w:webHidden/>
            </w:rPr>
          </w:r>
          <w:r>
            <w:rPr>
              <w:noProof/>
              <w:webHidden/>
            </w:rPr>
            <w:fldChar w:fldCharType="separate"/>
          </w:r>
          <w:ins w:id="34" w:author="Jonas" w:date="2011-11-07T00:13:00Z">
            <w:r w:rsidR="006844C3">
              <w:rPr>
                <w:noProof/>
                <w:webHidden/>
              </w:rPr>
              <w:t>18</w:t>
            </w:r>
          </w:ins>
          <w:del w:id="35" w:author="Jonas" w:date="2011-11-07T00:07:00Z">
            <w:r w:rsidR="003358B5" w:rsidDel="006844C3">
              <w:rPr>
                <w:noProof/>
                <w:webHidden/>
              </w:rPr>
              <w:delText>17</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"_Toc308213988"</w:instrText>
          </w:r>
          <w:r>
            <w:fldChar w:fldCharType="separate"/>
          </w:r>
          <w:r w:rsidR="003358B5" w:rsidRPr="006E1B7D">
            <w:rPr>
              <w:rStyle w:val="Hyperlink"/>
              <w:noProof/>
            </w:rPr>
            <w:t>3.3.3.</w:t>
          </w:r>
          <w:r w:rsidR="003358B5">
            <w:rPr>
              <w:noProof/>
              <w:sz w:val="22"/>
            </w:rPr>
            <w:tab/>
          </w:r>
          <w:r w:rsidR="003358B5" w:rsidRPr="006E1B7D">
            <w:rPr>
              <w:rStyle w:val="Hyperlink"/>
              <w:noProof/>
            </w:rPr>
            <w:t>Sprachkonfigurationsdateien</w:t>
          </w:r>
          <w:r w:rsidR="003358B5">
            <w:rPr>
              <w:noProof/>
              <w:webHidden/>
            </w:rPr>
            <w:tab/>
          </w:r>
          <w:r>
            <w:rPr>
              <w:noProof/>
              <w:webHidden/>
            </w:rPr>
            <w:fldChar w:fldCharType="begin"/>
          </w:r>
          <w:r w:rsidR="003358B5">
            <w:rPr>
              <w:noProof/>
              <w:webHidden/>
            </w:rPr>
            <w:instrText xml:space="preserve"> PAGEREF _Toc308213988 \h </w:instrText>
          </w:r>
          <w:r>
            <w:rPr>
              <w:noProof/>
              <w:webHidden/>
            </w:rPr>
          </w:r>
          <w:r>
            <w:rPr>
              <w:noProof/>
              <w:webHidden/>
            </w:rPr>
            <w:fldChar w:fldCharType="separate"/>
          </w:r>
          <w:ins w:id="36" w:author="Jonas" w:date="2011-11-07T00:13:00Z">
            <w:r w:rsidR="006844C3">
              <w:rPr>
                <w:noProof/>
                <w:webHidden/>
              </w:rPr>
              <w:t>19</w:t>
            </w:r>
          </w:ins>
          <w:del w:id="37" w:author="Jonas" w:date="2011-11-07T00:07:00Z">
            <w:r w:rsidR="003358B5" w:rsidDel="006844C3">
              <w:rPr>
                <w:noProof/>
                <w:webHidden/>
              </w:rPr>
              <w:delText>18</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"_Toc308213989"</w:instrText>
          </w:r>
          <w:r>
            <w:fldChar w:fldCharType="separate"/>
          </w:r>
          <w:r w:rsidR="003358B5" w:rsidRPr="006E1B7D">
            <w:rPr>
              <w:rStyle w:val="Hyperlink"/>
              <w:noProof/>
            </w:rPr>
            <w:t>3.3.4.</w:t>
          </w:r>
          <w:r w:rsidR="003358B5">
            <w:rPr>
              <w:noProof/>
              <w:sz w:val="22"/>
            </w:rPr>
            <w:tab/>
          </w:r>
          <w:r w:rsidR="003358B5" w:rsidRPr="006E1B7D">
            <w:rPr>
              <w:rStyle w:val="Hyperlink"/>
              <w:noProof/>
            </w:rPr>
            <w:t>Manual-PDF</w:t>
          </w:r>
          <w:r w:rsidR="003358B5">
            <w:rPr>
              <w:noProof/>
              <w:webHidden/>
            </w:rPr>
            <w:tab/>
          </w:r>
          <w:r>
            <w:rPr>
              <w:noProof/>
              <w:webHidden/>
            </w:rPr>
            <w:fldChar w:fldCharType="begin"/>
          </w:r>
          <w:r w:rsidR="003358B5">
            <w:rPr>
              <w:noProof/>
              <w:webHidden/>
            </w:rPr>
            <w:instrText xml:space="preserve"> PAGEREF _Toc308213989 \h </w:instrText>
          </w:r>
          <w:r>
            <w:rPr>
              <w:noProof/>
              <w:webHidden/>
            </w:rPr>
          </w:r>
          <w:r>
            <w:rPr>
              <w:noProof/>
              <w:webHidden/>
            </w:rPr>
            <w:fldChar w:fldCharType="separate"/>
          </w:r>
          <w:ins w:id="38" w:author="Jonas" w:date="2011-11-07T00:13:00Z">
            <w:r w:rsidR="006844C3">
              <w:rPr>
                <w:noProof/>
                <w:webHidden/>
              </w:rPr>
              <w:t>19</w:t>
            </w:r>
          </w:ins>
          <w:del w:id="39" w:author="Jonas" w:date="2011-11-07T00:07:00Z">
            <w:r w:rsidR="003358B5" w:rsidDel="006844C3">
              <w:rPr>
                <w:noProof/>
                <w:webHidden/>
              </w:rPr>
              <w:delText>18</w:delText>
            </w:r>
          </w:del>
          <w:r>
            <w:rPr>
              <w:noProof/>
              <w:webHidden/>
            </w:rPr>
            <w:fldChar w:fldCharType="end"/>
          </w:r>
          <w:r>
            <w:fldChar w:fldCharType="end"/>
          </w:r>
        </w:p>
        <w:p w:rsidR="003358B5" w:rsidRDefault="00F12A89">
          <w:pPr>
            <w:pStyle w:val="Verzeichnis1"/>
            <w:rPr>
              <w:sz w:val="22"/>
              <w:szCs w:val="22"/>
            </w:rPr>
          </w:pPr>
          <w:r>
            <w:fldChar w:fldCharType="begin"/>
          </w:r>
          <w:r>
            <w:instrText>HYPERLINK \l "_Toc308213990"</w:instrText>
          </w:r>
          <w:r>
            <w:fldChar w:fldCharType="separate"/>
          </w:r>
          <w:r w:rsidR="003358B5" w:rsidRPr="006E1B7D">
            <w:rPr>
              <w:rStyle w:val="Hyperlink"/>
            </w:rPr>
            <w:t>4.</w:t>
          </w:r>
          <w:r w:rsidR="003358B5">
            <w:rPr>
              <w:sz w:val="22"/>
              <w:szCs w:val="22"/>
            </w:rPr>
            <w:tab/>
          </w:r>
          <w:r w:rsidR="003358B5" w:rsidRPr="006E1B7D">
            <w:rPr>
              <w:rStyle w:val="Hyperlink"/>
            </w:rPr>
            <w:t>Integration eines neuen Protokolls – MMRP</w:t>
          </w:r>
          <w:r w:rsidR="003358B5">
            <w:rPr>
              <w:webHidden/>
            </w:rPr>
            <w:tab/>
          </w:r>
          <w:r>
            <w:rPr>
              <w:webHidden/>
            </w:rPr>
            <w:fldChar w:fldCharType="begin"/>
          </w:r>
          <w:r w:rsidR="003358B5">
            <w:rPr>
              <w:webHidden/>
            </w:rPr>
            <w:instrText xml:space="preserve"> PAGEREF _Toc308213990 \h </w:instrText>
          </w:r>
          <w:r>
            <w:rPr>
              <w:webHidden/>
            </w:rPr>
          </w:r>
          <w:r>
            <w:rPr>
              <w:webHidden/>
            </w:rPr>
            <w:fldChar w:fldCharType="separate"/>
          </w:r>
          <w:ins w:id="40" w:author="Jonas" w:date="2011-11-07T00:13:00Z">
            <w:r w:rsidR="006844C3">
              <w:rPr>
                <w:webHidden/>
              </w:rPr>
              <w:t>20</w:t>
            </w:r>
          </w:ins>
          <w:del w:id="41" w:author="Jonas" w:date="2011-11-07T00:07:00Z">
            <w:r w:rsidR="003358B5" w:rsidDel="006844C3">
              <w:rPr>
                <w:webHidden/>
              </w:rPr>
              <w:delText>18</w:delText>
            </w:r>
          </w:del>
          <w:r>
            <w:rPr>
              <w:webHidden/>
            </w:rPr>
            <w:fldChar w:fldCharType="end"/>
          </w:r>
          <w:r>
            <w:fldChar w:fldCharType="end"/>
          </w:r>
        </w:p>
        <w:p w:rsidR="003358B5" w:rsidRDefault="00F12A89">
          <w:pPr>
            <w:pStyle w:val="Verzeichnis2"/>
            <w:tabs>
              <w:tab w:val="left" w:pos="880"/>
              <w:tab w:val="right" w:leader="dot" w:pos="9062"/>
            </w:tabs>
            <w:rPr>
              <w:noProof/>
              <w:sz w:val="22"/>
            </w:rPr>
          </w:pPr>
          <w:r>
            <w:fldChar w:fldCharType="begin"/>
          </w:r>
          <w:r>
            <w:instrText>HYPERLINK \l "_Toc308213991"</w:instrText>
          </w:r>
          <w:r>
            <w:fldChar w:fldCharType="separate"/>
          </w:r>
          <w:r w:rsidR="003358B5" w:rsidRPr="006E1B7D">
            <w:rPr>
              <w:rStyle w:val="Hyperlink"/>
              <w:noProof/>
            </w:rPr>
            <w:t>4.1.</w:t>
          </w:r>
          <w:r w:rsidR="003358B5">
            <w:rPr>
              <w:noProof/>
              <w:sz w:val="22"/>
            </w:rPr>
            <w:tab/>
          </w:r>
          <w:r w:rsidR="003358B5" w:rsidRPr="006E1B7D">
            <w:rPr>
              <w:rStyle w:val="Hyperlink"/>
              <w:noProof/>
            </w:rPr>
            <w:t>Einführung in das Multiple MAC Registration Protokolls</w:t>
          </w:r>
          <w:r w:rsidR="003358B5">
            <w:rPr>
              <w:noProof/>
              <w:webHidden/>
            </w:rPr>
            <w:tab/>
          </w:r>
          <w:r>
            <w:rPr>
              <w:noProof/>
              <w:webHidden/>
            </w:rPr>
            <w:fldChar w:fldCharType="begin"/>
          </w:r>
          <w:r w:rsidR="003358B5">
            <w:rPr>
              <w:noProof/>
              <w:webHidden/>
            </w:rPr>
            <w:instrText xml:space="preserve"> PAGEREF _Toc308213991 \h </w:instrText>
          </w:r>
          <w:r>
            <w:rPr>
              <w:noProof/>
              <w:webHidden/>
            </w:rPr>
          </w:r>
          <w:r>
            <w:rPr>
              <w:noProof/>
              <w:webHidden/>
            </w:rPr>
            <w:fldChar w:fldCharType="separate"/>
          </w:r>
          <w:ins w:id="42" w:author="Jonas" w:date="2011-11-07T00:13:00Z">
            <w:r w:rsidR="006844C3">
              <w:rPr>
                <w:noProof/>
                <w:webHidden/>
              </w:rPr>
              <w:t>20</w:t>
            </w:r>
          </w:ins>
          <w:del w:id="43" w:author="Jonas" w:date="2011-11-07T00:07:00Z">
            <w:r w:rsidR="003358B5" w:rsidDel="006844C3">
              <w:rPr>
                <w:noProof/>
                <w:webHidden/>
              </w:rPr>
              <w:delText>19</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"_Toc308213992"</w:instrText>
          </w:r>
          <w:r>
            <w:fldChar w:fldCharType="separate"/>
          </w:r>
          <w:r w:rsidR="003358B5" w:rsidRPr="006E1B7D">
            <w:rPr>
              <w:rStyle w:val="Hyperlink"/>
              <w:noProof/>
            </w:rPr>
            <w:t>4.1.1.</w:t>
          </w:r>
          <w:r w:rsidR="003358B5">
            <w:rPr>
              <w:noProof/>
              <w:sz w:val="22"/>
            </w:rPr>
            <w:tab/>
          </w:r>
          <w:r w:rsidR="003358B5" w:rsidRPr="006E1B7D">
            <w:rPr>
              <w:rStyle w:val="Hyperlink"/>
              <w:noProof/>
            </w:rPr>
            <w:t>Registrierung von Multicast-Pfaden</w:t>
          </w:r>
          <w:r w:rsidR="003358B5">
            <w:rPr>
              <w:noProof/>
              <w:webHidden/>
            </w:rPr>
            <w:tab/>
          </w:r>
          <w:r>
            <w:rPr>
              <w:noProof/>
              <w:webHidden/>
            </w:rPr>
            <w:fldChar w:fldCharType="begin"/>
          </w:r>
          <w:r w:rsidR="003358B5">
            <w:rPr>
              <w:noProof/>
              <w:webHidden/>
            </w:rPr>
            <w:instrText xml:space="preserve"> PAGEREF _Toc308213992 \h </w:instrText>
          </w:r>
          <w:r>
            <w:rPr>
              <w:noProof/>
              <w:webHidden/>
            </w:rPr>
          </w:r>
          <w:r>
            <w:rPr>
              <w:noProof/>
              <w:webHidden/>
            </w:rPr>
            <w:fldChar w:fldCharType="separate"/>
          </w:r>
          <w:ins w:id="44" w:author="Jonas" w:date="2011-11-07T00:13:00Z">
            <w:r w:rsidR="006844C3">
              <w:rPr>
                <w:noProof/>
                <w:webHidden/>
              </w:rPr>
              <w:t>20</w:t>
            </w:r>
          </w:ins>
          <w:del w:id="45" w:author="Jonas" w:date="2011-11-07T00:07:00Z">
            <w:r w:rsidR="003358B5" w:rsidDel="006844C3">
              <w:rPr>
                <w:noProof/>
                <w:webHidden/>
              </w:rPr>
              <w:delText>19</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"_Toc308213993"</w:instrText>
          </w:r>
          <w:r>
            <w:fldChar w:fldCharType="separate"/>
          </w:r>
          <w:r w:rsidR="003358B5" w:rsidRPr="006E1B7D">
            <w:rPr>
              <w:rStyle w:val="Hyperlink"/>
              <w:noProof/>
            </w:rPr>
            <w:t>4.1.2.</w:t>
          </w:r>
          <w:r w:rsidR="003358B5">
            <w:rPr>
              <w:noProof/>
              <w:sz w:val="22"/>
            </w:rPr>
            <w:tab/>
          </w:r>
          <w:r w:rsidR="003358B5" w:rsidRPr="006E1B7D">
            <w:rPr>
              <w:rStyle w:val="Hyperlink"/>
              <w:noProof/>
            </w:rPr>
            <w:t>Reservierung von Multicast-Pfaden</w:t>
          </w:r>
          <w:r w:rsidR="003358B5">
            <w:rPr>
              <w:noProof/>
              <w:webHidden/>
            </w:rPr>
            <w:tab/>
          </w:r>
          <w:r>
            <w:rPr>
              <w:noProof/>
              <w:webHidden/>
            </w:rPr>
            <w:fldChar w:fldCharType="begin"/>
          </w:r>
          <w:r w:rsidR="003358B5">
            <w:rPr>
              <w:noProof/>
              <w:webHidden/>
            </w:rPr>
            <w:instrText xml:space="preserve"> PAGEREF _Toc308213993 \h </w:instrText>
          </w:r>
          <w:r>
            <w:rPr>
              <w:noProof/>
              <w:webHidden/>
            </w:rPr>
          </w:r>
          <w:r>
            <w:rPr>
              <w:noProof/>
              <w:webHidden/>
            </w:rPr>
            <w:fldChar w:fldCharType="separate"/>
          </w:r>
          <w:ins w:id="46" w:author="Jonas" w:date="2011-11-07T00:13:00Z">
            <w:r w:rsidR="006844C3">
              <w:rPr>
                <w:noProof/>
                <w:webHidden/>
              </w:rPr>
              <w:t>21</w:t>
            </w:r>
          </w:ins>
          <w:del w:id="47" w:author="Jonas" w:date="2011-11-07T00:07:00Z">
            <w:r w:rsidR="003358B5" w:rsidDel="006844C3">
              <w:rPr>
                <w:noProof/>
                <w:webHidden/>
              </w:rPr>
              <w:delText>20</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"_Toc308213994"</w:instrText>
          </w:r>
          <w:r>
            <w:fldChar w:fldCharType="separate"/>
          </w:r>
          <w:r w:rsidR="003358B5" w:rsidRPr="006E1B7D">
            <w:rPr>
              <w:rStyle w:val="Hyperlink"/>
              <w:noProof/>
            </w:rPr>
            <w:t>4.1.3.</w:t>
          </w:r>
          <w:r w:rsidR="003358B5">
            <w:rPr>
              <w:noProof/>
              <w:sz w:val="22"/>
            </w:rPr>
            <w:tab/>
          </w:r>
          <w:r w:rsidR="003358B5" w:rsidRPr="006E1B7D">
            <w:rPr>
              <w:rStyle w:val="Hyperlink"/>
              <w:noProof/>
            </w:rPr>
            <w:t>Deregistrierung von Multicast-Pfaden</w:t>
          </w:r>
          <w:r w:rsidR="003358B5">
            <w:rPr>
              <w:noProof/>
              <w:webHidden/>
            </w:rPr>
            <w:tab/>
          </w:r>
          <w:r>
            <w:rPr>
              <w:noProof/>
              <w:webHidden/>
            </w:rPr>
            <w:fldChar w:fldCharType="begin"/>
          </w:r>
          <w:r w:rsidR="003358B5">
            <w:rPr>
              <w:noProof/>
              <w:webHidden/>
            </w:rPr>
            <w:instrText xml:space="preserve"> PAGEREF _Toc308213994 \h </w:instrText>
          </w:r>
          <w:r>
            <w:rPr>
              <w:noProof/>
              <w:webHidden/>
            </w:rPr>
          </w:r>
          <w:r>
            <w:rPr>
              <w:noProof/>
              <w:webHidden/>
            </w:rPr>
            <w:fldChar w:fldCharType="separate"/>
          </w:r>
          <w:ins w:id="48" w:author="Jonas" w:date="2011-11-07T00:13:00Z">
            <w:r w:rsidR="006844C3">
              <w:rPr>
                <w:noProof/>
                <w:webHidden/>
              </w:rPr>
              <w:t>21</w:t>
            </w:r>
          </w:ins>
          <w:del w:id="49" w:author="Jonas" w:date="2011-11-07T00:07:00Z">
            <w:r w:rsidR="003358B5" w:rsidDel="006844C3">
              <w:rPr>
                <w:noProof/>
                <w:webHidden/>
              </w:rPr>
              <w:delText>20</w:delText>
            </w:r>
          </w:del>
          <w:r>
            <w:rPr>
              <w:noProof/>
              <w:webHidden/>
            </w:rPr>
            <w:fldChar w:fldCharType="end"/>
          </w:r>
          <w:r>
            <w:fldChar w:fldCharType="end"/>
          </w:r>
        </w:p>
        <w:p w:rsidR="003358B5" w:rsidRDefault="00F12A89">
          <w:pPr>
            <w:pStyle w:val="Verzeichnis2"/>
            <w:tabs>
              <w:tab w:val="left" w:pos="880"/>
              <w:tab w:val="right" w:leader="dot" w:pos="9062"/>
            </w:tabs>
            <w:rPr>
              <w:noProof/>
              <w:sz w:val="22"/>
            </w:rPr>
          </w:pPr>
          <w:r>
            <w:fldChar w:fldCharType="begin"/>
          </w:r>
          <w:r>
            <w:instrText>HYPERLINK \l "_Toc308213995"</w:instrText>
          </w:r>
          <w:r>
            <w:fldChar w:fldCharType="separate"/>
          </w:r>
          <w:r w:rsidR="003358B5" w:rsidRPr="006E1B7D">
            <w:rPr>
              <w:rStyle w:val="Hyperlink"/>
              <w:noProof/>
            </w:rPr>
            <w:t>4.2.</w:t>
          </w:r>
          <w:r w:rsidR="003358B5">
            <w:rPr>
              <w:noProof/>
              <w:sz w:val="22"/>
            </w:rPr>
            <w:tab/>
          </w:r>
          <w:r w:rsidR="003358B5" w:rsidRPr="006E1B7D">
            <w:rPr>
              <w:rStyle w:val="Hyperlink"/>
              <w:noProof/>
            </w:rPr>
            <w:t>Die Funktion des MMR-Protokolls</w:t>
          </w:r>
          <w:r w:rsidR="003358B5">
            <w:rPr>
              <w:noProof/>
              <w:webHidden/>
            </w:rPr>
            <w:tab/>
          </w:r>
          <w:r>
            <w:rPr>
              <w:noProof/>
              <w:webHidden/>
            </w:rPr>
            <w:fldChar w:fldCharType="begin"/>
          </w:r>
          <w:r w:rsidR="003358B5">
            <w:rPr>
              <w:noProof/>
              <w:webHidden/>
            </w:rPr>
            <w:instrText xml:space="preserve"> PAGEREF _Toc308213995 \h </w:instrText>
          </w:r>
          <w:r>
            <w:rPr>
              <w:noProof/>
              <w:webHidden/>
            </w:rPr>
          </w:r>
          <w:r>
            <w:rPr>
              <w:noProof/>
              <w:webHidden/>
            </w:rPr>
            <w:fldChar w:fldCharType="separate"/>
          </w:r>
          <w:ins w:id="50" w:author="Jonas" w:date="2011-11-07T00:13:00Z">
            <w:r w:rsidR="006844C3">
              <w:rPr>
                <w:noProof/>
                <w:webHidden/>
              </w:rPr>
              <w:t>22</w:t>
            </w:r>
          </w:ins>
          <w:del w:id="51" w:author="Jonas" w:date="2011-11-07T00:07:00Z">
            <w:r w:rsidR="003358B5" w:rsidDel="006844C3">
              <w:rPr>
                <w:noProof/>
                <w:webHidden/>
              </w:rPr>
              <w:delText>20</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"_Toc308213996"</w:instrText>
          </w:r>
          <w:r>
            <w:fldChar w:fldCharType="separate"/>
          </w:r>
          <w:r w:rsidR="003358B5" w:rsidRPr="006E1B7D">
            <w:rPr>
              <w:rStyle w:val="Hyperlink"/>
              <w:noProof/>
            </w:rPr>
            <w:t>4.2.1.</w:t>
          </w:r>
          <w:r w:rsidR="003358B5">
            <w:rPr>
              <w:noProof/>
              <w:sz w:val="22"/>
            </w:rPr>
            <w:tab/>
          </w:r>
          <w:r w:rsidR="003358B5" w:rsidRPr="006E1B7D">
            <w:rPr>
              <w:rStyle w:val="Hyperlink"/>
              <w:noProof/>
            </w:rPr>
            <w:t>Nachrichtentypen beim MMR-Protokoll</w:t>
          </w:r>
          <w:r w:rsidR="003358B5">
            <w:rPr>
              <w:noProof/>
              <w:webHidden/>
            </w:rPr>
            <w:tab/>
          </w:r>
          <w:r>
            <w:rPr>
              <w:noProof/>
              <w:webHidden/>
            </w:rPr>
            <w:fldChar w:fldCharType="begin"/>
          </w:r>
          <w:r w:rsidR="003358B5">
            <w:rPr>
              <w:noProof/>
              <w:webHidden/>
            </w:rPr>
            <w:instrText xml:space="preserve"> PAGEREF _Toc308213996 \h </w:instrText>
          </w:r>
          <w:r>
            <w:rPr>
              <w:noProof/>
              <w:webHidden/>
            </w:rPr>
          </w:r>
          <w:r>
            <w:rPr>
              <w:noProof/>
              <w:webHidden/>
            </w:rPr>
            <w:fldChar w:fldCharType="separate"/>
          </w:r>
          <w:ins w:id="52" w:author="Jonas" w:date="2011-11-07T00:13:00Z">
            <w:r w:rsidR="006844C3">
              <w:rPr>
                <w:noProof/>
                <w:webHidden/>
              </w:rPr>
              <w:t>22</w:t>
            </w:r>
          </w:ins>
          <w:del w:id="53" w:author="Jonas" w:date="2011-11-07T00:07:00Z">
            <w:r w:rsidR="003358B5" w:rsidDel="006844C3">
              <w:rPr>
                <w:noProof/>
                <w:webHidden/>
              </w:rPr>
              <w:delText>21</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"_Toc308213997"</w:instrText>
          </w:r>
          <w:r>
            <w:fldChar w:fldCharType="separate"/>
          </w:r>
          <w:r w:rsidR="003358B5" w:rsidRPr="006E1B7D">
            <w:rPr>
              <w:rStyle w:val="Hyperlink"/>
              <w:noProof/>
            </w:rPr>
            <w:t>4.2.2.</w:t>
          </w:r>
          <w:r w:rsidR="003358B5">
            <w:rPr>
              <w:noProof/>
              <w:sz w:val="22"/>
            </w:rPr>
            <w:tab/>
          </w:r>
          <w:r w:rsidR="003358B5" w:rsidRPr="006E1B7D">
            <w:rPr>
              <w:rStyle w:val="Hyperlink"/>
              <w:noProof/>
            </w:rPr>
            <w:t>Beschreibung der Zustandsautomaten</w:t>
          </w:r>
          <w:r w:rsidR="003358B5">
            <w:rPr>
              <w:noProof/>
              <w:webHidden/>
            </w:rPr>
            <w:tab/>
          </w:r>
          <w:r>
            <w:rPr>
              <w:noProof/>
              <w:webHidden/>
            </w:rPr>
            <w:fldChar w:fldCharType="begin"/>
          </w:r>
          <w:r w:rsidR="003358B5">
            <w:rPr>
              <w:noProof/>
              <w:webHidden/>
            </w:rPr>
            <w:instrText xml:space="preserve"> PAGEREF _Toc308213997 \h </w:instrText>
          </w:r>
          <w:r>
            <w:rPr>
              <w:noProof/>
              <w:webHidden/>
            </w:rPr>
          </w:r>
          <w:r>
            <w:rPr>
              <w:noProof/>
              <w:webHidden/>
            </w:rPr>
            <w:fldChar w:fldCharType="separate"/>
          </w:r>
          <w:ins w:id="54" w:author="Jonas" w:date="2011-11-07T00:13:00Z">
            <w:r w:rsidR="006844C3">
              <w:rPr>
                <w:noProof/>
                <w:webHidden/>
              </w:rPr>
              <w:t>22</w:t>
            </w:r>
          </w:ins>
          <w:del w:id="55" w:author="Jonas" w:date="2011-11-07T00:07:00Z">
            <w:r w:rsidR="003358B5" w:rsidDel="006844C3">
              <w:rPr>
                <w:noProof/>
                <w:webHidden/>
              </w:rPr>
              <w:delText>21</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lastRenderedPageBreak/>
            <w:fldChar w:fldCharType="begin"/>
          </w:r>
          <w:r>
            <w:instrText>HYPERLINK \l "_Toc308213998"</w:instrText>
          </w:r>
          <w:r>
            <w:fldChar w:fldCharType="separate"/>
          </w:r>
          <w:r w:rsidR="003358B5" w:rsidRPr="006E1B7D">
            <w:rPr>
              <w:rStyle w:val="Hyperlink"/>
              <w:noProof/>
            </w:rPr>
            <w:t>4.2.3.</w:t>
          </w:r>
          <w:r w:rsidR="003358B5">
            <w:rPr>
              <w:noProof/>
              <w:sz w:val="22"/>
            </w:rPr>
            <w:tab/>
          </w:r>
          <w:r w:rsidR="003358B5" w:rsidRPr="006E1B7D">
            <w:rPr>
              <w:rStyle w:val="Hyperlink"/>
              <w:noProof/>
            </w:rPr>
            <w:t>Kommunikation – Verbindung vom Empfänger zu Sender herstellen</w:t>
          </w:r>
          <w:r w:rsidR="003358B5">
            <w:rPr>
              <w:noProof/>
              <w:webHidden/>
            </w:rPr>
            <w:tab/>
          </w:r>
          <w:r>
            <w:rPr>
              <w:noProof/>
              <w:webHidden/>
            </w:rPr>
            <w:fldChar w:fldCharType="begin"/>
          </w:r>
          <w:r w:rsidR="003358B5">
            <w:rPr>
              <w:noProof/>
              <w:webHidden/>
            </w:rPr>
            <w:instrText xml:space="preserve"> PAGEREF _Toc308213998 \h </w:instrText>
          </w:r>
          <w:r>
            <w:rPr>
              <w:noProof/>
              <w:webHidden/>
            </w:rPr>
          </w:r>
          <w:r>
            <w:rPr>
              <w:noProof/>
              <w:webHidden/>
            </w:rPr>
            <w:fldChar w:fldCharType="separate"/>
          </w:r>
          <w:ins w:id="56" w:author="Jonas" w:date="2011-11-07T00:13:00Z">
            <w:r w:rsidR="006844C3">
              <w:rPr>
                <w:noProof/>
                <w:webHidden/>
              </w:rPr>
              <w:t>23</w:t>
            </w:r>
          </w:ins>
          <w:del w:id="57" w:author="Jonas" w:date="2011-11-07T00:07:00Z">
            <w:r w:rsidR="003358B5" w:rsidDel="006844C3">
              <w:rPr>
                <w:noProof/>
                <w:webHidden/>
              </w:rPr>
              <w:delText>22</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"_Toc308213999"</w:instrText>
          </w:r>
          <w:r>
            <w:fldChar w:fldCharType="separate"/>
          </w:r>
          <w:r w:rsidR="003358B5" w:rsidRPr="006E1B7D">
            <w:rPr>
              <w:rStyle w:val="Hyperlink"/>
              <w:noProof/>
            </w:rPr>
            <w:t>4.2.4.</w:t>
          </w:r>
          <w:r w:rsidR="003358B5">
            <w:rPr>
              <w:noProof/>
              <w:sz w:val="22"/>
            </w:rPr>
            <w:tab/>
          </w:r>
          <w:r w:rsidR="003358B5" w:rsidRPr="006E1B7D">
            <w:rPr>
              <w:rStyle w:val="Hyperlink"/>
              <w:noProof/>
            </w:rPr>
            <w:t>Kommunikation – Verbindung vom Empfänger zum Sender trennen</w:t>
          </w:r>
          <w:r w:rsidR="003358B5">
            <w:rPr>
              <w:noProof/>
              <w:webHidden/>
            </w:rPr>
            <w:tab/>
          </w:r>
          <w:r>
            <w:rPr>
              <w:noProof/>
              <w:webHidden/>
            </w:rPr>
            <w:fldChar w:fldCharType="begin"/>
          </w:r>
          <w:r w:rsidR="003358B5">
            <w:rPr>
              <w:noProof/>
              <w:webHidden/>
            </w:rPr>
            <w:instrText xml:space="preserve"> PAGEREF _Toc308213999 \h </w:instrText>
          </w:r>
          <w:r>
            <w:rPr>
              <w:noProof/>
              <w:webHidden/>
            </w:rPr>
          </w:r>
          <w:r>
            <w:rPr>
              <w:noProof/>
              <w:webHidden/>
            </w:rPr>
            <w:fldChar w:fldCharType="separate"/>
          </w:r>
          <w:ins w:id="58" w:author="Jonas" w:date="2011-11-07T00:13:00Z">
            <w:r w:rsidR="006844C3">
              <w:rPr>
                <w:noProof/>
                <w:webHidden/>
              </w:rPr>
              <w:t>24</w:t>
            </w:r>
          </w:ins>
          <w:del w:id="59" w:author="Jonas" w:date="2011-11-07T00:07:00Z">
            <w:r w:rsidR="003358B5" w:rsidDel="006844C3">
              <w:rPr>
                <w:noProof/>
                <w:webHidden/>
              </w:rPr>
              <w:delText>23</w:delText>
            </w:r>
          </w:del>
          <w:r>
            <w:rPr>
              <w:noProof/>
              <w:webHidden/>
            </w:rPr>
            <w:fldChar w:fldCharType="end"/>
          </w:r>
          <w:r>
            <w:fldChar w:fldCharType="end"/>
          </w:r>
        </w:p>
        <w:p w:rsidR="003358B5" w:rsidRDefault="00F12A89">
          <w:pPr>
            <w:pStyle w:val="Verzeichnis2"/>
            <w:tabs>
              <w:tab w:val="left" w:pos="880"/>
              <w:tab w:val="right" w:leader="dot" w:pos="9062"/>
            </w:tabs>
            <w:rPr>
              <w:noProof/>
              <w:sz w:val="22"/>
            </w:rPr>
          </w:pPr>
          <w:r>
            <w:fldChar w:fldCharType="begin"/>
          </w:r>
          <w:r>
            <w:instrText>HYPERLINK \l "_Toc308214000"</w:instrText>
          </w:r>
          <w:r>
            <w:fldChar w:fldCharType="separate"/>
          </w:r>
          <w:r w:rsidR="003358B5" w:rsidRPr="006E1B7D">
            <w:rPr>
              <w:rStyle w:val="Hyperlink"/>
              <w:noProof/>
            </w:rPr>
            <w:t>4.3.</w:t>
          </w:r>
          <w:r w:rsidR="003358B5">
            <w:rPr>
              <w:noProof/>
              <w:sz w:val="22"/>
            </w:rPr>
            <w:tab/>
          </w:r>
          <w:r w:rsidR="003358B5" w:rsidRPr="006E1B7D">
            <w:rPr>
              <w:rStyle w:val="Hyperlink"/>
              <w:noProof/>
            </w:rPr>
            <w:t>Systemdesign und Programmstruktur</w:t>
          </w:r>
          <w:r w:rsidR="003358B5">
            <w:rPr>
              <w:noProof/>
              <w:webHidden/>
            </w:rPr>
            <w:tab/>
          </w:r>
          <w:r>
            <w:rPr>
              <w:noProof/>
              <w:webHidden/>
            </w:rPr>
            <w:fldChar w:fldCharType="begin"/>
          </w:r>
          <w:r w:rsidR="003358B5">
            <w:rPr>
              <w:noProof/>
              <w:webHidden/>
            </w:rPr>
            <w:instrText xml:space="preserve"> PAGEREF _Toc308214000 \h </w:instrText>
          </w:r>
          <w:r>
            <w:rPr>
              <w:noProof/>
              <w:webHidden/>
            </w:rPr>
          </w:r>
          <w:r>
            <w:rPr>
              <w:noProof/>
              <w:webHidden/>
            </w:rPr>
            <w:fldChar w:fldCharType="separate"/>
          </w:r>
          <w:ins w:id="60" w:author="Jonas" w:date="2011-11-07T00:13:00Z">
            <w:r w:rsidR="006844C3">
              <w:rPr>
                <w:noProof/>
                <w:webHidden/>
              </w:rPr>
              <w:t>24</w:t>
            </w:r>
          </w:ins>
          <w:del w:id="61" w:author="Jonas" w:date="2011-11-07T00:07:00Z">
            <w:r w:rsidR="003358B5" w:rsidDel="006844C3">
              <w:rPr>
                <w:noProof/>
                <w:webHidden/>
              </w:rPr>
              <w:delText>23</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"_Toc308214001"</w:instrText>
          </w:r>
          <w:r>
            <w:fldChar w:fldCharType="separate"/>
          </w:r>
          <w:r w:rsidR="003358B5" w:rsidRPr="006E1B7D">
            <w:rPr>
              <w:rStyle w:val="Hyperlink"/>
              <w:noProof/>
            </w:rPr>
            <w:t>4.3.1.</w:t>
          </w:r>
          <w:r w:rsidR="003358B5">
            <w:rPr>
              <w:noProof/>
              <w:sz w:val="22"/>
            </w:rPr>
            <w:tab/>
          </w:r>
          <w:r w:rsidR="003358B5" w:rsidRPr="006E1B7D">
            <w:rPr>
              <w:rStyle w:val="Hyperlink"/>
              <w:noProof/>
            </w:rPr>
            <w:t>Zustandsautomat – Registrar state machine</w:t>
          </w:r>
          <w:r w:rsidR="003358B5">
            <w:rPr>
              <w:noProof/>
              <w:webHidden/>
            </w:rPr>
            <w:tab/>
          </w:r>
          <w:r>
            <w:rPr>
              <w:noProof/>
              <w:webHidden/>
            </w:rPr>
            <w:fldChar w:fldCharType="begin"/>
          </w:r>
          <w:r w:rsidR="003358B5">
            <w:rPr>
              <w:noProof/>
              <w:webHidden/>
            </w:rPr>
            <w:instrText xml:space="preserve"> PAGEREF _Toc308214001 \h </w:instrText>
          </w:r>
          <w:r>
            <w:rPr>
              <w:noProof/>
              <w:webHidden/>
            </w:rPr>
          </w:r>
          <w:r>
            <w:rPr>
              <w:noProof/>
              <w:webHidden/>
            </w:rPr>
            <w:fldChar w:fldCharType="separate"/>
          </w:r>
          <w:ins w:id="62" w:author="Jonas" w:date="2011-11-07T00:13:00Z">
            <w:r w:rsidR="006844C3">
              <w:rPr>
                <w:noProof/>
                <w:webHidden/>
              </w:rPr>
              <w:t>24</w:t>
            </w:r>
          </w:ins>
          <w:del w:id="63" w:author="Jonas" w:date="2011-11-07T00:07:00Z">
            <w:r w:rsidR="003358B5" w:rsidDel="006844C3">
              <w:rPr>
                <w:noProof/>
                <w:webHidden/>
              </w:rPr>
              <w:delText>23</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"_Toc308214002"</w:instrText>
          </w:r>
          <w:r>
            <w:fldChar w:fldCharType="separate"/>
          </w:r>
          <w:r w:rsidR="003358B5" w:rsidRPr="006E1B7D">
            <w:rPr>
              <w:rStyle w:val="Hyperlink"/>
              <w:noProof/>
            </w:rPr>
            <w:t>4.3.2.</w:t>
          </w:r>
          <w:r w:rsidR="003358B5">
            <w:rPr>
              <w:noProof/>
              <w:sz w:val="22"/>
            </w:rPr>
            <w:tab/>
          </w:r>
          <w:r w:rsidR="003358B5" w:rsidRPr="006E1B7D">
            <w:rPr>
              <w:rStyle w:val="Hyperlink"/>
              <w:noProof/>
            </w:rPr>
            <w:t>Zustandsautomat – Applicant state machine</w:t>
          </w:r>
          <w:r w:rsidR="003358B5">
            <w:rPr>
              <w:noProof/>
              <w:webHidden/>
            </w:rPr>
            <w:tab/>
          </w:r>
          <w:r>
            <w:rPr>
              <w:noProof/>
              <w:webHidden/>
            </w:rPr>
            <w:fldChar w:fldCharType="begin"/>
          </w:r>
          <w:r w:rsidR="003358B5">
            <w:rPr>
              <w:noProof/>
              <w:webHidden/>
            </w:rPr>
            <w:instrText xml:space="preserve"> PAGEREF _Toc308214002 \h </w:instrText>
          </w:r>
          <w:r>
            <w:rPr>
              <w:noProof/>
              <w:webHidden/>
            </w:rPr>
          </w:r>
          <w:r>
            <w:rPr>
              <w:noProof/>
              <w:webHidden/>
            </w:rPr>
            <w:fldChar w:fldCharType="separate"/>
          </w:r>
          <w:ins w:id="64" w:author="Jonas" w:date="2011-11-07T00:13:00Z">
            <w:r w:rsidR="006844C3">
              <w:rPr>
                <w:noProof/>
                <w:webHidden/>
              </w:rPr>
              <w:t>26</w:t>
            </w:r>
          </w:ins>
          <w:del w:id="65" w:author="Jonas" w:date="2011-11-07T00:07:00Z">
            <w:r w:rsidR="003358B5" w:rsidDel="006844C3">
              <w:rPr>
                <w:noProof/>
                <w:webHidden/>
              </w:rPr>
              <w:delText>25</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"_Toc308214003"</w:instrText>
          </w:r>
          <w:r>
            <w:fldChar w:fldCharType="separate"/>
          </w:r>
          <w:r w:rsidR="003358B5" w:rsidRPr="006E1B7D">
            <w:rPr>
              <w:rStyle w:val="Hyperlink"/>
              <w:noProof/>
            </w:rPr>
            <w:t>4.3.3.</w:t>
          </w:r>
          <w:r w:rsidR="003358B5">
            <w:rPr>
              <w:noProof/>
              <w:sz w:val="22"/>
            </w:rPr>
            <w:tab/>
          </w:r>
          <w:r w:rsidR="003358B5" w:rsidRPr="006E1B7D">
            <w:rPr>
              <w:rStyle w:val="Hyperlink"/>
              <w:noProof/>
            </w:rPr>
            <w:t>Zustandsautomat - LeaveAll state machine</w:t>
          </w:r>
          <w:r w:rsidR="003358B5">
            <w:rPr>
              <w:noProof/>
              <w:webHidden/>
            </w:rPr>
            <w:tab/>
          </w:r>
          <w:r>
            <w:rPr>
              <w:noProof/>
              <w:webHidden/>
            </w:rPr>
            <w:fldChar w:fldCharType="begin"/>
          </w:r>
          <w:r w:rsidR="003358B5">
            <w:rPr>
              <w:noProof/>
              <w:webHidden/>
            </w:rPr>
            <w:instrText xml:space="preserve"> PAGEREF _Toc308214003 \h </w:instrText>
          </w:r>
          <w:r>
            <w:rPr>
              <w:noProof/>
              <w:webHidden/>
            </w:rPr>
          </w:r>
          <w:r>
            <w:rPr>
              <w:noProof/>
              <w:webHidden/>
            </w:rPr>
            <w:fldChar w:fldCharType="separate"/>
          </w:r>
          <w:ins w:id="66" w:author="Jonas" w:date="2011-11-07T00:13:00Z">
            <w:r w:rsidR="006844C3">
              <w:rPr>
                <w:noProof/>
                <w:webHidden/>
              </w:rPr>
              <w:t>29</w:t>
            </w:r>
          </w:ins>
          <w:del w:id="67" w:author="Jonas" w:date="2011-11-07T00:07:00Z">
            <w:r w:rsidR="003358B5" w:rsidDel="006844C3">
              <w:rPr>
                <w:noProof/>
                <w:webHidden/>
              </w:rPr>
              <w:delText>28</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"_Toc308214004"</w:instrText>
          </w:r>
          <w:r>
            <w:fldChar w:fldCharType="separate"/>
          </w:r>
          <w:r w:rsidR="003358B5" w:rsidRPr="006E1B7D">
            <w:rPr>
              <w:rStyle w:val="Hyperlink"/>
              <w:noProof/>
            </w:rPr>
            <w:t>4.3.4.</w:t>
          </w:r>
          <w:r w:rsidR="003358B5">
            <w:rPr>
              <w:noProof/>
              <w:sz w:val="22"/>
            </w:rPr>
            <w:tab/>
          </w:r>
          <w:r w:rsidR="003358B5" w:rsidRPr="006E1B7D">
            <w:rPr>
              <w:rStyle w:val="Hyperlink"/>
              <w:noProof/>
            </w:rPr>
            <w:t>Zustandsautomat - Periodic Transmission state machine</w:t>
          </w:r>
          <w:r w:rsidR="003358B5">
            <w:rPr>
              <w:noProof/>
              <w:webHidden/>
            </w:rPr>
            <w:tab/>
          </w:r>
          <w:r>
            <w:rPr>
              <w:noProof/>
              <w:webHidden/>
            </w:rPr>
            <w:fldChar w:fldCharType="begin"/>
          </w:r>
          <w:r w:rsidR="003358B5">
            <w:rPr>
              <w:noProof/>
              <w:webHidden/>
            </w:rPr>
            <w:instrText xml:space="preserve"> PAGEREF _Toc308214004 \h </w:instrText>
          </w:r>
          <w:r>
            <w:rPr>
              <w:noProof/>
              <w:webHidden/>
            </w:rPr>
          </w:r>
          <w:r>
            <w:rPr>
              <w:noProof/>
              <w:webHidden/>
            </w:rPr>
            <w:fldChar w:fldCharType="separate"/>
          </w:r>
          <w:ins w:id="68" w:author="Jonas" w:date="2011-11-07T00:13:00Z">
            <w:r w:rsidR="006844C3">
              <w:rPr>
                <w:noProof/>
                <w:webHidden/>
              </w:rPr>
              <w:t>30</w:t>
            </w:r>
          </w:ins>
          <w:del w:id="69" w:author="Jonas" w:date="2011-11-07T00:07:00Z">
            <w:r w:rsidR="003358B5" w:rsidDel="006844C3">
              <w:rPr>
                <w:noProof/>
                <w:webHidden/>
              </w:rPr>
              <w:delText>29</w:delText>
            </w:r>
          </w:del>
          <w:r>
            <w:rPr>
              <w:noProof/>
              <w:webHidden/>
            </w:rPr>
            <w:fldChar w:fldCharType="end"/>
          </w:r>
          <w:r>
            <w:fldChar w:fldCharType="end"/>
          </w:r>
        </w:p>
        <w:p w:rsidR="003358B5" w:rsidRDefault="00F12A89">
          <w:pPr>
            <w:pStyle w:val="Verzeichnis3"/>
            <w:tabs>
              <w:tab w:val="left" w:pos="1320"/>
              <w:tab w:val="right" w:leader="dot" w:pos="9062"/>
            </w:tabs>
            <w:rPr>
              <w:noProof/>
              <w:sz w:val="22"/>
            </w:rPr>
          </w:pPr>
          <w:r>
            <w:fldChar w:fldCharType="begin"/>
          </w:r>
          <w:r>
            <w:instrText>HYPERLINK \l "_Toc308214005"</w:instrText>
          </w:r>
          <w:r>
            <w:fldChar w:fldCharType="separate"/>
          </w:r>
          <w:r w:rsidR="003358B5" w:rsidRPr="006E1B7D">
            <w:rPr>
              <w:rStyle w:val="Hyperlink"/>
              <w:noProof/>
            </w:rPr>
            <w:t>4.3.5.</w:t>
          </w:r>
          <w:r w:rsidR="003358B5">
            <w:rPr>
              <w:noProof/>
              <w:sz w:val="22"/>
            </w:rPr>
            <w:tab/>
          </w:r>
          <w:r w:rsidR="003358B5" w:rsidRPr="006E1B7D">
            <w:rPr>
              <w:rStyle w:val="Hyperlink"/>
              <w:noProof/>
            </w:rPr>
            <w:t>Das MMRP-Paket</w:t>
          </w:r>
          <w:r w:rsidR="003358B5">
            <w:rPr>
              <w:noProof/>
              <w:webHidden/>
            </w:rPr>
            <w:tab/>
          </w:r>
          <w:r>
            <w:rPr>
              <w:noProof/>
              <w:webHidden/>
            </w:rPr>
            <w:fldChar w:fldCharType="begin"/>
          </w:r>
          <w:r w:rsidR="003358B5">
            <w:rPr>
              <w:noProof/>
              <w:webHidden/>
            </w:rPr>
            <w:instrText xml:space="preserve"> PAGEREF _Toc308214005 \h </w:instrText>
          </w:r>
          <w:r>
            <w:rPr>
              <w:noProof/>
              <w:webHidden/>
            </w:rPr>
          </w:r>
          <w:r>
            <w:rPr>
              <w:noProof/>
              <w:webHidden/>
            </w:rPr>
            <w:fldChar w:fldCharType="separate"/>
          </w:r>
          <w:ins w:id="70" w:author="Jonas" w:date="2011-11-07T00:13:00Z">
            <w:r w:rsidR="006844C3">
              <w:rPr>
                <w:noProof/>
                <w:webHidden/>
              </w:rPr>
              <w:t>32</w:t>
            </w:r>
          </w:ins>
          <w:del w:id="71" w:author="Jonas" w:date="2011-11-07T00:07:00Z">
            <w:r w:rsidR="003358B5" w:rsidDel="006844C3">
              <w:rPr>
                <w:noProof/>
                <w:webHidden/>
              </w:rPr>
              <w:delText>30</w:delText>
            </w:r>
          </w:del>
          <w:r>
            <w:rPr>
              <w:noProof/>
              <w:webHidden/>
            </w:rPr>
            <w:fldChar w:fldCharType="end"/>
          </w:r>
          <w:r>
            <w:fldChar w:fldCharType="end"/>
          </w:r>
        </w:p>
        <w:p w:rsidR="003358B5" w:rsidRDefault="00F12A89">
          <w:pPr>
            <w:pStyle w:val="Verzeichnis2"/>
            <w:tabs>
              <w:tab w:val="left" w:pos="880"/>
              <w:tab w:val="right" w:leader="dot" w:pos="9062"/>
            </w:tabs>
            <w:rPr>
              <w:noProof/>
              <w:sz w:val="22"/>
            </w:rPr>
          </w:pPr>
          <w:r>
            <w:fldChar w:fldCharType="begin"/>
          </w:r>
          <w:r>
            <w:instrText>HYPERLINK \l "_Toc308214006"</w:instrText>
          </w:r>
          <w:r>
            <w:fldChar w:fldCharType="separate"/>
          </w:r>
          <w:r w:rsidR="003358B5" w:rsidRPr="006E1B7D">
            <w:rPr>
              <w:rStyle w:val="Hyperlink"/>
              <w:noProof/>
            </w:rPr>
            <w:t>4.4.</w:t>
          </w:r>
          <w:r w:rsidR="003358B5">
            <w:rPr>
              <w:noProof/>
              <w:sz w:val="22"/>
            </w:rPr>
            <w:tab/>
          </w:r>
          <w:r w:rsidR="003358B5" w:rsidRPr="006E1B7D">
            <w:rPr>
              <w:rStyle w:val="Hyperlink"/>
              <w:noProof/>
            </w:rPr>
            <w:t>Systemdesign und Programmstruktur</w:t>
          </w:r>
          <w:r w:rsidR="003358B5">
            <w:rPr>
              <w:noProof/>
              <w:webHidden/>
            </w:rPr>
            <w:tab/>
          </w:r>
          <w:r>
            <w:rPr>
              <w:noProof/>
              <w:webHidden/>
            </w:rPr>
            <w:fldChar w:fldCharType="begin"/>
          </w:r>
          <w:r w:rsidR="003358B5">
            <w:rPr>
              <w:noProof/>
              <w:webHidden/>
            </w:rPr>
            <w:instrText xml:space="preserve"> PAGEREF _Toc308214006 \h </w:instrText>
          </w:r>
          <w:r>
            <w:rPr>
              <w:noProof/>
              <w:webHidden/>
            </w:rPr>
          </w:r>
          <w:r>
            <w:rPr>
              <w:noProof/>
              <w:webHidden/>
            </w:rPr>
            <w:fldChar w:fldCharType="separate"/>
          </w:r>
          <w:ins w:id="72" w:author="Jonas" w:date="2011-11-07T00:13:00Z">
            <w:r w:rsidR="006844C3">
              <w:rPr>
                <w:noProof/>
                <w:webHidden/>
              </w:rPr>
              <w:t>34</w:t>
            </w:r>
          </w:ins>
          <w:del w:id="73" w:author="Jonas" w:date="2011-11-07T00:07:00Z">
            <w:r w:rsidR="003358B5" w:rsidDel="006844C3">
              <w:rPr>
                <w:noProof/>
                <w:webHidden/>
              </w:rPr>
              <w:delText>32</w:delText>
            </w:r>
          </w:del>
          <w:r>
            <w:rPr>
              <w:noProof/>
              <w:webHidden/>
            </w:rPr>
            <w:fldChar w:fldCharType="end"/>
          </w:r>
          <w:r>
            <w:fldChar w:fldCharType="end"/>
          </w:r>
        </w:p>
        <w:p w:rsidR="003358B5" w:rsidRDefault="00F12A89">
          <w:pPr>
            <w:pStyle w:val="Verzeichnis1"/>
            <w:rPr>
              <w:sz w:val="22"/>
              <w:szCs w:val="22"/>
            </w:rPr>
          </w:pPr>
          <w:r>
            <w:fldChar w:fldCharType="begin"/>
          </w:r>
          <w:r>
            <w:instrText>HYPERLINK \l "_Toc308214007"</w:instrText>
          </w:r>
          <w:r>
            <w:fldChar w:fldCharType="separate"/>
          </w:r>
          <w:r w:rsidR="003358B5" w:rsidRPr="006E1B7D">
            <w:rPr>
              <w:rStyle w:val="Hyperlink"/>
            </w:rPr>
            <w:t>5.</w:t>
          </w:r>
          <w:r w:rsidR="003358B5">
            <w:rPr>
              <w:sz w:val="22"/>
              <w:szCs w:val="22"/>
            </w:rPr>
            <w:tab/>
          </w:r>
          <w:r w:rsidR="003358B5" w:rsidRPr="006E1B7D">
            <w:rPr>
              <w:rStyle w:val="Hyperlink"/>
            </w:rPr>
            <w:t>Integration in das Testframework STAF/STAX</w:t>
          </w:r>
          <w:r w:rsidR="003358B5">
            <w:rPr>
              <w:webHidden/>
            </w:rPr>
            <w:tab/>
          </w:r>
          <w:r>
            <w:rPr>
              <w:webHidden/>
            </w:rPr>
            <w:fldChar w:fldCharType="begin"/>
          </w:r>
          <w:r w:rsidR="003358B5">
            <w:rPr>
              <w:webHidden/>
            </w:rPr>
            <w:instrText xml:space="preserve"> PAGEREF _Toc308214007 \h </w:instrText>
          </w:r>
          <w:r>
            <w:rPr>
              <w:webHidden/>
            </w:rPr>
          </w:r>
          <w:r>
            <w:rPr>
              <w:webHidden/>
            </w:rPr>
            <w:fldChar w:fldCharType="separate"/>
          </w:r>
          <w:ins w:id="74" w:author="Jonas" w:date="2011-11-07T00:13:00Z">
            <w:r w:rsidR="006844C3">
              <w:rPr>
                <w:webHidden/>
              </w:rPr>
              <w:t>35</w:t>
            </w:r>
          </w:ins>
          <w:del w:id="75" w:author="Jonas" w:date="2011-11-07T00:07:00Z">
            <w:r w:rsidR="003358B5" w:rsidDel="006844C3">
              <w:rPr>
                <w:webHidden/>
              </w:rPr>
              <w:delText>33</w:delText>
            </w:r>
          </w:del>
          <w:r>
            <w:rPr>
              <w:webHidden/>
            </w:rPr>
            <w:fldChar w:fldCharType="end"/>
          </w:r>
          <w:r>
            <w:fldChar w:fldCharType="end"/>
          </w:r>
        </w:p>
        <w:p w:rsidR="003358B5" w:rsidRDefault="00F12A89">
          <w:pPr>
            <w:pStyle w:val="Verzeichnis2"/>
            <w:tabs>
              <w:tab w:val="left" w:pos="880"/>
              <w:tab w:val="right" w:leader="dot" w:pos="9062"/>
            </w:tabs>
            <w:rPr>
              <w:noProof/>
              <w:sz w:val="22"/>
            </w:rPr>
          </w:pPr>
          <w:r>
            <w:fldChar w:fldCharType="begin"/>
          </w:r>
          <w:r>
            <w:instrText>HYPERLINK \l "_Toc308214008"</w:instrText>
          </w:r>
          <w:r>
            <w:fldChar w:fldCharType="separate"/>
          </w:r>
          <w:r w:rsidR="003358B5" w:rsidRPr="006E1B7D">
            <w:rPr>
              <w:rStyle w:val="Hyperlink"/>
              <w:noProof/>
            </w:rPr>
            <w:t>5.1.</w:t>
          </w:r>
          <w:r w:rsidR="003358B5">
            <w:rPr>
              <w:noProof/>
              <w:sz w:val="22"/>
            </w:rPr>
            <w:tab/>
          </w:r>
          <w:r w:rsidR="003358B5" w:rsidRPr="006E1B7D">
            <w:rPr>
              <w:rStyle w:val="Hyperlink"/>
              <w:noProof/>
            </w:rPr>
            <w:t>Einführung</w:t>
          </w:r>
          <w:r w:rsidR="003358B5">
            <w:rPr>
              <w:noProof/>
              <w:webHidden/>
            </w:rPr>
            <w:tab/>
          </w:r>
          <w:r>
            <w:rPr>
              <w:noProof/>
              <w:webHidden/>
            </w:rPr>
            <w:fldChar w:fldCharType="begin"/>
          </w:r>
          <w:r w:rsidR="003358B5">
            <w:rPr>
              <w:noProof/>
              <w:webHidden/>
            </w:rPr>
            <w:instrText xml:space="preserve"> PAGEREF _Toc308214008 \h </w:instrText>
          </w:r>
          <w:r>
            <w:rPr>
              <w:noProof/>
              <w:webHidden/>
            </w:rPr>
          </w:r>
          <w:r>
            <w:rPr>
              <w:noProof/>
              <w:webHidden/>
            </w:rPr>
            <w:fldChar w:fldCharType="separate"/>
          </w:r>
          <w:ins w:id="76" w:author="Jonas" w:date="2011-11-07T00:13:00Z">
            <w:r w:rsidR="006844C3">
              <w:rPr>
                <w:noProof/>
                <w:webHidden/>
              </w:rPr>
              <w:t>35</w:t>
            </w:r>
          </w:ins>
          <w:del w:id="77" w:author="Jonas" w:date="2011-11-07T00:07:00Z">
            <w:r w:rsidR="003358B5" w:rsidDel="006844C3">
              <w:rPr>
                <w:noProof/>
                <w:webHidden/>
              </w:rPr>
              <w:delText>33</w:delText>
            </w:r>
          </w:del>
          <w:r>
            <w:rPr>
              <w:noProof/>
              <w:webHidden/>
            </w:rPr>
            <w:fldChar w:fldCharType="end"/>
          </w:r>
          <w:r>
            <w:fldChar w:fldCharType="end"/>
          </w:r>
        </w:p>
        <w:p w:rsidR="003358B5" w:rsidRDefault="00F12A89">
          <w:pPr>
            <w:pStyle w:val="Verzeichnis2"/>
            <w:tabs>
              <w:tab w:val="left" w:pos="880"/>
              <w:tab w:val="right" w:leader="dot" w:pos="9062"/>
            </w:tabs>
            <w:rPr>
              <w:noProof/>
              <w:sz w:val="22"/>
            </w:rPr>
          </w:pPr>
          <w:r>
            <w:fldChar w:fldCharType="begin"/>
          </w:r>
          <w:r>
            <w:instrText>HYPERLINK \l "_Toc308214009"</w:instrText>
          </w:r>
          <w:r>
            <w:fldChar w:fldCharType="separate"/>
          </w:r>
          <w:r w:rsidR="003358B5" w:rsidRPr="006E1B7D">
            <w:rPr>
              <w:rStyle w:val="Hyperlink"/>
              <w:noProof/>
            </w:rPr>
            <w:t>5.2.</w:t>
          </w:r>
          <w:r w:rsidR="003358B5">
            <w:rPr>
              <w:noProof/>
              <w:sz w:val="22"/>
            </w:rPr>
            <w:tab/>
          </w:r>
          <w:r w:rsidR="003358B5" w:rsidRPr="006E1B7D">
            <w:rPr>
              <w:rStyle w:val="Hyperlink"/>
              <w:noProof/>
            </w:rPr>
            <w:t>Technische Dokumentation</w:t>
          </w:r>
          <w:r w:rsidR="003358B5">
            <w:rPr>
              <w:noProof/>
              <w:webHidden/>
            </w:rPr>
            <w:tab/>
          </w:r>
          <w:r>
            <w:rPr>
              <w:noProof/>
              <w:webHidden/>
            </w:rPr>
            <w:fldChar w:fldCharType="begin"/>
          </w:r>
          <w:r w:rsidR="003358B5">
            <w:rPr>
              <w:noProof/>
              <w:webHidden/>
            </w:rPr>
            <w:instrText xml:space="preserve"> PAGEREF _Toc308214009 \h </w:instrText>
          </w:r>
          <w:r>
            <w:rPr>
              <w:noProof/>
              <w:webHidden/>
            </w:rPr>
          </w:r>
          <w:r>
            <w:rPr>
              <w:noProof/>
              <w:webHidden/>
            </w:rPr>
            <w:fldChar w:fldCharType="separate"/>
          </w:r>
          <w:ins w:id="78" w:author="Jonas" w:date="2011-11-07T00:13:00Z">
            <w:r w:rsidR="006844C3">
              <w:rPr>
                <w:noProof/>
                <w:webHidden/>
              </w:rPr>
              <w:t>35</w:t>
            </w:r>
          </w:ins>
          <w:del w:id="79" w:author="Jonas" w:date="2011-11-07T00:07:00Z">
            <w:r w:rsidR="003358B5" w:rsidDel="006844C3">
              <w:rPr>
                <w:noProof/>
                <w:webHidden/>
              </w:rPr>
              <w:delText>33</w:delText>
            </w:r>
          </w:del>
          <w:r>
            <w:rPr>
              <w:noProof/>
              <w:webHidden/>
            </w:rPr>
            <w:fldChar w:fldCharType="end"/>
          </w:r>
          <w:r>
            <w:fldChar w:fldCharType="end"/>
          </w:r>
        </w:p>
        <w:p w:rsidR="003358B5" w:rsidRDefault="00F12A89">
          <w:pPr>
            <w:pStyle w:val="Verzeichnis2"/>
            <w:tabs>
              <w:tab w:val="left" w:pos="880"/>
              <w:tab w:val="right" w:leader="dot" w:pos="9062"/>
            </w:tabs>
            <w:rPr>
              <w:noProof/>
              <w:sz w:val="22"/>
            </w:rPr>
          </w:pPr>
          <w:r>
            <w:fldChar w:fldCharType="begin"/>
          </w:r>
          <w:r>
            <w:instrText>HYPERLINK \l "_Toc308214010"</w:instrText>
          </w:r>
          <w:r>
            <w:fldChar w:fldCharType="separate"/>
          </w:r>
          <w:r w:rsidR="003358B5" w:rsidRPr="006E1B7D">
            <w:rPr>
              <w:rStyle w:val="Hyperlink"/>
              <w:noProof/>
            </w:rPr>
            <w:t>5.3.</w:t>
          </w:r>
          <w:r w:rsidR="003358B5">
            <w:rPr>
              <w:noProof/>
              <w:sz w:val="22"/>
            </w:rPr>
            <w:tab/>
          </w:r>
          <w:r w:rsidR="003358B5" w:rsidRPr="006E1B7D">
            <w:rPr>
              <w:rStyle w:val="Hyperlink"/>
              <w:noProof/>
            </w:rPr>
            <w:t>Systemdesign und Programmstruktur</w:t>
          </w:r>
          <w:r w:rsidR="003358B5">
            <w:rPr>
              <w:noProof/>
              <w:webHidden/>
            </w:rPr>
            <w:tab/>
          </w:r>
          <w:r>
            <w:rPr>
              <w:noProof/>
              <w:webHidden/>
            </w:rPr>
            <w:fldChar w:fldCharType="begin"/>
          </w:r>
          <w:r w:rsidR="003358B5">
            <w:rPr>
              <w:noProof/>
              <w:webHidden/>
            </w:rPr>
            <w:instrText xml:space="preserve"> PAGEREF _Toc308214010 \h </w:instrText>
          </w:r>
          <w:r>
            <w:rPr>
              <w:noProof/>
              <w:webHidden/>
            </w:rPr>
          </w:r>
          <w:r>
            <w:rPr>
              <w:noProof/>
              <w:webHidden/>
            </w:rPr>
            <w:fldChar w:fldCharType="separate"/>
          </w:r>
          <w:ins w:id="80" w:author="Jonas" w:date="2011-11-07T00:13:00Z">
            <w:r w:rsidR="006844C3">
              <w:rPr>
                <w:noProof/>
                <w:webHidden/>
              </w:rPr>
              <w:t>38</w:t>
            </w:r>
          </w:ins>
          <w:del w:id="81" w:author="Jonas" w:date="2011-11-07T00:07:00Z">
            <w:r w:rsidR="003358B5" w:rsidDel="006844C3">
              <w:rPr>
                <w:noProof/>
                <w:webHidden/>
              </w:rPr>
              <w:delText>36</w:delText>
            </w:r>
          </w:del>
          <w:r>
            <w:rPr>
              <w:noProof/>
              <w:webHidden/>
            </w:rPr>
            <w:fldChar w:fldCharType="end"/>
          </w:r>
          <w:r>
            <w:fldChar w:fldCharType="end"/>
          </w:r>
        </w:p>
        <w:p w:rsidR="003358B5" w:rsidRDefault="00F12A89">
          <w:pPr>
            <w:pStyle w:val="Verzeichnis1"/>
            <w:rPr>
              <w:sz w:val="22"/>
              <w:szCs w:val="22"/>
            </w:rPr>
          </w:pPr>
          <w:r>
            <w:fldChar w:fldCharType="begin"/>
          </w:r>
          <w:r>
            <w:instrText>HYPERLINK \l "_Toc308214011"</w:instrText>
          </w:r>
          <w:r>
            <w:fldChar w:fldCharType="separate"/>
          </w:r>
          <w:r w:rsidR="003358B5" w:rsidRPr="006E1B7D">
            <w:rPr>
              <w:rStyle w:val="Hyperlink"/>
            </w:rPr>
            <w:t>Dokumentversionen</w:t>
          </w:r>
          <w:r w:rsidR="003358B5">
            <w:rPr>
              <w:webHidden/>
            </w:rPr>
            <w:tab/>
          </w:r>
          <w:r>
            <w:rPr>
              <w:webHidden/>
            </w:rPr>
            <w:fldChar w:fldCharType="begin"/>
          </w:r>
          <w:r w:rsidR="003358B5">
            <w:rPr>
              <w:webHidden/>
            </w:rPr>
            <w:instrText xml:space="preserve"> PAGEREF _Toc308214011 \h </w:instrText>
          </w:r>
          <w:r>
            <w:rPr>
              <w:webHidden/>
            </w:rPr>
          </w:r>
          <w:r>
            <w:rPr>
              <w:webHidden/>
            </w:rPr>
            <w:fldChar w:fldCharType="separate"/>
          </w:r>
          <w:ins w:id="82" w:author="Jonas" w:date="2011-11-07T00:13:00Z">
            <w:r w:rsidR="006844C3">
              <w:rPr>
                <w:webHidden/>
              </w:rPr>
              <w:t>42</w:t>
            </w:r>
          </w:ins>
          <w:del w:id="83" w:author="Jonas" w:date="2011-11-07T00:07:00Z">
            <w:r w:rsidR="003358B5" w:rsidDel="006844C3">
              <w:rPr>
                <w:webHidden/>
              </w:rPr>
              <w:delText>38</w:delText>
            </w:r>
          </w:del>
          <w:r>
            <w:rPr>
              <w:webHidden/>
            </w:rPr>
            <w:fldChar w:fldCharType="end"/>
          </w:r>
          <w:r>
            <w:fldChar w:fldCharType="end"/>
          </w:r>
        </w:p>
        <w:p w:rsidR="00510BC3" w:rsidRDefault="00F12A89" w:rsidP="007E301E">
          <w:r>
            <w:fldChar w:fldCharType="end"/>
          </w:r>
        </w:p>
      </w:sdtContent>
    </w:sdt>
    <w:p w:rsidR="00420B4F" w:rsidRDefault="00420B4F">
      <w:pPr>
        <w:jc w:val="left"/>
        <w:rPr>
          <w:ins w:id="84" w:author="Jonas" w:date="2011-11-06T23:25:00Z"/>
          <w:rFonts w:asciiTheme="majorHAnsi" w:eastAsiaTheme="majorEastAsia" w:hAnsiTheme="majorHAnsi" w:cstheme="majorBidi"/>
          <w:b/>
          <w:bCs/>
          <w:color w:val="C00000"/>
          <w:sz w:val="28"/>
          <w:szCs w:val="28"/>
        </w:rPr>
      </w:pPr>
      <w:bookmarkStart w:id="85" w:name="_Toc308213968"/>
      <w:ins w:id="86" w:author="Jonas" w:date="2011-11-06T23:25:00Z">
        <w:r>
          <w:br w:type="page"/>
        </w:r>
      </w:ins>
    </w:p>
    <w:p w:rsidR="004D1E2B" w:rsidRDefault="00460F40" w:rsidP="007E301E">
      <w:pPr>
        <w:pStyle w:val="berschrift1"/>
        <w:numPr>
          <w:ilvl w:val="0"/>
          <w:numId w:val="3"/>
        </w:numPr>
      </w:pPr>
      <w:r>
        <w:lastRenderedPageBreak/>
        <w:t>Einführung</w:t>
      </w:r>
      <w:bookmarkEnd w:id="85"/>
    </w:p>
    <w:p w:rsidR="007E301E" w:rsidRPr="007E301E" w:rsidRDefault="007E301E" w:rsidP="007E301E"/>
    <w:p w:rsidR="00116321" w:rsidRDefault="00116321" w:rsidP="007E301E">
      <w:r>
        <w:t>Dieses Dokument dient der Spezifikation der Architektur des MultiCastors Version 2.0.</w:t>
      </w:r>
    </w:p>
    <w:p w:rsidR="00116321" w:rsidRDefault="00116321" w:rsidP="007E301E"/>
    <w:p w:rsidR="00116321" w:rsidRDefault="00116321" w:rsidP="007E301E">
      <w:commentRangeStart w:id="87"/>
      <w:r>
        <w:t xml:space="preserve">Da die V2.0 komplett auf V1.0 aufsetzt, bleibt die </w:t>
      </w:r>
      <w:del w:id="88" w:author="Jonas" w:date="2011-11-06T23:25:00Z">
        <w:r w:rsidDel="00420B4F">
          <w:delText xml:space="preserve">Architekturstruktur </w:delText>
        </w:r>
      </w:del>
      <w:ins w:id="89" w:author="Jonas" w:date="2011-11-06T23:25:00Z">
        <w:r w:rsidR="00420B4F">
          <w:t xml:space="preserve">Basisarchitekturstruktur </w:t>
        </w:r>
      </w:ins>
      <w:r>
        <w:t xml:space="preserve">identisch. Deshalb ist </w:t>
      </w:r>
      <w:del w:id="90" w:author="Jonas" w:date="2011-11-06T23:26:00Z">
        <w:r w:rsidDel="00420B4F">
          <w:delText>“</w:delText>
        </w:r>
      </w:del>
      <w:r>
        <w:t xml:space="preserve">das System </w:t>
      </w:r>
      <w:del w:id="91" w:author="Jonas" w:date="2011-11-06T23:26:00Z">
        <w:r w:rsidDel="00420B4F">
          <w:delText xml:space="preserve">[...] </w:delText>
        </w:r>
      </w:del>
      <w:r>
        <w:t>in Untersysteme (Subsysteme) unterteilt und die Klassen, die die Subsysteme bilden, sind ebenfalls in diesem Dokument spezifiziert. Die Aufteilung wurde so durchgeführt, um Kohäsion zu maximieren und Kopplung zu minimieren.</w:t>
      </w:r>
      <w:commentRangeEnd w:id="87"/>
      <w:r w:rsidR="00420B4F">
        <w:rPr>
          <w:rStyle w:val="Kommentarzeichen"/>
        </w:rPr>
        <w:commentReference w:id="87"/>
      </w:r>
      <w:del w:id="92" w:author="Jonas" w:date="2011-11-06T23:26:00Z">
        <w:r w:rsidDel="00420B4F">
          <w:delText>”</w:delText>
        </w:r>
      </w:del>
      <w:r>
        <w:rPr>
          <w:rStyle w:val="Funotenzeichen"/>
        </w:rPr>
        <w:footnoteReference w:id="1"/>
      </w:r>
    </w:p>
    <w:p w:rsidR="00116321" w:rsidRDefault="00116321" w:rsidP="007E301E"/>
    <w:p w:rsidR="00116321" w:rsidRDefault="00116321" w:rsidP="007E301E">
      <w:r>
        <w:t>Die “starke Fokussierung auf Modularität”</w:t>
      </w:r>
      <w:commentRangeStart w:id="93"/>
      <w:r>
        <w:t>1</w:t>
      </w:r>
      <w:commentRangeEnd w:id="93"/>
      <w:r w:rsidR="00420B4F">
        <w:rPr>
          <w:rStyle w:val="Kommentarzeichen"/>
        </w:rPr>
        <w:commentReference w:id="93"/>
      </w:r>
      <w:r>
        <w:t xml:space="preserve"> der Subsysteme erlaubt eine getrennte Entwicklung von neuen Modulen, wodurch die Arbeit im Team gut aufgeteilt werden kann.</w:t>
      </w:r>
    </w:p>
    <w:p w:rsidR="00116321" w:rsidRDefault="00116321" w:rsidP="007E301E"/>
    <w:p w:rsidR="00116321" w:rsidRDefault="00116321" w:rsidP="007E301E">
      <w:del w:id="94" w:author="Jonas" w:date="2011-11-06T23:30:00Z">
        <w:r w:rsidDel="00420B4F">
          <w:delText>“</w:delText>
        </w:r>
      </w:del>
      <w:r>
        <w:t xml:space="preserve">Bei </w:t>
      </w:r>
      <w:del w:id="95" w:author="Jonas" w:date="2011-11-06T23:30:00Z">
        <w:r w:rsidDel="00420B4F">
          <w:delText>[</w:delText>
        </w:r>
      </w:del>
      <w:r>
        <w:t>dem</w:t>
      </w:r>
      <w:del w:id="96" w:author="Jonas" w:date="2011-11-06T23:30:00Z">
        <w:r w:rsidDel="00420B4F">
          <w:delText>]</w:delText>
        </w:r>
      </w:del>
      <w:r>
        <w:t xml:space="preserve"> System kommt das Architekturmuster des Model View Controller zum Einsatz. Dieses beinhaltet die Strukturierung in die drei Einheiten Datenmodell (engl. model), Präsentation (engl. view) und Pro­gramm­steuerung (engl. controller). Ziel des Musters ist ein flexibler Programmentwurf, der eine spätere Änderung oder Erweiterung erleichtert und </w:t>
      </w:r>
      <w:del w:id="97" w:author="Jonas" w:date="2011-11-06T23:31:00Z">
        <w:r w:rsidDel="00420B4F">
          <w:delText>[</w:delText>
        </w:r>
      </w:del>
      <w:r>
        <w:t>die</w:t>
      </w:r>
      <w:del w:id="98" w:author="Jonas" w:date="2011-11-06T23:31:00Z">
        <w:r w:rsidDel="00420B4F">
          <w:delText>]</w:delText>
        </w:r>
      </w:del>
      <w:r>
        <w:t xml:space="preserve"> Wiederverwendbarkeit der einzelnen Komponenten </w:t>
      </w:r>
      <w:del w:id="99" w:author="Jonas" w:date="2011-11-06T23:30:00Z">
        <w:r w:rsidDel="00420B4F">
          <w:delText>[</w:delText>
        </w:r>
      </w:del>
      <w:r>
        <w:t>erhöht</w:t>
      </w:r>
      <w:del w:id="100" w:author="Jonas" w:date="2011-11-06T23:30:00Z">
        <w:r w:rsidDel="00420B4F">
          <w:delText>]</w:delText>
        </w:r>
      </w:del>
      <w:r>
        <w:t>.</w:t>
      </w:r>
      <w:del w:id="101" w:author="Jonas" w:date="2011-11-06T23:30:00Z">
        <w:r w:rsidDel="00420B4F">
          <w:delText>”</w:delText>
        </w:r>
      </w:del>
      <w:ins w:id="102" w:author="Jonas" w:date="2011-11-06T23:31:00Z">
        <w:r w:rsidR="00420B4F">
          <w:rPr>
            <w:rStyle w:val="Funotenzeichen"/>
          </w:rPr>
          <w:footnoteReference w:id="2"/>
        </w:r>
      </w:ins>
      <w:del w:id="105" w:author="Jonas" w:date="2011-11-06T23:31:00Z">
        <w:r w:rsidRPr="00AB07E3" w:rsidDel="00420B4F">
          <w:rPr>
            <w:vertAlign w:val="superscript"/>
          </w:rPr>
          <w:delText>1</w:delText>
        </w:r>
      </w:del>
    </w:p>
    <w:p w:rsidR="00116321" w:rsidRDefault="00116321" w:rsidP="007E301E"/>
    <w:p w:rsidR="00116321" w:rsidRDefault="00116321" w:rsidP="007E301E">
      <w:r>
        <w:t>Die Anbindung an das Testframework STAF/STAX, welche in V2.0 hinzukommt, ist eine eigene Säule in der Entwicklung, da dazu der MultiCastor nicht verändert werden muss, somit kann die Entwicklung komplett getrennt erfolgen.</w:t>
      </w:r>
    </w:p>
    <w:p w:rsidR="00116321" w:rsidRDefault="00116321" w:rsidP="007E301E">
      <w:r>
        <w:t>Das MMR-Protokoll hingegen wird modular in den bestehenden MultiCastor integriert werden.</w:t>
      </w:r>
    </w:p>
    <w:p w:rsidR="00460F40" w:rsidRDefault="00116321" w:rsidP="007E301E">
      <w:r>
        <w:t>Einzig für die GUI müssen nennenswerte Eingriffe in bereits bestehende Module vorgenommen</w:t>
      </w:r>
      <w:r w:rsidR="00AB07E3">
        <w:t xml:space="preserve"> werden.</w:t>
      </w:r>
    </w:p>
    <w:p w:rsidR="00856CBA" w:rsidRDefault="00856CBA" w:rsidP="007E301E"/>
    <w:p w:rsidR="007E301E" w:rsidRDefault="00856CBA" w:rsidP="007E301E">
      <w:r>
        <w:t xml:space="preserve">Zur Sicherstellung der Multibetriebssystemfähigkeit, wird der MultiCastor ständig auf Windows, Linux und Mac getestet. Um dem </w:t>
      </w:r>
      <w:del w:id="106" w:author="Jonas" w:date="2011-11-06T23:32:00Z">
        <w:r w:rsidDel="00420B4F">
          <w:delText>User das doch recht</w:delText>
        </w:r>
      </w:del>
      <w:ins w:id="107" w:author="Jonas" w:date="2011-11-06T23:32:00Z">
        <w:r w:rsidR="00420B4F">
          <w:t>Anwender die</w:t>
        </w:r>
      </w:ins>
      <w:r>
        <w:t xml:space="preserve"> unterschiedliche</w:t>
      </w:r>
      <w:ins w:id="108" w:author="Jonas" w:date="2011-11-06T23:32:00Z">
        <w:r w:rsidR="00420B4F">
          <w:t>n</w:t>
        </w:r>
      </w:ins>
      <w:r>
        <w:t xml:space="preserve"> „Look and </w:t>
      </w:r>
      <w:r>
        <w:lastRenderedPageBreak/>
        <w:t xml:space="preserve">Feel“ dieser Betriebssysteme näher zu bringen, haben wir uns entschlossen, </w:t>
      </w:r>
      <w:r w:rsidR="00954AC4" w:rsidRPr="00954AC4">
        <w:t xml:space="preserve">bei den </w:t>
      </w:r>
      <w:del w:id="109" w:author="Jonas" w:date="2011-11-06T23:32:00Z">
        <w:r w:rsidR="00954AC4" w:rsidRPr="00954AC4" w:rsidDel="00420B4F">
          <w:delText xml:space="preserve">folgenden </w:delText>
        </w:r>
      </w:del>
      <w:r w:rsidR="00954AC4" w:rsidRPr="00954AC4">
        <w:t xml:space="preserve">Screenshots </w:t>
      </w:r>
      <w:ins w:id="110" w:author="Jonas" w:date="2011-11-06T23:32:00Z">
        <w:r w:rsidR="00420B4F">
          <w:t xml:space="preserve">in unseren Dokumenten </w:t>
        </w:r>
      </w:ins>
      <w:del w:id="111" w:author="Jonas" w:date="2011-11-06T23:32:00Z">
        <w:r w:rsidR="00954AC4" w:rsidRPr="00954AC4" w:rsidDel="00420B4F">
          <w:delText>alle diese</w:delText>
        </w:r>
      </w:del>
      <w:ins w:id="112" w:author="Jonas" w:date="2011-11-06T23:32:00Z">
        <w:r w:rsidR="00420B4F">
          <w:t>verschiedene</w:t>
        </w:r>
      </w:ins>
      <w:r w:rsidR="00954AC4" w:rsidRPr="00954AC4">
        <w:t xml:space="preserve"> Systeme abzudecken.</w:t>
      </w:r>
    </w:p>
    <w:p w:rsidR="00954AC4" w:rsidRPr="00460F40" w:rsidRDefault="00954AC4" w:rsidP="007E301E"/>
    <w:p w:rsidR="004D1E2B" w:rsidRDefault="005C61B6" w:rsidP="007E301E">
      <w:pPr>
        <w:pStyle w:val="berschrift1"/>
        <w:numPr>
          <w:ilvl w:val="0"/>
          <w:numId w:val="3"/>
        </w:numPr>
      </w:pPr>
      <w:bookmarkStart w:id="113" w:name="_Toc308213969"/>
      <w:r>
        <w:t>Systemübersicht</w:t>
      </w:r>
      <w:bookmarkEnd w:id="113"/>
    </w:p>
    <w:p w:rsidR="007E301E" w:rsidRPr="007E301E" w:rsidRDefault="007E301E" w:rsidP="007E301E"/>
    <w:p w:rsidR="004D1E2B" w:rsidRDefault="00694CC7" w:rsidP="007E301E">
      <w:pPr>
        <w:pStyle w:val="berschrift2"/>
        <w:numPr>
          <w:ilvl w:val="1"/>
          <w:numId w:val="3"/>
        </w:numPr>
      </w:pPr>
      <w:r>
        <w:t xml:space="preserve"> </w:t>
      </w:r>
      <w:bookmarkStart w:id="114" w:name="_Toc308213970"/>
      <w:r>
        <w:t>Systemumgebung</w:t>
      </w:r>
      <w:bookmarkEnd w:id="114"/>
    </w:p>
    <w:p w:rsidR="007E301E" w:rsidRPr="007E301E" w:rsidRDefault="007E301E" w:rsidP="007E301E"/>
    <w:p w:rsidR="00694CC7" w:rsidRPr="00694CC7" w:rsidRDefault="00694CC7" w:rsidP="007E301E">
      <w:r>
        <w:t>Der MultiCastor2.0 stellt einige Anforderungen an die Hardware- und Softwareumgebung. Bei der Entwicklung wurde darauf geachtet, dass der MultiCastor sowohl auf Windows als auch auf unixbasierten Betriebssystemen einwandfrei funktioniert. Außerdem muss das System über eine intakte Netzwerkverbindung verfügen, um Tests durchzuführen. Ausnahme stellt hierbei der Loopback-Modus dar, bei dem Sender und Empfänger auf dem gleichen Host ausgeführt werden.</w:t>
      </w:r>
    </w:p>
    <w:p w:rsidR="00460F40" w:rsidRDefault="00460F40" w:rsidP="007E301E"/>
    <w:p w:rsidR="00564092" w:rsidRDefault="00694CC7" w:rsidP="007E301E">
      <w:pPr>
        <w:pStyle w:val="berschrift2"/>
        <w:numPr>
          <w:ilvl w:val="1"/>
          <w:numId w:val="3"/>
        </w:numPr>
      </w:pPr>
      <w:r>
        <w:t xml:space="preserve"> </w:t>
      </w:r>
      <w:bookmarkStart w:id="115" w:name="_Toc308213971"/>
      <w:r>
        <w:t>Hardwareumgebung</w:t>
      </w:r>
      <w:bookmarkEnd w:id="115"/>
    </w:p>
    <w:p w:rsidR="007E301E" w:rsidRPr="007E301E" w:rsidRDefault="007E301E" w:rsidP="007E301E"/>
    <w:p w:rsidR="00694CC7" w:rsidRPr="00694CC7" w:rsidRDefault="00694CC7" w:rsidP="007E301E">
      <w:r w:rsidRPr="00694CC7">
        <w:t>Die Hardware muss so gewählt werden, dass eine Java-Laufzeitumgebung auf Windows oder einem unixbasierten Betriebssystem installiert und dauerhaft betrieben werden kann. Die Hardware muss über eine Netzwerkschnittstelle verfügen</w:t>
      </w:r>
      <w:r>
        <w:t>,</w:t>
      </w:r>
      <w:r w:rsidRPr="00694CC7">
        <w:t xml:space="preserve"> auf die über eine Softwareschnittstelle zugegriffen werden kann (Ausnahme stellt auch hier wieder der Loopback-Modus dar). Um MMRP-Anfragen bearbeiten zu können, wird ein MMRP-fähiger Switch benötigt.</w:t>
      </w:r>
    </w:p>
    <w:p w:rsidR="00564092" w:rsidRDefault="00564092" w:rsidP="007E301E"/>
    <w:p w:rsidR="00564092" w:rsidRDefault="00694CC7" w:rsidP="007E301E">
      <w:pPr>
        <w:pStyle w:val="berschrift2"/>
        <w:numPr>
          <w:ilvl w:val="1"/>
          <w:numId w:val="3"/>
        </w:numPr>
      </w:pPr>
      <w:r>
        <w:t xml:space="preserve"> </w:t>
      </w:r>
      <w:bookmarkStart w:id="116" w:name="_Toc308213972"/>
      <w:r>
        <w:t>Softwareumgebung</w:t>
      </w:r>
      <w:bookmarkEnd w:id="116"/>
    </w:p>
    <w:p w:rsidR="007E301E" w:rsidRPr="007E301E" w:rsidRDefault="007E301E" w:rsidP="007E301E"/>
    <w:p w:rsidR="0063364B" w:rsidRPr="00D42895" w:rsidRDefault="0063364B" w:rsidP="007E301E">
      <w:r>
        <w:t>Der MultiCastor wurde und wird komplett in der Programmiersprache Java V1.6 umgesetzt. Es werden bei der Weiterentwicklung des MultiCastors die Standard-Java Bibliotheken sowie die JPCAP-Bibliothek verwendet. Letztere wird mit dem Produkt ausgeliefert, demnach muss nur eine JRE der Version 1.6 auf dem Hostsystem installiert und verfügbar sein.</w:t>
      </w:r>
      <w:r>
        <w:rPr>
          <w:rStyle w:val="Funotenzeichen"/>
        </w:rPr>
        <w:footnoteReference w:id="3"/>
      </w:r>
    </w:p>
    <w:p w:rsidR="00564092" w:rsidRDefault="00564092" w:rsidP="007E301E"/>
    <w:p w:rsidR="00564092" w:rsidRDefault="00711E05" w:rsidP="007E301E">
      <w:pPr>
        <w:pStyle w:val="berschrift1"/>
        <w:numPr>
          <w:ilvl w:val="0"/>
          <w:numId w:val="3"/>
        </w:numPr>
      </w:pPr>
      <w:bookmarkStart w:id="117" w:name="_Toc308213973"/>
      <w:r>
        <w:lastRenderedPageBreak/>
        <w:t>Architekturkonzept</w:t>
      </w:r>
      <w:bookmarkEnd w:id="117"/>
    </w:p>
    <w:p w:rsidR="007E301E" w:rsidRPr="007E301E" w:rsidRDefault="007E301E" w:rsidP="007E301E"/>
    <w:p w:rsidR="00BC1773" w:rsidRDefault="00711E05" w:rsidP="007E301E">
      <w:pPr>
        <w:pStyle w:val="berschrift2"/>
        <w:numPr>
          <w:ilvl w:val="1"/>
          <w:numId w:val="3"/>
        </w:numPr>
      </w:pPr>
      <w:r>
        <w:t xml:space="preserve"> </w:t>
      </w:r>
      <w:bookmarkStart w:id="118" w:name="_Toc308213974"/>
      <w:r>
        <w:t>(erweiterte) Architekturübersicht</w:t>
      </w:r>
      <w:bookmarkEnd w:id="118"/>
    </w:p>
    <w:p w:rsidR="007E301E" w:rsidRPr="007E301E" w:rsidRDefault="007E301E" w:rsidP="007E301E"/>
    <w:p w:rsidR="00564092" w:rsidRPr="007E301E" w:rsidRDefault="007E301E" w:rsidP="007E301E">
      <w:pPr>
        <w:rPr>
          <w:b/>
          <w:color w:val="00B050"/>
        </w:rPr>
      </w:pPr>
      <w:commentRangeStart w:id="119"/>
      <w:commentRangeStart w:id="120"/>
      <w:r w:rsidRPr="007E301E">
        <w:rPr>
          <w:b/>
          <w:color w:val="00B050"/>
        </w:rPr>
        <w:t>TODO: Grafik einfügen</w:t>
      </w:r>
      <w:commentRangeEnd w:id="119"/>
      <w:r w:rsidR="00420B4F">
        <w:rPr>
          <w:rStyle w:val="Kommentarzeichen"/>
        </w:rPr>
        <w:commentReference w:id="119"/>
      </w:r>
      <w:commentRangeEnd w:id="120"/>
      <w:r w:rsidR="002B1A6E">
        <w:rPr>
          <w:rStyle w:val="Kommentarzeichen"/>
        </w:rPr>
        <w:commentReference w:id="120"/>
      </w:r>
    </w:p>
    <w:p w:rsidR="00564092" w:rsidRDefault="00564092" w:rsidP="007E301E"/>
    <w:p w:rsidR="00564092" w:rsidRDefault="00711E05" w:rsidP="007E301E">
      <w:pPr>
        <w:pStyle w:val="berschrift2"/>
        <w:numPr>
          <w:ilvl w:val="1"/>
          <w:numId w:val="3"/>
        </w:numPr>
      </w:pPr>
      <w:r>
        <w:t xml:space="preserve"> </w:t>
      </w:r>
      <w:bookmarkStart w:id="121" w:name="_Toc308213975"/>
      <w:r>
        <w:t>Änderungen an der grafischen Oberfläche</w:t>
      </w:r>
      <w:bookmarkEnd w:id="121"/>
    </w:p>
    <w:p w:rsidR="007E301E" w:rsidRPr="007E301E" w:rsidRDefault="007E301E" w:rsidP="007E301E"/>
    <w:p w:rsidR="00564092" w:rsidRDefault="00030484" w:rsidP="007E301E">
      <w:pPr>
        <w:pStyle w:val="berschrift3"/>
        <w:numPr>
          <w:ilvl w:val="2"/>
          <w:numId w:val="3"/>
        </w:numPr>
      </w:pPr>
      <w:bookmarkStart w:id="122" w:name="_Toc308213976"/>
      <w:r>
        <w:t>Einführung</w:t>
      </w:r>
      <w:bookmarkEnd w:id="122"/>
    </w:p>
    <w:p w:rsidR="007E301E" w:rsidRPr="007E301E" w:rsidRDefault="007E301E" w:rsidP="007E301E"/>
    <w:p w:rsidR="00030484" w:rsidRDefault="00030484" w:rsidP="007E301E">
      <w:r>
        <w:t xml:space="preserve">Im Vergleich zur Version 1.0 des MultiCastors, wird in der Version 2.0 besonderer Wert auf eine logischere und benutzerfreundlichere Bedienung gelegt. Einerseits wurde das Feedback der Benutzer analysiert und ausgewertet, um die Steuerung spürbar zu vereinfachen und das Arbeiten mit dem MultiCastor2.0 angenehmer zu gestalten. Andererseits wurden auch eigene Ideen und Verbesserungen </w:t>
      </w:r>
      <w:del w:id="123" w:author="Jonas" w:date="2011-11-06T23:34:00Z">
        <w:r w:rsidDel="00420B4F">
          <w:delText>eingebaut</w:delText>
        </w:r>
      </w:del>
      <w:ins w:id="124" w:author="Jonas" w:date="2011-11-06T23:34:00Z">
        <w:r w:rsidR="00420B4F">
          <w:t>eingebracht</w:t>
        </w:r>
      </w:ins>
      <w:r>
        <w:t>, die ebenfalls zu einer angenehmeren Bedienung beitragen.</w:t>
      </w:r>
    </w:p>
    <w:p w:rsidR="00030484" w:rsidRDefault="00030484" w:rsidP="007E301E"/>
    <w:p w:rsidR="00030484" w:rsidRPr="00030484" w:rsidRDefault="00030484" w:rsidP="007E301E">
      <w:r>
        <w:t xml:space="preserve">Elemente der Benutzeroberfläche, die sich bewährt haben, </w:t>
      </w:r>
      <w:del w:id="125" w:author="Jonas" w:date="2011-11-06T23:34:00Z">
        <w:r w:rsidDel="00F15363">
          <w:delText xml:space="preserve">wurden </w:delText>
        </w:r>
      </w:del>
      <w:ins w:id="126" w:author="Jonas" w:date="2011-11-06T23:34:00Z">
        <w:r w:rsidR="00F15363">
          <w:t>w</w:t>
        </w:r>
        <w:r w:rsidR="00F15363">
          <w:t>erden</w:t>
        </w:r>
        <w:r w:rsidR="00F15363">
          <w:t xml:space="preserve"> </w:t>
        </w:r>
      </w:ins>
      <w:r>
        <w:t>in die Version 2.0 des MultiCastors übernommen.</w:t>
      </w:r>
    </w:p>
    <w:p w:rsidR="00564092" w:rsidRDefault="00564092" w:rsidP="007E301E"/>
    <w:p w:rsidR="00030484" w:rsidRDefault="00DF5490" w:rsidP="007E301E">
      <w:pPr>
        <w:pStyle w:val="berschrift3"/>
        <w:numPr>
          <w:ilvl w:val="2"/>
          <w:numId w:val="3"/>
        </w:numPr>
      </w:pPr>
      <w:bookmarkStart w:id="127" w:name="_Toc308213977"/>
      <w:r>
        <w:t>Aufbau Allgemein</w:t>
      </w:r>
      <w:bookmarkEnd w:id="127"/>
    </w:p>
    <w:p w:rsidR="007E301E" w:rsidRPr="007E301E" w:rsidRDefault="007E301E" w:rsidP="007E301E"/>
    <w:p w:rsidR="00DF5490" w:rsidRPr="00DF5490" w:rsidRDefault="00DF5490" w:rsidP="007E301E">
      <w:r w:rsidRPr="00DF5490">
        <w:t>Die grafische Benutzeroberfläche baut auf einem normalen Frame auf und ist vom Betriebssystem abhängig. Das bedeutet, dass das Fensterdesign sich dem Design des verwendeten Betriebssystems anpasst. Die grobe Struktur und Anordnung der GUI-Elemente lehnt sich hauptsächlich an die Version 1.0 an und wurde an entsprechenden Stellen abgeändert oder weiterentwickelt.</w:t>
      </w:r>
    </w:p>
    <w:p w:rsidR="00DF5490" w:rsidRDefault="00DF5490" w:rsidP="007E301E">
      <w:pPr>
        <w:pStyle w:val="KeinLeerraum"/>
      </w:pPr>
      <w:commentRangeStart w:id="128"/>
      <w:r>
        <w:rPr>
          <w:noProof/>
        </w:rPr>
        <w:lastRenderedPageBreak/>
        <w:drawing>
          <wp:inline distT="0" distB="0" distL="0" distR="0">
            <wp:extent cx="5760720" cy="2817697"/>
            <wp:effectExtent l="1905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0720" cy="2817697"/>
                    </a:xfrm>
                    <a:prstGeom prst="rect">
                      <a:avLst/>
                    </a:prstGeom>
                    <a:noFill/>
                    <a:ln w="9525">
                      <a:noFill/>
                      <a:miter lim="800000"/>
                      <a:headEnd/>
                      <a:tailEnd/>
                    </a:ln>
                  </pic:spPr>
                </pic:pic>
              </a:graphicData>
            </a:graphic>
          </wp:inline>
        </w:drawing>
      </w:r>
      <w:commentRangeEnd w:id="128"/>
      <w:r w:rsidR="00F15363">
        <w:rPr>
          <w:rStyle w:val="Kommentarzeichen"/>
        </w:rPr>
        <w:commentReference w:id="128"/>
      </w:r>
    </w:p>
    <w:p w:rsidR="00030484" w:rsidRDefault="00DF5490" w:rsidP="007E301E">
      <w:pPr>
        <w:pStyle w:val="Beschriftung"/>
        <w:jc w:val="center"/>
      </w:pPr>
      <w:r>
        <w:t xml:space="preserve">Abbildung </w:t>
      </w:r>
      <w:fldSimple w:instr=" SEQ Abbildung \* ARABIC ">
        <w:r w:rsidR="006844C3">
          <w:rPr>
            <w:noProof/>
          </w:rPr>
          <w:t>1</w:t>
        </w:r>
      </w:fldSimple>
      <w:r>
        <w:t>: Neuer Gui-Aufbau</w:t>
      </w:r>
    </w:p>
    <w:p w:rsidR="00030484" w:rsidRDefault="00DF5490" w:rsidP="007E301E">
      <w:r w:rsidRPr="00DF5490">
        <w:t>Das Frame beinhaltet mehrere Panels, welche die Steuerung logisch gruppieren und sinnvoll zusammenfassen (vier Hauptbereiche). Diese Bereiche sind in der obigen Abbildung farbig (blau, grün, gelb und rot) markiert und werden in den Folgeabschnitten noch genauer betrachtet.</w:t>
      </w:r>
    </w:p>
    <w:p w:rsidR="00DF5490" w:rsidRDefault="00DF5490" w:rsidP="007E301E"/>
    <w:p w:rsidR="00DF5490" w:rsidRDefault="00DF5490" w:rsidP="007E301E">
      <w:pPr>
        <w:pStyle w:val="berschrift3"/>
        <w:numPr>
          <w:ilvl w:val="2"/>
          <w:numId w:val="3"/>
        </w:numPr>
      </w:pPr>
      <w:bookmarkStart w:id="129" w:name="_Toc308213978"/>
      <w:r>
        <w:t>Fenstertitel</w:t>
      </w:r>
      <w:bookmarkEnd w:id="129"/>
    </w:p>
    <w:p w:rsidR="007E301E" w:rsidRPr="007E301E" w:rsidRDefault="007E301E" w:rsidP="007E301E"/>
    <w:p w:rsidR="00DF5490" w:rsidRPr="00DF5490" w:rsidRDefault="00DF5490" w:rsidP="007E301E">
      <w:r w:rsidRPr="00DF5490">
        <w:t>Bisher existierte das Problem, dass man zwar mehrer</w:t>
      </w:r>
      <w:r>
        <w:t>e Instanzen des MultiCastor</w:t>
      </w:r>
      <w:r w:rsidRPr="00DF5490">
        <w:t xml:space="preserve">s starten konnte, jedoch der Fenstertitel immer gleich lautete. Sobald der Benutzer mehrere Instanzen geöffnet hatte, wurde es schnell unübersichtlich. Mit der Version 2.0 </w:t>
      </w:r>
      <w:del w:id="130" w:author="Jonas" w:date="2011-11-06T23:35:00Z">
        <w:r w:rsidRPr="00DF5490" w:rsidDel="00F15363">
          <w:delText xml:space="preserve">wurde </w:delText>
        </w:r>
      </w:del>
      <w:ins w:id="131" w:author="Jonas" w:date="2011-11-06T23:35:00Z">
        <w:r w:rsidR="00F15363" w:rsidRPr="00DF5490">
          <w:t>w</w:t>
        </w:r>
        <w:r w:rsidR="00F15363">
          <w:t>ird</w:t>
        </w:r>
        <w:r w:rsidR="00F15363" w:rsidRPr="00DF5490">
          <w:t xml:space="preserve"> </w:t>
        </w:r>
      </w:ins>
      <w:r w:rsidRPr="00DF5490">
        <w:t>dieser Umstand beseitigt, indem sich der Fenstertitel automatisch danach richtet, in welchem "Tab" man sich befindet.</w:t>
      </w:r>
    </w:p>
    <w:p w:rsidR="00DF5490" w:rsidRDefault="00DF5490" w:rsidP="007E301E">
      <w:pPr>
        <w:pStyle w:val="KeinLeerraum"/>
        <w:jc w:val="center"/>
      </w:pPr>
      <w:r>
        <w:rPr>
          <w:noProof/>
        </w:rPr>
        <w:lastRenderedPageBreak/>
        <w:drawing>
          <wp:inline distT="0" distB="0" distL="0" distR="0">
            <wp:extent cx="5219700" cy="2858955"/>
            <wp:effectExtent l="1905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23854" cy="2861230"/>
                    </a:xfrm>
                    <a:prstGeom prst="rect">
                      <a:avLst/>
                    </a:prstGeom>
                    <a:noFill/>
                    <a:ln w="9525">
                      <a:noFill/>
                      <a:miter lim="800000"/>
                      <a:headEnd/>
                      <a:tailEnd/>
                    </a:ln>
                  </pic:spPr>
                </pic:pic>
              </a:graphicData>
            </a:graphic>
          </wp:inline>
        </w:drawing>
      </w:r>
    </w:p>
    <w:p w:rsidR="00030484" w:rsidRDefault="00DF5490" w:rsidP="002A0AB7">
      <w:pPr>
        <w:pStyle w:val="Beschriftung"/>
        <w:jc w:val="center"/>
      </w:pPr>
      <w:r>
        <w:t xml:space="preserve">Abbildung </w:t>
      </w:r>
      <w:fldSimple w:instr=" SEQ Abbildung \* ARABIC ">
        <w:r w:rsidR="006844C3">
          <w:rPr>
            <w:noProof/>
          </w:rPr>
          <w:t>2</w:t>
        </w:r>
      </w:fldSimple>
      <w:r>
        <w:t>: Unterschiedliche Fenstertitel</w:t>
      </w:r>
    </w:p>
    <w:p w:rsidR="00030484" w:rsidRDefault="00DF5490" w:rsidP="007E301E">
      <w:r w:rsidRPr="00DF5490">
        <w:t>Eine Besonderheit stellt eine neue Funktion dar, die es dem Benutzer ermöglicht, sogar eigene individuelle Fenstertitel anzugeben. Dazu öffnet man das Options-Menü und klickt auf "Change Window</w:t>
      </w:r>
      <w:r>
        <w:t>-</w:t>
      </w:r>
      <w:r w:rsidRPr="00DF5490">
        <w:t>Title" (siehe Abbildung).</w:t>
      </w:r>
    </w:p>
    <w:p w:rsidR="00030484" w:rsidRDefault="00030484" w:rsidP="007E301E"/>
    <w:p w:rsidR="00030484" w:rsidRDefault="002A0AB7" w:rsidP="007E301E">
      <w:pPr>
        <w:pStyle w:val="berschrift3"/>
        <w:numPr>
          <w:ilvl w:val="2"/>
          <w:numId w:val="3"/>
        </w:numPr>
      </w:pPr>
      <w:bookmarkStart w:id="132" w:name="_Toc308213979"/>
      <w:r>
        <w:t>Menü</w:t>
      </w:r>
      <w:bookmarkEnd w:id="132"/>
    </w:p>
    <w:p w:rsidR="007E301E" w:rsidRPr="007E301E" w:rsidRDefault="007E301E" w:rsidP="007E301E"/>
    <w:p w:rsidR="002A0AB7" w:rsidRPr="002A0AB7" w:rsidRDefault="002A0AB7" w:rsidP="007E301E">
      <w:r w:rsidRPr="002A0AB7">
        <w:t>Das Menü besteht aus den drei Reitern "Menu", "Options" und "Info".</w:t>
      </w:r>
    </w:p>
    <w:p w:rsidR="002A0AB7" w:rsidRDefault="002A0AB7" w:rsidP="007E301E">
      <w:pPr>
        <w:pStyle w:val="KeinLeerraum"/>
        <w:jc w:val="center"/>
      </w:pPr>
      <w:commentRangeStart w:id="133"/>
      <w:r>
        <w:rPr>
          <w:noProof/>
        </w:rPr>
        <w:drawing>
          <wp:inline distT="0" distB="0" distL="0" distR="0">
            <wp:extent cx="1743075" cy="1762125"/>
            <wp:effectExtent l="19050" t="0" r="9525"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743075" cy="1762125"/>
                    </a:xfrm>
                    <a:prstGeom prst="rect">
                      <a:avLst/>
                    </a:prstGeom>
                    <a:noFill/>
                    <a:ln w="9525">
                      <a:noFill/>
                      <a:miter lim="800000"/>
                      <a:headEnd/>
                      <a:tailEnd/>
                    </a:ln>
                  </pic:spPr>
                </pic:pic>
              </a:graphicData>
            </a:graphic>
          </wp:inline>
        </w:drawing>
      </w:r>
      <w:commentRangeEnd w:id="133"/>
      <w:r w:rsidR="00FE7088">
        <w:rPr>
          <w:rStyle w:val="Kommentarzeichen"/>
        </w:rPr>
        <w:commentReference w:id="133"/>
      </w:r>
    </w:p>
    <w:p w:rsidR="00030484" w:rsidRDefault="002A0AB7" w:rsidP="002A0AB7">
      <w:pPr>
        <w:pStyle w:val="Beschriftung"/>
        <w:jc w:val="center"/>
      </w:pPr>
      <w:r>
        <w:t xml:space="preserve">Abbildung </w:t>
      </w:r>
      <w:fldSimple w:instr=" SEQ Abbildung \* ARABIC ">
        <w:r w:rsidR="006844C3">
          <w:rPr>
            <w:noProof/>
          </w:rPr>
          <w:t>3</w:t>
        </w:r>
      </w:fldSimple>
      <w:r>
        <w:t>: Menü</w:t>
      </w:r>
    </w:p>
    <w:p w:rsidR="002A0AB7" w:rsidRDefault="002A0AB7" w:rsidP="007E301E">
      <w:r>
        <w:t>Im Menü können Konfigurationsdateien geladen und gespeichert werden. Die Funktion, dass die drei zuletzt gespeicherten Konfigurationsdateien in einer Schnellauswahl angezeigt werden, wurde in der Version 2.0 beibehalten. Dadurch können Konfigurationsdateien mit einem Klick und ohne zusätzlichen Dateiauswahldialog geladen werden.</w:t>
      </w:r>
    </w:p>
    <w:p w:rsidR="002A0AB7" w:rsidRDefault="002A0AB7" w:rsidP="007E301E"/>
    <w:p w:rsidR="002A0AB7" w:rsidRDefault="002A0AB7" w:rsidP="007E301E">
      <w:r>
        <w:lastRenderedPageBreak/>
        <w:t>Wie aus den meisten anderen Programmen bekannt, kann auch der MultiCastor2.0 über das Menü ordnungsgemäß beendet werden.</w:t>
      </w:r>
    </w:p>
    <w:p w:rsidR="002A0AB7" w:rsidRDefault="002A0AB7" w:rsidP="007E301E"/>
    <w:p w:rsidR="00030484" w:rsidRDefault="002A0AB7" w:rsidP="007E301E">
      <w:r>
        <w:t>Unter "Options" kann der Benutzer weitere Einstellungen vornehmen. Unter anderem wird dem Benutzer ermöglicht, einen eigenen Fenstertitel anzugeben (siehe Beschreibung in vorherigem Abschnitt).</w:t>
      </w:r>
    </w:p>
    <w:p w:rsidR="005625A1" w:rsidRDefault="005625A1" w:rsidP="007E301E">
      <w:pPr>
        <w:pStyle w:val="KeinLeerraum"/>
        <w:jc w:val="center"/>
      </w:pPr>
      <w:r>
        <w:rPr>
          <w:noProof/>
        </w:rPr>
        <w:drawing>
          <wp:inline distT="0" distB="0" distL="0" distR="0">
            <wp:extent cx="2667000" cy="1343025"/>
            <wp:effectExtent l="19050" t="0" r="0" b="0"/>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667000" cy="1343025"/>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r w:rsidR="006844C3">
          <w:rPr>
            <w:noProof/>
          </w:rPr>
          <w:t>4</w:t>
        </w:r>
      </w:fldSimple>
      <w:r>
        <w:t>: Optionen</w:t>
      </w:r>
    </w:p>
    <w:p w:rsidR="00030484" w:rsidRDefault="005625A1" w:rsidP="007E301E">
      <w:r w:rsidRPr="005625A1">
        <w:t>Das "User-Level" ist eine Einstellmöglichkeit, die aus dem MultiCastor1.0 übernommen wurde. Hier kann der Benutzer die GUI nach seinen Bedürfnissen anpassen (Beginner</w:t>
      </w:r>
      <w:del w:id="134" w:author="Jonas" w:date="2011-11-06T23:37:00Z">
        <w:r w:rsidRPr="005625A1" w:rsidDel="00F15363">
          <w:delText xml:space="preserve"> </w:delText>
        </w:r>
      </w:del>
      <w:r w:rsidRPr="005625A1">
        <w:t>/</w:t>
      </w:r>
      <w:del w:id="135" w:author="Jonas" w:date="2011-11-06T23:37:00Z">
        <w:r w:rsidRPr="005625A1" w:rsidDel="00F15363">
          <w:delText xml:space="preserve"> </w:delText>
        </w:r>
      </w:del>
      <w:r w:rsidRPr="005625A1">
        <w:t>Expert). In der folgenden Tabelle</w:t>
      </w:r>
      <w:r>
        <w:t xml:space="preserve"> ist zu erkennen</w:t>
      </w:r>
      <w:r w:rsidRPr="005625A1">
        <w:t>, welche Elemente der GUI sichtbar sind und welche nicht (grün = sichtbar; rot = nicht sichtbar; gelb = nicht editierbare Standardwerte):</w:t>
      </w:r>
    </w:p>
    <w:tbl>
      <w:tblPr>
        <w:tblW w:w="8340" w:type="dxa"/>
        <w:tblCellSpacing w:w="0" w:type="dxa"/>
        <w:tblCellMar>
          <w:top w:w="105" w:type="dxa"/>
          <w:left w:w="105" w:type="dxa"/>
          <w:bottom w:w="105" w:type="dxa"/>
          <w:right w:w="105" w:type="dxa"/>
        </w:tblCellMar>
        <w:tblLook w:val="04A0"/>
      </w:tblPr>
      <w:tblGrid>
        <w:gridCol w:w="4107"/>
        <w:gridCol w:w="4233"/>
      </w:tblGrid>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 xml:space="preserve">Beginner </w:t>
            </w:r>
          </w:p>
        </w:tc>
        <w:tc>
          <w:tcPr>
            <w:tcW w:w="4005" w:type="dxa"/>
            <w:tcBorders>
              <w:top w:val="single" w:sz="6" w:space="0" w:color="000000"/>
              <w:left w:val="single" w:sz="6" w:space="0" w:color="000000"/>
              <w:bottom w:val="single" w:sz="6" w:space="0" w:color="000000"/>
              <w:right w:val="single" w:sz="6" w:space="0" w:color="000000"/>
            </w:tcBorders>
            <w:shd w:val="clear" w:color="auto" w:fill="00000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Expert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Start / Stop Button</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Start / Stop Button</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New Button</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New Button</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(De-)Select All Button</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(De-)Select All Button</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Delete Button</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Delete Button</w:t>
            </w:r>
          </w:p>
        </w:tc>
      </w:tr>
      <w:tr w:rsidR="005625A1" w:rsidRPr="005625A1" w:rsidTr="005625A1">
        <w:trPr>
          <w:tblCellSpacing w:w="0" w:type="dxa"/>
        </w:trPr>
        <w:tc>
          <w:tcPr>
            <w:tcW w:w="3885" w:type="dxa"/>
            <w:tcBorders>
              <w:top w:val="nil"/>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Mac Address</w:t>
            </w:r>
          </w:p>
        </w:tc>
        <w:tc>
          <w:tcPr>
            <w:tcW w:w="4005" w:type="dxa"/>
            <w:tcBorders>
              <w:top w:val="nil"/>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Mac Address</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Group IP</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Group IP</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Source IP</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Source IP</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Port</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Port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Packet Length</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Packet Length</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TTL</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TTL</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Paket Rate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Paket Rate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Active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Active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Enter</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Enter</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State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State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lastRenderedPageBreak/>
              <w:t>Spalte - ID</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ID</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Group IP Address</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Group IP Address</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Source IP Address</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Source IP Address</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Port</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Port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Desired Packet Rate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Desired Packet Rate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Measured Packet Rate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Measured Packet Rate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Time To Live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Time To Live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Packet Length (bit)</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Packet Length (bit)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Total Packets Sent</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Total Packets Sent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Number of Interruptions</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Number of Interruptions</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Average Interruption Time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Average Interruption Time</w:t>
            </w:r>
          </w:p>
        </w:tc>
      </w:tr>
      <w:tr w:rsidR="005625A1" w:rsidRPr="00420B4F"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lang w:val="en-US"/>
              </w:rPr>
            </w:pPr>
            <w:r w:rsidRPr="005625A1">
              <w:rPr>
                <w:rFonts w:ascii="Times New Roman" w:eastAsia="Times New Roman" w:hAnsi="Times New Roman" w:cs="Times New Roman"/>
                <w:szCs w:val="24"/>
                <w:lang w:val="en-US"/>
              </w:rPr>
              <w:t>Spalte - Packet Loss per Second</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lang w:val="en-US"/>
              </w:rPr>
            </w:pPr>
            <w:r w:rsidRPr="005625A1">
              <w:rPr>
                <w:rFonts w:ascii="Times New Roman" w:eastAsia="Times New Roman" w:hAnsi="Times New Roman" w:cs="Times New Roman"/>
                <w:szCs w:val="24"/>
                <w:lang w:val="en-US"/>
              </w:rPr>
              <w:t xml:space="preserve">Spalte - Packet Loss per </w:t>
            </w:r>
            <w:commentRangeStart w:id="136"/>
            <w:r w:rsidRPr="005625A1">
              <w:rPr>
                <w:rFonts w:ascii="Times New Roman" w:eastAsia="Times New Roman" w:hAnsi="Times New Roman" w:cs="Times New Roman"/>
                <w:szCs w:val="24"/>
                <w:lang w:val="en-US"/>
              </w:rPr>
              <w:t>Second</w:t>
            </w:r>
            <w:commentRangeEnd w:id="136"/>
            <w:r w:rsidR="00FE7088">
              <w:rPr>
                <w:rStyle w:val="Kommentarzeichen"/>
              </w:rPr>
              <w:commentReference w:id="136"/>
            </w:r>
          </w:p>
        </w:tc>
      </w:tr>
    </w:tbl>
    <w:p w:rsidR="00030484" w:rsidRPr="00420B4F" w:rsidRDefault="00030484" w:rsidP="00BC1773">
      <w:pPr>
        <w:rPr>
          <w:lang w:val="en-US"/>
        </w:rPr>
      </w:pPr>
    </w:p>
    <w:p w:rsidR="00A60406" w:rsidRDefault="005625A1" w:rsidP="007E301E">
      <w:r w:rsidRPr="005625A1">
        <w:t xml:space="preserve">Bei der Option "AutoSave" kann der Benutzer festlegen, ob das automatische Speichern im Hintergrund aktiviert werden soll. </w:t>
      </w:r>
      <w:r w:rsidR="00A60406">
        <w:t xml:space="preserve">Automatisches Speichern bedeutet in diesem Fall, dass bei jeder Änderung der User-Konfiguration – sei es ein Löschen, Einfügen oder Updaten – die neu entstandene Konfiguration in eine XML-Datei gespeichert wird, die beim nächsten starten des MultiCastors automatisch geladen wird. </w:t>
      </w:r>
    </w:p>
    <w:p w:rsidR="00030484" w:rsidRDefault="005625A1" w:rsidP="007E301E">
      <w:r w:rsidRPr="005625A1">
        <w:t>Dies kann in bestimmten Fällen zu einem angenehmeren Workflow beitragen.</w:t>
      </w:r>
    </w:p>
    <w:p w:rsidR="00030484" w:rsidRDefault="00030484" w:rsidP="007E301E"/>
    <w:p w:rsidR="00030484" w:rsidRDefault="005625A1" w:rsidP="007E301E">
      <w:pPr>
        <w:pStyle w:val="berschrift3"/>
        <w:numPr>
          <w:ilvl w:val="2"/>
          <w:numId w:val="3"/>
        </w:numPr>
      </w:pPr>
      <w:bookmarkStart w:id="137" w:name="_Toc308213980"/>
      <w:r>
        <w:t>Tableiste</w:t>
      </w:r>
      <w:bookmarkEnd w:id="137"/>
    </w:p>
    <w:p w:rsidR="007E301E" w:rsidRPr="007E301E" w:rsidRDefault="007E301E" w:rsidP="007E301E"/>
    <w:p w:rsidR="005625A1" w:rsidRPr="005625A1" w:rsidRDefault="005625A1" w:rsidP="007E301E">
      <w:r w:rsidRPr="005625A1">
        <w:t>Die Tableiste wurde beim MultiCastor2.0 umgebaut und komfortabler gestaltet.</w:t>
      </w:r>
    </w:p>
    <w:p w:rsidR="005625A1" w:rsidRDefault="005625A1" w:rsidP="007E301E">
      <w:pPr>
        <w:pStyle w:val="KeinLeerraum"/>
        <w:jc w:val="center"/>
      </w:pPr>
      <w:commentRangeStart w:id="138"/>
      <w:r>
        <w:rPr>
          <w:noProof/>
        </w:rPr>
        <w:drawing>
          <wp:inline distT="0" distB="0" distL="0" distR="0">
            <wp:extent cx="5760720" cy="501122"/>
            <wp:effectExtent l="19050" t="0" r="0" b="0"/>
            <wp:docPr id="1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760720" cy="501122"/>
                    </a:xfrm>
                    <a:prstGeom prst="rect">
                      <a:avLst/>
                    </a:prstGeom>
                    <a:noFill/>
                    <a:ln w="9525">
                      <a:noFill/>
                      <a:miter lim="800000"/>
                      <a:headEnd/>
                      <a:tailEnd/>
                    </a:ln>
                  </pic:spPr>
                </pic:pic>
              </a:graphicData>
            </a:graphic>
          </wp:inline>
        </w:drawing>
      </w:r>
      <w:commentRangeEnd w:id="138"/>
      <w:r w:rsidR="00F15363">
        <w:rPr>
          <w:rStyle w:val="Kommentarzeichen"/>
        </w:rPr>
        <w:commentReference w:id="138"/>
      </w:r>
    </w:p>
    <w:p w:rsidR="00030484" w:rsidRDefault="005625A1" w:rsidP="005625A1">
      <w:pPr>
        <w:pStyle w:val="Beschriftung"/>
        <w:jc w:val="center"/>
      </w:pPr>
      <w:r>
        <w:t xml:space="preserve">Abbildung </w:t>
      </w:r>
      <w:fldSimple w:instr=" SEQ Abbildung \* ARABIC ">
        <w:r w:rsidR="006844C3">
          <w:rPr>
            <w:noProof/>
          </w:rPr>
          <w:t>5</w:t>
        </w:r>
      </w:fldSimple>
      <w:r>
        <w:t>: Neue Tableiste</w:t>
      </w:r>
    </w:p>
    <w:p w:rsidR="005625A1" w:rsidRDefault="005625A1" w:rsidP="007E301E">
      <w:r>
        <w:t xml:space="preserve">Die alten IPv4 -und IPv6-Tabs werden in der Version 2.0 vollständig durch Sender -und Receiver-Tabs (jeweils Layer-2 und -3) ersetzt. Hintergrund ist hierbei, dass die Version 2.0 das MMR-Protokoll unterstützt. </w:t>
      </w:r>
    </w:p>
    <w:p w:rsidR="005625A1" w:rsidRDefault="005625A1" w:rsidP="007E301E"/>
    <w:p w:rsidR="00030484" w:rsidRDefault="005625A1" w:rsidP="007E301E">
      <w:r>
        <w:t xml:space="preserve">Wie auf der obigen Abbildung ersichtlich, können Tabs jederzeit ausgeblendet werden, indem man auf das "X" hinter dem Namen des Tabs klickt. Bei Bedarf können Tabs natürlich </w:t>
      </w:r>
      <w:r>
        <w:lastRenderedPageBreak/>
        <w:t>auch wieder eingeblendet werden. Dazu klickt man auf das "+" am Ende der Tab-Auflistung (siehe roter Pfeil in der obigen Abbildung).</w:t>
      </w:r>
    </w:p>
    <w:p w:rsidR="005625A1" w:rsidRDefault="005625A1" w:rsidP="007E301E"/>
    <w:p w:rsidR="005625A1" w:rsidRDefault="00EF690D" w:rsidP="0029080E">
      <w:pPr>
        <w:pStyle w:val="berschrift3"/>
        <w:numPr>
          <w:ilvl w:val="2"/>
          <w:numId w:val="3"/>
        </w:numPr>
      </w:pPr>
      <w:bookmarkStart w:id="139" w:name="_Toc308213981"/>
      <w:r>
        <w:t>Multicast-Steuerung</w:t>
      </w:r>
      <w:bookmarkEnd w:id="139"/>
    </w:p>
    <w:p w:rsidR="007E301E" w:rsidRPr="007E301E" w:rsidRDefault="007E301E" w:rsidP="0029080E"/>
    <w:p w:rsidR="00EF690D" w:rsidRDefault="00EF690D" w:rsidP="0029080E">
      <w:r>
        <w:t>Mit Hilfe der Multicast-Steuerung werden die Sender und Empfänger gesteuert und verwaltet. Die Steuerung kann für beide – Sender als auch Empfänger – verwendet werden.</w:t>
      </w:r>
    </w:p>
    <w:p w:rsidR="00EF690D" w:rsidRDefault="00EF690D" w:rsidP="0029080E"/>
    <w:p w:rsidR="00EF690D" w:rsidRDefault="00EF690D" w:rsidP="0029080E">
      <w:r>
        <w:t xml:space="preserve">Im Vergleich zur Version 1.0 des MultiCastors </w:t>
      </w:r>
      <w:del w:id="140" w:author="Jonas" w:date="2011-11-06T23:39:00Z">
        <w:r w:rsidDel="00F15363">
          <w:delText xml:space="preserve">wurde </w:delText>
        </w:r>
      </w:del>
      <w:ins w:id="141" w:author="Jonas" w:date="2011-11-06T23:39:00Z">
        <w:r w:rsidR="00F15363">
          <w:t>wird</w:t>
        </w:r>
        <w:r w:rsidR="00F15363">
          <w:t xml:space="preserve"> </w:t>
        </w:r>
      </w:ins>
      <w:r>
        <w:t xml:space="preserve">in der Version 2.0 ein besonderer Wert auf eine benutzerfreundlichere Steuerung gelegt. Die Menge der Buttons </w:t>
      </w:r>
      <w:del w:id="142" w:author="Jonas" w:date="2011-11-06T23:39:00Z">
        <w:r w:rsidDel="00F15363">
          <w:delText xml:space="preserve">wurde </w:delText>
        </w:r>
      </w:del>
      <w:ins w:id="143" w:author="Jonas" w:date="2011-11-06T23:39:00Z">
        <w:r w:rsidR="00F15363">
          <w:t>w</w:t>
        </w:r>
        <w:r w:rsidR="00F15363">
          <w:t>ird</w:t>
        </w:r>
        <w:r w:rsidR="00F15363">
          <w:t xml:space="preserve"> </w:t>
        </w:r>
      </w:ins>
      <w:r>
        <w:t xml:space="preserve">reduziert, indem Buttons mit ähnlichen Funktionalitäten zusammengelegt </w:t>
      </w:r>
      <w:del w:id="144" w:author="Jonas" w:date="2011-11-06T23:39:00Z">
        <w:r w:rsidDel="00F15363">
          <w:delText>wurden</w:delText>
        </w:r>
      </w:del>
      <w:ins w:id="145" w:author="Jonas" w:date="2011-11-06T23:39:00Z">
        <w:r w:rsidR="00F15363">
          <w:t>w</w:t>
        </w:r>
        <w:r w:rsidR="00F15363">
          <w:t>erden</w:t>
        </w:r>
      </w:ins>
      <w:r>
        <w:t xml:space="preserve">. Des Weiteren </w:t>
      </w:r>
      <w:del w:id="146" w:author="Jonas" w:date="2011-11-06T23:40:00Z">
        <w:r w:rsidDel="00F15363">
          <w:delText xml:space="preserve">wurde </w:delText>
        </w:r>
      </w:del>
      <w:ins w:id="147" w:author="Jonas" w:date="2011-11-06T23:40:00Z">
        <w:r w:rsidR="00F15363">
          <w:t>w</w:t>
        </w:r>
        <w:r w:rsidR="00F15363">
          <w:t>ird</w:t>
        </w:r>
        <w:r w:rsidR="00F15363">
          <w:t xml:space="preserve"> </w:t>
        </w:r>
      </w:ins>
      <w:r>
        <w:t>die Anordnung der Buttons logischer und intuitiver gestaltet.</w:t>
      </w:r>
    </w:p>
    <w:p w:rsidR="00EF690D" w:rsidRDefault="00EF690D" w:rsidP="0029080E"/>
    <w:p w:rsidR="00EF690D" w:rsidRDefault="00EF690D" w:rsidP="0029080E">
      <w:r>
        <w:t xml:space="preserve">So </w:t>
      </w:r>
      <w:del w:id="148" w:author="Jonas" w:date="2011-11-06T23:40:00Z">
        <w:r w:rsidDel="00F15363">
          <w:delText xml:space="preserve">wurde </w:delText>
        </w:r>
      </w:del>
      <w:ins w:id="149" w:author="Jonas" w:date="2011-11-06T23:40:00Z">
        <w:r w:rsidR="00F15363">
          <w:t>w</w:t>
        </w:r>
        <w:r w:rsidR="00F15363">
          <w:t>ird</w:t>
        </w:r>
        <w:r w:rsidR="00F15363">
          <w:t xml:space="preserve"> </w:t>
        </w:r>
      </w:ins>
      <w:r>
        <w:t xml:space="preserve">beispielsweise der "Start / Stop"-Button optisch hervorgehoben und rechts unten platziert, da Buttons dieser Art (z.B. "Weiter", "Start", ...) sich in den meisten anderen Programmen ebenfalls rechts unten etabliert haben. Der Benutzer findet sich also schneller zurecht. </w:t>
      </w:r>
    </w:p>
    <w:p w:rsidR="00EF690D" w:rsidRDefault="00EF690D" w:rsidP="0029080E">
      <w:r>
        <w:t xml:space="preserve">Da das Auswählen von Einträgen und das Löschen oft direkt nacheinander ausgeführt werden, </w:t>
      </w:r>
      <w:del w:id="150" w:author="Jonas" w:date="2011-11-06T23:40:00Z">
        <w:r w:rsidDel="00F15363">
          <w:delText xml:space="preserve">wurden </w:delText>
        </w:r>
      </w:del>
      <w:ins w:id="151" w:author="Jonas" w:date="2011-11-06T23:40:00Z">
        <w:r w:rsidR="00F15363">
          <w:t>w</w:t>
        </w:r>
        <w:r w:rsidR="00F15363">
          <w:t>erden</w:t>
        </w:r>
        <w:r w:rsidR="00F15363">
          <w:t xml:space="preserve"> </w:t>
        </w:r>
      </w:ins>
      <w:r>
        <w:t xml:space="preserve">beide Buttons direkt nebeneinander angeordnet. Der Benutzer agiert hierbei also lediglich in der ersten "Buttonzeile". </w:t>
      </w:r>
    </w:p>
    <w:p w:rsidR="005625A1" w:rsidRDefault="00EF690D" w:rsidP="0029080E">
      <w:r>
        <w:t xml:space="preserve">Des Weiteren </w:t>
      </w:r>
      <w:del w:id="152" w:author="Jonas" w:date="2011-11-06T23:41:00Z">
        <w:r w:rsidDel="00F15363">
          <w:delText xml:space="preserve">wurden </w:delText>
        </w:r>
      </w:del>
      <w:ins w:id="153" w:author="Jonas" w:date="2011-11-06T23:41:00Z">
        <w:r w:rsidR="00F15363">
          <w:t>w</w:t>
        </w:r>
        <w:r w:rsidR="00F15363">
          <w:t>erden</w:t>
        </w:r>
        <w:r w:rsidR="00F15363">
          <w:t xml:space="preserve"> </w:t>
        </w:r>
      </w:ins>
      <w:r>
        <w:t xml:space="preserve">die Buttons "Select All" und "Deselect All" zusammengelegt, da das Programm beim Klick auf den Button "(De-)Select All" selbstständig entscheiden kann, ob es Sinn </w:t>
      </w:r>
      <w:del w:id="154" w:author="Jonas" w:date="2011-11-06T23:41:00Z">
        <w:r w:rsidDel="00F15363">
          <w:delText>macht</w:delText>
        </w:r>
      </w:del>
      <w:ins w:id="155" w:author="Jonas" w:date="2011-11-06T23:41:00Z">
        <w:r w:rsidR="00F15363">
          <w:t>ergibt</w:t>
        </w:r>
      </w:ins>
      <w:r>
        <w:t xml:space="preserve">, alles auszuwählen oder </w:t>
      </w:r>
      <w:ins w:id="156" w:author="Jonas" w:date="2011-11-06T23:41:00Z">
        <w:r w:rsidR="00F15363">
          <w:t xml:space="preserve">ob </w:t>
        </w:r>
      </w:ins>
      <w:r>
        <w:t>die bestehende Auswahl zu entfernen ist.</w:t>
      </w:r>
    </w:p>
    <w:p w:rsidR="00EF690D" w:rsidRDefault="00EF690D" w:rsidP="0029080E">
      <w:pPr>
        <w:pStyle w:val="KeinLeerraum"/>
        <w:jc w:val="center"/>
      </w:pPr>
      <w:commentRangeStart w:id="157"/>
      <w:r>
        <w:rPr>
          <w:noProof/>
        </w:rPr>
        <w:lastRenderedPageBreak/>
        <w:drawing>
          <wp:inline distT="0" distB="0" distL="0" distR="0">
            <wp:extent cx="3171825" cy="3552825"/>
            <wp:effectExtent l="19050" t="0" r="9525"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171825" cy="3552825"/>
                    </a:xfrm>
                    <a:prstGeom prst="rect">
                      <a:avLst/>
                    </a:prstGeom>
                    <a:noFill/>
                    <a:ln w="9525">
                      <a:noFill/>
                      <a:miter lim="800000"/>
                      <a:headEnd/>
                      <a:tailEnd/>
                    </a:ln>
                  </pic:spPr>
                </pic:pic>
              </a:graphicData>
            </a:graphic>
          </wp:inline>
        </w:drawing>
      </w:r>
      <w:commentRangeEnd w:id="157"/>
      <w:r w:rsidR="00F15363">
        <w:rPr>
          <w:rStyle w:val="Kommentarzeichen"/>
        </w:rPr>
        <w:commentReference w:id="157"/>
      </w:r>
    </w:p>
    <w:p w:rsidR="005625A1" w:rsidRDefault="00EF690D" w:rsidP="00EF690D">
      <w:pPr>
        <w:pStyle w:val="Beschriftung"/>
        <w:jc w:val="center"/>
      </w:pPr>
      <w:r>
        <w:t xml:space="preserve">Abbildung </w:t>
      </w:r>
      <w:fldSimple w:instr=" SEQ Abbildung \* ARABIC ">
        <w:r w:rsidR="006844C3">
          <w:rPr>
            <w:noProof/>
          </w:rPr>
          <w:t>6</w:t>
        </w:r>
      </w:fldSimple>
      <w:r>
        <w:t>: Vergleich alte vs. neue MC-Steuerung</w:t>
      </w:r>
    </w:p>
    <w:p w:rsidR="00EF690D" w:rsidRDefault="006B1303" w:rsidP="0029080E">
      <w:r>
        <w:t>I</w:t>
      </w:r>
      <w:r w:rsidR="00EF690D">
        <w:t>m Folgenden werden die Funktionen der Multicast-Steuerung beschrieben:</w:t>
      </w:r>
    </w:p>
    <w:p w:rsidR="00EF690D" w:rsidRDefault="00EF690D" w:rsidP="0029080E"/>
    <w:p w:rsidR="00EF690D" w:rsidRDefault="00EF690D" w:rsidP="0029080E">
      <w:pPr>
        <w:pStyle w:val="Listenabsatz"/>
        <w:numPr>
          <w:ilvl w:val="0"/>
          <w:numId w:val="23"/>
        </w:numPr>
      </w:pPr>
      <w:r>
        <w:t>"(De-)Select All": Markiert oder entfernt die Markierung aller vorhandenen Einträge in der Multicast-Übersicht</w:t>
      </w:r>
    </w:p>
    <w:p w:rsidR="00EF690D" w:rsidRDefault="00EF690D" w:rsidP="0029080E">
      <w:pPr>
        <w:pStyle w:val="Listenabsatz"/>
        <w:numPr>
          <w:ilvl w:val="0"/>
          <w:numId w:val="23"/>
        </w:numPr>
      </w:pPr>
      <w:r>
        <w:t>"Delete": Löscht die ausgewählten Einträge in der Multicast-Übersicht</w:t>
      </w:r>
    </w:p>
    <w:p w:rsidR="00EF690D" w:rsidRDefault="00EF690D" w:rsidP="0029080E">
      <w:pPr>
        <w:pStyle w:val="Listenabsatz"/>
        <w:numPr>
          <w:ilvl w:val="0"/>
          <w:numId w:val="23"/>
        </w:numPr>
      </w:pPr>
      <w:r>
        <w:t>"New": Löscht alle Eingaben aus dem oben genannten Multicast-Konfigurationspanel und hilft dem Ben</w:t>
      </w:r>
      <w:r w:rsidR="006B1303">
        <w:t xml:space="preserve">utzer durch die Verwendung von </w:t>
      </w:r>
      <w:r>
        <w:t>Tooltips bei der Eingabe der neuen Werte</w:t>
      </w:r>
    </w:p>
    <w:p w:rsidR="005625A1" w:rsidRDefault="00EF690D" w:rsidP="0029080E">
      <w:pPr>
        <w:pStyle w:val="Listenabsatz"/>
        <w:numPr>
          <w:ilvl w:val="0"/>
          <w:numId w:val="23"/>
        </w:numPr>
      </w:pPr>
      <w:r>
        <w:t>"Start / Stop": Je nachdem, ob ein ausgewählter Eintrag bereits aktiviert oder deaktiviert ist, wird der Eintrag aktiviert oder deaktiviert. Wird ein Eintrag aktiviert, bedeutet dies, dass der entsprechende Sender / Empfänger gestartet wird.</w:t>
      </w:r>
      <w:r w:rsidR="006B1303">
        <w:t xml:space="preserve"> </w:t>
      </w:r>
      <w:r>
        <w:t>Wird ein Eintrag deaktiv</w:t>
      </w:r>
      <w:r w:rsidR="006B1303">
        <w:t>i</w:t>
      </w:r>
      <w:r>
        <w:t>ert, bedeutet dies, dass beim Sender das Senden deaktiviert wird. Beim Empfänger werden alle markierten und abonnierten Multicasts abbestellt.</w:t>
      </w:r>
    </w:p>
    <w:p w:rsidR="005625A1" w:rsidRDefault="005625A1" w:rsidP="0029080E"/>
    <w:p w:rsidR="005625A1" w:rsidRDefault="006B1303" w:rsidP="0029080E">
      <w:pPr>
        <w:pStyle w:val="berschrift3"/>
        <w:numPr>
          <w:ilvl w:val="2"/>
          <w:numId w:val="3"/>
        </w:numPr>
      </w:pPr>
      <w:bookmarkStart w:id="158" w:name="_Toc308213982"/>
      <w:r>
        <w:t>Multicast Konfiguration</w:t>
      </w:r>
      <w:bookmarkEnd w:id="158"/>
    </w:p>
    <w:p w:rsidR="0029080E" w:rsidRPr="0029080E" w:rsidRDefault="0029080E" w:rsidP="0029080E"/>
    <w:p w:rsidR="006B1303" w:rsidRDefault="006B1303" w:rsidP="0029080E">
      <w:r>
        <w:t>Das Konfigurationspanel wird aus Version 1.0 übernommen. Es wird jedoch erweitert, so dass es auch die Eingabe einer MAC-Adresse bei Bedarf verlangt, da diese für das MMR-Protokoll benötigt wird.</w:t>
      </w:r>
    </w:p>
    <w:p w:rsidR="006B1303" w:rsidRDefault="006B1303" w:rsidP="0029080E"/>
    <w:p w:rsidR="006B1303" w:rsidRPr="006B1303" w:rsidRDefault="006B1303" w:rsidP="0029080E">
      <w:r>
        <w:t>Das Tool prüft bereits bei der Eingabe, ob korrekte Werte in die entsprechenden Felder eingegeben wurden. Sind die Werte korrekt, wird das Feld grün umrandet; andernfalls rot.</w:t>
      </w:r>
    </w:p>
    <w:p w:rsidR="006B1303" w:rsidRDefault="006B1303" w:rsidP="0029080E">
      <w:pPr>
        <w:pStyle w:val="KeinLeerraum"/>
        <w:jc w:val="center"/>
      </w:pPr>
      <w:r>
        <w:rPr>
          <w:noProof/>
        </w:rPr>
        <w:drawing>
          <wp:inline distT="0" distB="0" distL="0" distR="0">
            <wp:extent cx="2828925" cy="3009900"/>
            <wp:effectExtent l="19050" t="0" r="0" b="0"/>
            <wp:docPr id="2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2828925" cy="30099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r w:rsidR="006844C3">
          <w:rPr>
            <w:noProof/>
          </w:rPr>
          <w:t>7</w:t>
        </w:r>
      </w:fldSimple>
      <w:r>
        <w:t>: Multicast Empfänger (Layer-3)</w:t>
      </w:r>
    </w:p>
    <w:p w:rsidR="005625A1" w:rsidRDefault="006B1303" w:rsidP="0029080E">
      <w:r w:rsidRPr="006B1303">
        <w:t>Jedes Textfeld besitzt außerdem n</w:t>
      </w:r>
      <w:r>
        <w:t>och einen eigenen so genannten „</w:t>
      </w:r>
      <w:r w:rsidRPr="006B1303">
        <w:t>Tooltip", der eingeblendet wird, wenn der</w:t>
      </w:r>
      <w:r>
        <w:t xml:space="preserve"> </w:t>
      </w:r>
      <w:r w:rsidRPr="006B1303">
        <w:t>Benutzer länger als eine Sekunde mit dem Mauszeiger über dem entsprechenden Textfeld bleibt. Dieser "Tooltip" liefert Informationen über akzeptierte Eingabewerte.</w:t>
      </w:r>
    </w:p>
    <w:p w:rsidR="005625A1" w:rsidRDefault="005625A1" w:rsidP="0029080E"/>
    <w:p w:rsidR="005625A1" w:rsidRDefault="006B1303" w:rsidP="0029080E">
      <w:pPr>
        <w:pStyle w:val="berschrift3"/>
        <w:numPr>
          <w:ilvl w:val="2"/>
          <w:numId w:val="3"/>
        </w:numPr>
      </w:pPr>
      <w:bookmarkStart w:id="159" w:name="_Toc308213983"/>
      <w:r>
        <w:t>Multicast Auswertung</w:t>
      </w:r>
      <w:bookmarkEnd w:id="159"/>
    </w:p>
    <w:p w:rsidR="0029080E" w:rsidRPr="0029080E" w:rsidRDefault="0029080E" w:rsidP="0029080E"/>
    <w:p w:rsidR="006B1303" w:rsidRPr="006B1303" w:rsidRDefault="006B1303" w:rsidP="0029080E">
      <w:r w:rsidRPr="006B1303">
        <w:t>Die Auswertung der Multicasts wird in zwei verschiedenen Bereichen jeweils beim Sender und Empfänger angezeigt. Die Anzeige der Auswertung kann vollständig und ohne größere Änderungen aus der Version 1.0 übernommen werden.</w:t>
      </w:r>
    </w:p>
    <w:p w:rsidR="006B1303" w:rsidRDefault="006B1303" w:rsidP="0029080E">
      <w:pPr>
        <w:pStyle w:val="KeinLeerraum"/>
        <w:jc w:val="center"/>
      </w:pPr>
      <w:r>
        <w:rPr>
          <w:noProof/>
        </w:rPr>
        <w:drawing>
          <wp:inline distT="0" distB="0" distL="0" distR="0">
            <wp:extent cx="5391150" cy="1143000"/>
            <wp:effectExtent l="19050" t="0" r="0" b="0"/>
            <wp:docPr id="29"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391150" cy="11430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r w:rsidR="006844C3">
          <w:rPr>
            <w:noProof/>
          </w:rPr>
          <w:t>8</w:t>
        </w:r>
      </w:fldSimple>
      <w:r>
        <w:t>: Ansicht des Graphen</w:t>
      </w:r>
    </w:p>
    <w:p w:rsidR="006B1303" w:rsidRDefault="006B1303" w:rsidP="0029080E">
      <w:r>
        <w:lastRenderedPageBreak/>
        <w:t>Der Sinn des Graphen ist es, die gewonnenen Werte optisch aufzubereiten und übersichtlich darzustellen. Dazu wird eine Graphenklasse erstellt, die einen Graphen zeichnet. Die Klasse erweitert die Java Klasse JPanel. Das Panel ist in die grafische Benutzeroberfläche integriert.</w:t>
      </w:r>
    </w:p>
    <w:p w:rsidR="006B1303" w:rsidRDefault="006B1303" w:rsidP="0029080E">
      <w:r>
        <w:t>Für den Graphen wird es keine Scrollleisten geben, der Graph muss also bei jedem Fenster-Resize neu und in der Größe angepasst gezeichnet werden.</w:t>
      </w:r>
    </w:p>
    <w:p w:rsidR="006B1303" w:rsidRDefault="006B1303" w:rsidP="0029080E"/>
    <w:p w:rsidR="005625A1" w:rsidRDefault="006B1303" w:rsidP="00B251A4">
      <w:r>
        <w:t>Folgende Graphen werden implementiert:</w:t>
      </w:r>
    </w:p>
    <w:tbl>
      <w:tblPr>
        <w:tblStyle w:val="HelleSchattierung-Akzent2"/>
        <w:tblW w:w="0" w:type="auto"/>
        <w:tblLook w:val="04A0"/>
      </w:tblPr>
      <w:tblGrid>
        <w:gridCol w:w="1526"/>
        <w:gridCol w:w="2551"/>
        <w:gridCol w:w="5135"/>
      </w:tblGrid>
      <w:tr w:rsidR="006B1303" w:rsidTr="00E86A45">
        <w:trPr>
          <w:cnfStyle w:val="100000000000"/>
        </w:trPr>
        <w:tc>
          <w:tcPr>
            <w:cnfStyle w:val="001000000000"/>
            <w:tcW w:w="1526" w:type="dxa"/>
          </w:tcPr>
          <w:p w:rsidR="006B1303" w:rsidRDefault="006B1303" w:rsidP="00B251A4">
            <w:pPr>
              <w:spacing w:line="276" w:lineRule="auto"/>
            </w:pPr>
            <w:r>
              <w:t>Funktion</w:t>
            </w:r>
          </w:p>
        </w:tc>
        <w:tc>
          <w:tcPr>
            <w:tcW w:w="2551" w:type="dxa"/>
          </w:tcPr>
          <w:p w:rsidR="006B1303" w:rsidRDefault="006B1303" w:rsidP="00B251A4">
            <w:pPr>
              <w:spacing w:line="276" w:lineRule="auto"/>
              <w:cnfStyle w:val="100000000000"/>
            </w:pPr>
            <w:r>
              <w:t>Graph</w:t>
            </w:r>
          </w:p>
        </w:tc>
        <w:tc>
          <w:tcPr>
            <w:tcW w:w="5135" w:type="dxa"/>
          </w:tcPr>
          <w:p w:rsidR="006B1303" w:rsidRDefault="006B1303" w:rsidP="00B251A4">
            <w:pPr>
              <w:spacing w:line="276" w:lineRule="auto"/>
              <w:cnfStyle w:val="100000000000"/>
            </w:pPr>
            <w:r>
              <w:t>Beschreibung</w:t>
            </w:r>
          </w:p>
        </w:tc>
      </w:tr>
      <w:tr w:rsidR="006B1303" w:rsidTr="00E86A45">
        <w:trPr>
          <w:cnfStyle w:val="000000100000"/>
        </w:trPr>
        <w:tc>
          <w:tcPr>
            <w:cnfStyle w:val="001000000000"/>
            <w:tcW w:w="1526" w:type="dxa"/>
          </w:tcPr>
          <w:p w:rsidR="006B1303" w:rsidRDefault="006B1303" w:rsidP="00B251A4">
            <w:pPr>
              <w:spacing w:line="276" w:lineRule="auto"/>
            </w:pPr>
            <w:r>
              <w:t>Sender</w:t>
            </w:r>
          </w:p>
        </w:tc>
        <w:tc>
          <w:tcPr>
            <w:tcW w:w="2551" w:type="dxa"/>
          </w:tcPr>
          <w:p w:rsidR="006B1303" w:rsidRDefault="00E86A45" w:rsidP="00B251A4">
            <w:pPr>
              <w:spacing w:line="276" w:lineRule="auto"/>
              <w:cnfStyle w:val="000000100000"/>
            </w:pPr>
            <w:r>
              <w:t>Total Packet Rate</w:t>
            </w:r>
          </w:p>
        </w:tc>
        <w:tc>
          <w:tcPr>
            <w:tcW w:w="5135" w:type="dxa"/>
          </w:tcPr>
          <w:p w:rsidR="006B1303" w:rsidRDefault="00E86A45" w:rsidP="00B251A4">
            <w:pPr>
              <w:spacing w:line="276" w:lineRule="auto"/>
              <w:cnfStyle w:val="000000100000"/>
            </w:pPr>
            <w:r>
              <w:t>Stellt die Paketrate über Zeit dar</w:t>
            </w:r>
          </w:p>
        </w:tc>
      </w:tr>
      <w:tr w:rsidR="006B1303" w:rsidTr="00E86A45">
        <w:tc>
          <w:tcPr>
            <w:cnfStyle w:val="001000000000"/>
            <w:tcW w:w="1526" w:type="dxa"/>
            <w:vMerge w:val="restart"/>
            <w:vAlign w:val="center"/>
          </w:tcPr>
          <w:p w:rsidR="006B1303" w:rsidRDefault="006B1303" w:rsidP="00B251A4">
            <w:pPr>
              <w:spacing w:line="276" w:lineRule="auto"/>
            </w:pPr>
            <w:r>
              <w:t>Empfänger</w:t>
            </w:r>
          </w:p>
        </w:tc>
        <w:tc>
          <w:tcPr>
            <w:tcW w:w="2551" w:type="dxa"/>
          </w:tcPr>
          <w:p w:rsidR="006B1303" w:rsidRDefault="00E86A45" w:rsidP="00B251A4">
            <w:pPr>
              <w:spacing w:line="276" w:lineRule="auto"/>
              <w:cnfStyle w:val="000000000000"/>
            </w:pPr>
            <w:r>
              <w:t>Jitter</w:t>
            </w:r>
          </w:p>
        </w:tc>
        <w:tc>
          <w:tcPr>
            <w:tcW w:w="5135" w:type="dxa"/>
          </w:tcPr>
          <w:p w:rsidR="006B1303" w:rsidRDefault="00E86A45" w:rsidP="00B251A4">
            <w:pPr>
              <w:spacing w:line="276" w:lineRule="auto"/>
              <w:cnfStyle w:val="000000000000"/>
            </w:pPr>
            <w:r>
              <w:t>Stellt die Jitter-Werte über Zeit dar</w:t>
            </w:r>
          </w:p>
        </w:tc>
      </w:tr>
      <w:tr w:rsidR="006B1303" w:rsidTr="00E86A45">
        <w:trPr>
          <w:cnfStyle w:val="000000100000"/>
        </w:trPr>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100000"/>
            </w:pPr>
            <w:r>
              <w:t>Lost Packets</w:t>
            </w:r>
          </w:p>
        </w:tc>
        <w:tc>
          <w:tcPr>
            <w:tcW w:w="5135" w:type="dxa"/>
          </w:tcPr>
          <w:p w:rsidR="006B1303" w:rsidRDefault="00E86A45" w:rsidP="00B251A4">
            <w:pPr>
              <w:spacing w:line="276" w:lineRule="auto"/>
              <w:cnfStyle w:val="000000100000"/>
            </w:pPr>
            <w:r>
              <w:t>Stellt die verloren gegangenen Pakete über Zeit dar</w:t>
            </w:r>
          </w:p>
        </w:tc>
      </w:tr>
      <w:tr w:rsidR="006B1303" w:rsidTr="00E86A45">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000000"/>
            </w:pPr>
            <w:r>
              <w:t>Measured Packet Rate</w:t>
            </w:r>
          </w:p>
        </w:tc>
        <w:tc>
          <w:tcPr>
            <w:tcW w:w="5135" w:type="dxa"/>
          </w:tcPr>
          <w:p w:rsidR="006B1303" w:rsidRDefault="00E86A45" w:rsidP="00B251A4">
            <w:pPr>
              <w:spacing w:line="276" w:lineRule="auto"/>
              <w:cnfStyle w:val="000000000000"/>
            </w:pPr>
            <w:r>
              <w:t xml:space="preserve">Stellt die </w:t>
            </w:r>
            <w:r w:rsidR="00FE2138">
              <w:t>gemessene Pa</w:t>
            </w:r>
            <w:r>
              <w:t>ket Rate über Zeit dar</w:t>
            </w:r>
          </w:p>
        </w:tc>
      </w:tr>
    </w:tbl>
    <w:p w:rsidR="005625A1" w:rsidRDefault="005625A1" w:rsidP="00B251A4"/>
    <w:p w:rsidR="005625A1" w:rsidRDefault="00FC1EFE" w:rsidP="00B251A4">
      <w:pPr>
        <w:pStyle w:val="berschrift3"/>
        <w:numPr>
          <w:ilvl w:val="2"/>
          <w:numId w:val="3"/>
        </w:numPr>
      </w:pPr>
      <w:bookmarkStart w:id="160" w:name="_Toc308213984"/>
      <w:r>
        <w:t>Multicast-</w:t>
      </w:r>
      <w:r w:rsidR="00FE2138">
        <w:t>Anzeige</w:t>
      </w:r>
      <w:bookmarkEnd w:id="160"/>
    </w:p>
    <w:p w:rsidR="00B251A4" w:rsidRPr="00B251A4" w:rsidRDefault="00B251A4" w:rsidP="00B251A4"/>
    <w:p w:rsidR="005625A1" w:rsidRDefault="00FE2138" w:rsidP="00B251A4">
      <w:r w:rsidRPr="00FE2138">
        <w:t>Die Anzeige der Multicast Empfänger und Sender wird vollständig aus der Version 1.0 übernommen, da sie sich in dieser Form bewährt hat. Die tabellarische Ansicht wird jedoch noch um eine Spalte "</w:t>
      </w:r>
      <w:r>
        <w:t>MAC</w:t>
      </w:r>
      <w:r w:rsidRPr="00FE2138">
        <w:t xml:space="preserve"> Address" erweitert, da die Version 2.0 des Multicastor-To</w:t>
      </w:r>
      <w:r>
        <w:t>ols das MMR</w:t>
      </w:r>
      <w:r w:rsidRPr="00FE2138">
        <w:t>-Protokoll unterstützt.</w:t>
      </w:r>
    </w:p>
    <w:p w:rsidR="00FC1EFE" w:rsidRDefault="00FC1EFE" w:rsidP="00B251A4">
      <w:pPr>
        <w:pStyle w:val="KeinLeerraum"/>
        <w:jc w:val="center"/>
      </w:pPr>
      <w:r>
        <w:rPr>
          <w:noProof/>
        </w:rPr>
        <w:drawing>
          <wp:inline distT="0" distB="0" distL="0" distR="0">
            <wp:extent cx="5760720" cy="1154292"/>
            <wp:effectExtent l="19050" t="0" r="0" b="0"/>
            <wp:docPr id="3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760720" cy="1154292"/>
                    </a:xfrm>
                    <a:prstGeom prst="rect">
                      <a:avLst/>
                    </a:prstGeom>
                    <a:noFill/>
                    <a:ln w="9525">
                      <a:noFill/>
                      <a:miter lim="800000"/>
                      <a:headEnd/>
                      <a:tailEnd/>
                    </a:ln>
                  </pic:spPr>
                </pic:pic>
              </a:graphicData>
            </a:graphic>
          </wp:inline>
        </w:drawing>
      </w:r>
    </w:p>
    <w:p w:rsidR="005625A1" w:rsidRDefault="00FC1EFE" w:rsidP="00B251A4">
      <w:pPr>
        <w:pStyle w:val="Beschriftung"/>
        <w:jc w:val="center"/>
      </w:pPr>
      <w:r>
        <w:t xml:space="preserve">Abbildung </w:t>
      </w:r>
      <w:fldSimple w:instr=" SEQ Abbildung \* ARABIC ">
        <w:r w:rsidR="006844C3">
          <w:rPr>
            <w:noProof/>
          </w:rPr>
          <w:t>9</w:t>
        </w:r>
      </w:fldSimple>
      <w:r>
        <w:t>: Multicast-Anzeige</w:t>
      </w:r>
    </w:p>
    <w:p w:rsidR="00D26B07" w:rsidRDefault="00D26B07" w:rsidP="00B251A4">
      <w:r>
        <w:t>Die Einträge in der Multicast Anzeige können wahlweise direkt über die jeweilige Zeile oder über die Multicast Steuerung angesprochen werden.</w:t>
      </w:r>
    </w:p>
    <w:p w:rsidR="00D26B07" w:rsidRDefault="00D26B07" w:rsidP="00B251A4"/>
    <w:p w:rsidR="00FC1EFE" w:rsidRDefault="00D26B07" w:rsidP="00B251A4">
      <w:r>
        <w:t>Sender und Empfänger können demnach über die Checkbox am Anfang der Zeile gestartet oder gestoppt werden. Ist ein Empfänger oder Sender gestoppt, können die Attribute bearbeitet werden, indem die entsprechende Zeile ausgewählt wird. In der Multicast-Konfiguration können dann die Werte geändert und aktualisiert werden.</w:t>
      </w:r>
    </w:p>
    <w:tbl>
      <w:tblPr>
        <w:tblW w:w="7170" w:type="dxa"/>
        <w:tblCellSpacing w:w="0" w:type="dxa"/>
        <w:tblCellMar>
          <w:top w:w="105" w:type="dxa"/>
          <w:left w:w="105" w:type="dxa"/>
          <w:bottom w:w="105" w:type="dxa"/>
          <w:right w:w="105" w:type="dxa"/>
        </w:tblCellMar>
        <w:tblLook w:val="04A0"/>
      </w:tblPr>
      <w:tblGrid>
        <w:gridCol w:w="3569"/>
        <w:gridCol w:w="3601"/>
      </w:tblGrid>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000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Tabellenspalten Sender</w:t>
            </w:r>
          </w:p>
        </w:tc>
        <w:tc>
          <w:tcPr>
            <w:tcW w:w="3375" w:type="dxa"/>
            <w:tcBorders>
              <w:top w:val="single" w:sz="6" w:space="0" w:color="000000"/>
              <w:left w:val="single" w:sz="6" w:space="0" w:color="000000"/>
              <w:bottom w:val="single" w:sz="6" w:space="0" w:color="000000"/>
              <w:right w:val="single" w:sz="6" w:space="0" w:color="000000"/>
            </w:tcBorders>
            <w:shd w:val="clear" w:color="auto" w:fill="00000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Tabellenspalten Empfänger</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lastRenderedPageBreak/>
              <w:t>State</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State</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ID</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ID</w:t>
            </w:r>
          </w:p>
        </w:tc>
      </w:tr>
      <w:tr w:rsidR="003B1C38" w:rsidRPr="003B1C38" w:rsidTr="003B1C38">
        <w:trPr>
          <w:tblCellSpacing w:w="0" w:type="dxa"/>
        </w:trPr>
        <w:tc>
          <w:tcPr>
            <w:tcW w:w="3345" w:type="dxa"/>
            <w:tcBorders>
              <w:top w:val="nil"/>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M</w:t>
            </w:r>
            <w:r>
              <w:rPr>
                <w:rFonts w:ascii="Times New Roman" w:eastAsia="Times New Roman" w:hAnsi="Times New Roman" w:cs="Times New Roman"/>
                <w:szCs w:val="24"/>
              </w:rPr>
              <w:t>AC</w:t>
            </w:r>
            <w:r w:rsidRPr="003B1C38">
              <w:rPr>
                <w:rFonts w:ascii="Times New Roman" w:eastAsia="Times New Roman" w:hAnsi="Times New Roman" w:cs="Times New Roman"/>
                <w:szCs w:val="24"/>
              </w:rPr>
              <w:t xml:space="preserve"> Address (nur Layer 2)</w:t>
            </w:r>
          </w:p>
        </w:tc>
        <w:tc>
          <w:tcPr>
            <w:tcW w:w="3375" w:type="dxa"/>
            <w:tcBorders>
              <w:top w:val="nil"/>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Pr>
                <w:rFonts w:ascii="Times New Roman" w:eastAsia="Times New Roman" w:hAnsi="Times New Roman" w:cs="Times New Roman"/>
                <w:szCs w:val="24"/>
              </w:rPr>
              <w:t>MAC</w:t>
            </w:r>
            <w:r w:rsidRPr="003B1C38">
              <w:rPr>
                <w:rFonts w:ascii="Times New Roman" w:eastAsia="Times New Roman" w:hAnsi="Times New Roman" w:cs="Times New Roman"/>
                <w:szCs w:val="24"/>
              </w:rPr>
              <w:t xml:space="preserve"> Address (nur Layer 2)</w:t>
            </w:r>
          </w:p>
        </w:tc>
      </w:tr>
      <w:tr w:rsidR="003B1C38" w:rsidRPr="00420B4F"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420B4F" w:rsidRDefault="003B1C38" w:rsidP="00B251A4">
            <w:pPr>
              <w:spacing w:before="100" w:beforeAutospacing="1" w:after="119"/>
              <w:rPr>
                <w:rFonts w:ascii="Times New Roman" w:eastAsia="Times New Roman" w:hAnsi="Times New Roman" w:cs="Times New Roman"/>
                <w:szCs w:val="24"/>
                <w:lang w:val="en-US"/>
              </w:rPr>
            </w:pPr>
            <w:r w:rsidRPr="00420B4F">
              <w:rPr>
                <w:rFonts w:ascii="Times New Roman" w:eastAsia="Times New Roman" w:hAnsi="Times New Roman" w:cs="Times New Roman"/>
                <w:szCs w:val="24"/>
                <w:lang w:val="en-US"/>
              </w:rPr>
              <w:t>Group IP Address (nur Layer 3)</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420B4F" w:rsidRDefault="003B1C38" w:rsidP="00B251A4">
            <w:pPr>
              <w:spacing w:before="100" w:beforeAutospacing="1" w:after="119"/>
              <w:rPr>
                <w:rFonts w:ascii="Times New Roman" w:eastAsia="Times New Roman" w:hAnsi="Times New Roman" w:cs="Times New Roman"/>
                <w:szCs w:val="24"/>
                <w:lang w:val="en-US"/>
              </w:rPr>
            </w:pPr>
            <w:r w:rsidRPr="00420B4F">
              <w:rPr>
                <w:rFonts w:ascii="Times New Roman" w:eastAsia="Times New Roman" w:hAnsi="Times New Roman" w:cs="Times New Roman"/>
                <w:szCs w:val="24"/>
                <w:lang w:val="en-US"/>
              </w:rPr>
              <w:t>Group IP Address (nur Layer 3)</w:t>
            </w:r>
          </w:p>
        </w:tc>
      </w:tr>
      <w:tr w:rsidR="003B1C38" w:rsidRPr="00420B4F"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420B4F" w:rsidRDefault="003B1C38" w:rsidP="00B251A4">
            <w:pPr>
              <w:spacing w:before="100" w:beforeAutospacing="1" w:after="119"/>
              <w:rPr>
                <w:rFonts w:ascii="Times New Roman" w:eastAsia="Times New Roman" w:hAnsi="Times New Roman" w:cs="Times New Roman"/>
                <w:szCs w:val="24"/>
                <w:lang w:val="en-US"/>
              </w:rPr>
            </w:pPr>
            <w:r w:rsidRPr="00420B4F">
              <w:rPr>
                <w:rFonts w:ascii="Times New Roman" w:eastAsia="Times New Roman" w:hAnsi="Times New Roman" w:cs="Times New Roman"/>
                <w:szCs w:val="24"/>
                <w:lang w:val="en-US"/>
              </w:rPr>
              <w:t>Source IP Address (nur Layer 3)</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420B4F" w:rsidRDefault="003B1C38" w:rsidP="00B251A4">
            <w:pPr>
              <w:spacing w:before="100" w:beforeAutospacing="1" w:after="119"/>
              <w:rPr>
                <w:rFonts w:ascii="Times New Roman" w:eastAsia="Times New Roman" w:hAnsi="Times New Roman" w:cs="Times New Roman"/>
                <w:szCs w:val="24"/>
                <w:lang w:val="en-US"/>
              </w:rPr>
            </w:pPr>
            <w:r w:rsidRPr="00420B4F">
              <w:rPr>
                <w:rFonts w:ascii="Times New Roman" w:eastAsia="Times New Roman" w:hAnsi="Times New Roman" w:cs="Times New Roman"/>
                <w:szCs w:val="24"/>
                <w:lang w:val="en-US"/>
              </w:rPr>
              <w:t>Source IP Address (nur Layer 3)</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Port (nur Layer 3)</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Port (nur Layer 3)</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Desired Packet Rate</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Desired Packet Rate</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Measured Packet Rate</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Measured Packet Rate</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Time To Live</w:t>
            </w:r>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Number of Interruptions</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Packet Length (bit)</w:t>
            </w:r>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Average Interruption Time</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Total Packets Sent</w:t>
            </w:r>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RDefault="003B1C38" w:rsidP="00B251A4">
            <w:pPr>
              <w:spacing w:before="100" w:beforeAutospacing="1" w:after="119"/>
              <w:rPr>
                <w:rFonts w:ascii="Times New Roman" w:eastAsia="Times New Roman" w:hAnsi="Times New Roman" w:cs="Times New Roman"/>
                <w:szCs w:val="24"/>
              </w:rPr>
            </w:pPr>
            <w:r w:rsidRPr="003B1C38">
              <w:rPr>
                <w:rFonts w:ascii="Times New Roman" w:eastAsia="Times New Roman" w:hAnsi="Times New Roman" w:cs="Times New Roman"/>
                <w:szCs w:val="24"/>
              </w:rPr>
              <w:t xml:space="preserve">Packet Loss per </w:t>
            </w:r>
            <w:commentRangeStart w:id="161"/>
            <w:r w:rsidRPr="003B1C38">
              <w:rPr>
                <w:rFonts w:ascii="Times New Roman" w:eastAsia="Times New Roman" w:hAnsi="Times New Roman" w:cs="Times New Roman"/>
                <w:szCs w:val="24"/>
              </w:rPr>
              <w:t>Second</w:t>
            </w:r>
            <w:commentRangeEnd w:id="161"/>
            <w:r w:rsidR="00FE7088">
              <w:rPr>
                <w:rStyle w:val="Kommentarzeichen"/>
              </w:rPr>
              <w:commentReference w:id="161"/>
            </w:r>
          </w:p>
        </w:tc>
      </w:tr>
    </w:tbl>
    <w:p w:rsidR="005625A1" w:rsidRDefault="005625A1" w:rsidP="00B251A4"/>
    <w:p w:rsidR="003B1C38" w:rsidRDefault="003B1C38" w:rsidP="00B251A4">
      <w:r>
        <w:t>Wie in der obigen Tabelle zu sehen, sind die Tabellenspalten für Sender und Empfänger sehr ähnlich. Daher wird auch hier ein gemeinsames Tabellenmodell verwendet, welches jeweils für Sender / Receiver und Layer-2 / Layer-3 unterschieden und angepasst wird.</w:t>
      </w:r>
    </w:p>
    <w:p w:rsidR="003B1C38" w:rsidRDefault="003B1C38" w:rsidP="00B251A4"/>
    <w:p w:rsidR="003B1C38" w:rsidRDefault="003B1C38" w:rsidP="00B251A4">
      <w:r>
        <w:t>Die Tabelle bietet die Möglichkeit</w:t>
      </w:r>
      <w:r w:rsidR="00B429D1">
        <w:t>,</w:t>
      </w:r>
      <w:r>
        <w:t xml:space="preserve"> mehrere Einträge zu markieren und zu bearbeiten. Die Einträge k</w:t>
      </w:r>
      <w:r w:rsidR="00B429D1">
        <w:t>önnen auf drei unterschiedliche</w:t>
      </w:r>
      <w:r>
        <w:t xml:space="preserve"> </w:t>
      </w:r>
      <w:r w:rsidR="00B429D1">
        <w:t xml:space="preserve">Weisen </w:t>
      </w:r>
      <w:r>
        <w:t>markiert werden.</w:t>
      </w:r>
    </w:p>
    <w:p w:rsidR="003B1C38" w:rsidRDefault="003B1C38" w:rsidP="00B251A4"/>
    <w:p w:rsidR="003B1C38" w:rsidRDefault="003B1C38" w:rsidP="00B251A4">
      <w:r>
        <w:t>Die einzelne Auswahl eines Senders oder Empfängers erlaubt die Änderung aller Parameter über das Konfigurationspanel.</w:t>
      </w:r>
    </w:p>
    <w:p w:rsidR="003B1C38" w:rsidRDefault="003B1C38" w:rsidP="00B251A4">
      <w:r>
        <w:t>Eine Mehrfachauswahl von Sendern oder Empfängern erlaubt ebenfalls eine Änderung aller Parameter mit Ausnahme der Multicast Adresse, der Source Adresse und des Ports, da diese nicht bei mehreren Sendern gleich sein können.</w:t>
      </w:r>
    </w:p>
    <w:p w:rsidR="003B1C38" w:rsidRDefault="003B1C38" w:rsidP="00B251A4">
      <w:r>
        <w:t>Keine Auswahl führt dazu</w:t>
      </w:r>
      <w:r w:rsidR="000348C4">
        <w:t>,</w:t>
      </w:r>
      <w:r>
        <w:t xml:space="preserve"> dass der User im Konfigurationspanel neue Multicasts hinzufügen kann.</w:t>
      </w:r>
    </w:p>
    <w:p w:rsidR="003B1C38" w:rsidRDefault="003B1C38" w:rsidP="00B251A4"/>
    <w:p w:rsidR="005625A1" w:rsidRDefault="003B1C38" w:rsidP="00B251A4">
      <w:r>
        <w:t>Bei Einfach- und Mehrfachauswahl ist es zudem möglich</w:t>
      </w:r>
      <w:r w:rsidR="000348C4">
        <w:t>,</w:t>
      </w:r>
      <w:r>
        <w:t xml:space="preserve"> die Sender und Empfänger übe</w:t>
      </w:r>
      <w:r w:rsidR="000348C4">
        <w:t>r das Control Panel zu starten, zu</w:t>
      </w:r>
      <w:r>
        <w:t xml:space="preserve"> </w:t>
      </w:r>
      <w:r w:rsidR="000348C4">
        <w:t>s</w:t>
      </w:r>
      <w:r>
        <w:t xml:space="preserve">toppen und zu </w:t>
      </w:r>
      <w:r w:rsidR="000348C4">
        <w:t>l</w:t>
      </w:r>
      <w:r>
        <w:t>öschen.</w:t>
      </w:r>
    </w:p>
    <w:p w:rsidR="005625A1" w:rsidRDefault="005625A1" w:rsidP="00B251A4"/>
    <w:p w:rsidR="005625A1" w:rsidRDefault="005D771E" w:rsidP="00B251A4">
      <w:pPr>
        <w:pStyle w:val="berschrift2"/>
        <w:numPr>
          <w:ilvl w:val="1"/>
          <w:numId w:val="3"/>
        </w:numPr>
      </w:pPr>
      <w:r>
        <w:lastRenderedPageBreak/>
        <w:t xml:space="preserve"> </w:t>
      </w:r>
      <w:bookmarkStart w:id="162" w:name="_Toc308213985"/>
      <w:r>
        <w:t>Änderungen an der Konfiguration</w:t>
      </w:r>
      <w:bookmarkEnd w:id="162"/>
    </w:p>
    <w:p w:rsidR="00B251A4" w:rsidRPr="00B251A4" w:rsidRDefault="00B251A4" w:rsidP="00B251A4"/>
    <w:p w:rsidR="005625A1" w:rsidRDefault="007A43E0" w:rsidP="00B251A4">
      <w:r w:rsidRPr="007A43E0">
        <w:t>Di</w:t>
      </w:r>
      <w:r>
        <w:t>e Konfiguration im MultiCastor</w:t>
      </w:r>
      <w:r w:rsidRPr="007A43E0">
        <w:t>2.0 soll modular</w:t>
      </w:r>
      <w:r>
        <w:t>er</w:t>
      </w:r>
      <w:r w:rsidRPr="007A43E0">
        <w:t xml:space="preserve"> gestaltet werden. Um dies zu erreichen, wird es folgende Konfigurationsdateien geben:</w:t>
      </w:r>
    </w:p>
    <w:p w:rsidR="007A43E0" w:rsidRDefault="007A43E0" w:rsidP="00B251A4">
      <w:pPr>
        <w:pStyle w:val="KeinLeerraum"/>
        <w:jc w:val="center"/>
      </w:pPr>
      <w:r>
        <w:rPr>
          <w:noProof/>
        </w:rPr>
        <w:drawing>
          <wp:inline distT="0" distB="0" distL="0" distR="0">
            <wp:extent cx="3977084" cy="2466975"/>
            <wp:effectExtent l="19050" t="0" r="4366" b="0"/>
            <wp:docPr id="31" name="internal-source-marker_0.3129260078406835" descr="https://lh5.googleusercontent.com/GVtCwvZo9T80dCn8MzvTPJie2IgwiTcnOFqYGnenGowHBUmqjA7KXc-9HjHq3v4ivTn7dzBoXKBODQ_DXFBK2fwd1_NAfnTa-ZO_eXKazaEuhzfQs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29260078406835" descr="https://lh5.googleusercontent.com/GVtCwvZo9T80dCn8MzvTPJie2IgwiTcnOFqYGnenGowHBUmqjA7KXc-9HjHq3v4ivTn7dzBoXKBODQ_DXFBK2fwd1_NAfnTa-ZO_eXKazaEuhzfQszI"/>
                    <pic:cNvPicPr>
                      <a:picLocks noChangeAspect="1" noChangeArrowheads="1"/>
                    </pic:cNvPicPr>
                  </pic:nvPicPr>
                  <pic:blipFill>
                    <a:blip r:embed="rId19" cstate="print"/>
                    <a:srcRect/>
                    <a:stretch>
                      <a:fillRect/>
                    </a:stretch>
                  </pic:blipFill>
                  <pic:spPr bwMode="auto">
                    <a:xfrm>
                      <a:off x="0" y="0"/>
                      <a:ext cx="3978737" cy="2468001"/>
                    </a:xfrm>
                    <a:prstGeom prst="rect">
                      <a:avLst/>
                    </a:prstGeom>
                    <a:noFill/>
                    <a:ln w="9525">
                      <a:noFill/>
                      <a:miter lim="800000"/>
                      <a:headEnd/>
                      <a:tailEnd/>
                    </a:ln>
                  </pic:spPr>
                </pic:pic>
              </a:graphicData>
            </a:graphic>
          </wp:inline>
        </w:drawing>
      </w:r>
    </w:p>
    <w:p w:rsidR="005625A1" w:rsidRDefault="007A43E0" w:rsidP="007A43E0">
      <w:pPr>
        <w:pStyle w:val="Beschriftung"/>
        <w:jc w:val="center"/>
      </w:pPr>
      <w:r>
        <w:t xml:space="preserve">Abbildung </w:t>
      </w:r>
      <w:fldSimple w:instr=" SEQ Abbildung \* ARABIC ">
        <w:r w:rsidR="006844C3">
          <w:rPr>
            <w:noProof/>
          </w:rPr>
          <w:t>10</w:t>
        </w:r>
      </w:fldSimple>
      <w:r>
        <w:t>: verschiedene Konfigurationsdateien</w:t>
      </w:r>
    </w:p>
    <w:p w:rsidR="007A43E0" w:rsidRPr="007A43E0" w:rsidRDefault="007A43E0" w:rsidP="00B251A4"/>
    <w:p w:rsidR="005625A1" w:rsidRDefault="007A43E0" w:rsidP="00B251A4">
      <w:pPr>
        <w:pStyle w:val="berschrift3"/>
        <w:numPr>
          <w:ilvl w:val="2"/>
          <w:numId w:val="3"/>
        </w:numPr>
      </w:pPr>
      <w:bookmarkStart w:id="163" w:name="_Toc308213986"/>
      <w:r>
        <w:t>Programmkonfiguration</w:t>
      </w:r>
      <w:bookmarkEnd w:id="163"/>
    </w:p>
    <w:p w:rsidR="00B251A4" w:rsidRPr="00B251A4" w:rsidRDefault="00B251A4" w:rsidP="00B251A4"/>
    <w:p w:rsidR="007A43E0" w:rsidRPr="007A43E0" w:rsidRDefault="007A43E0" w:rsidP="00B251A4">
      <w:r w:rsidRPr="007A43E0">
        <w:t>Die Programm</w:t>
      </w:r>
      <w:r>
        <w:t>konfiguration wird in einer XML</w:t>
      </w:r>
      <w:r>
        <w:rPr>
          <w:rStyle w:val="Funotenzeichen"/>
        </w:rPr>
        <w:footnoteReference w:id="4"/>
      </w:r>
      <w:r w:rsidRPr="007A43E0">
        <w:t>-Datei gespeichert. Sie umfasst folgende Punkte:</w:t>
      </w:r>
    </w:p>
    <w:p w:rsidR="007A43E0" w:rsidRDefault="007A43E0" w:rsidP="00B251A4">
      <w:pPr>
        <w:numPr>
          <w:ilvl w:val="0"/>
          <w:numId w:val="24"/>
        </w:numPr>
      </w:pPr>
      <w:r w:rsidRPr="007A43E0">
        <w:t>ausgewählte Sprache [en / de / ...]</w:t>
      </w:r>
    </w:p>
    <w:p w:rsidR="007A43E0" w:rsidRPr="007A43E0" w:rsidRDefault="007A43E0" w:rsidP="00B251A4">
      <w:pPr>
        <w:numPr>
          <w:ilvl w:val="0"/>
          <w:numId w:val="24"/>
        </w:numPr>
      </w:pPr>
      <w:r w:rsidRPr="007A43E0">
        <w:t>automatisches Speichern [an / aus]</w:t>
      </w:r>
    </w:p>
    <w:p w:rsidR="007A43E0" w:rsidRPr="007A43E0" w:rsidRDefault="007A43E0" w:rsidP="00B251A4">
      <w:pPr>
        <w:numPr>
          <w:ilvl w:val="0"/>
          <w:numId w:val="24"/>
        </w:numPr>
      </w:pPr>
      <w:r w:rsidRPr="007A43E0">
        <w:t>ausgewähltes Userlevel [Beginner / Expert]</w:t>
      </w:r>
    </w:p>
    <w:p w:rsidR="007A43E0" w:rsidRPr="007A43E0" w:rsidRDefault="007A43E0" w:rsidP="00B251A4">
      <w:pPr>
        <w:numPr>
          <w:ilvl w:val="0"/>
          <w:numId w:val="24"/>
        </w:numPr>
      </w:pPr>
      <w:r w:rsidRPr="007A43E0">
        <w:t>Fensternamen [Multicastor / eigene Eingabe]</w:t>
      </w:r>
    </w:p>
    <w:p w:rsidR="007A43E0" w:rsidRPr="007A43E0" w:rsidRDefault="007A43E0" w:rsidP="00B251A4">
      <w:pPr>
        <w:numPr>
          <w:ilvl w:val="0"/>
          <w:numId w:val="24"/>
        </w:numPr>
      </w:pPr>
      <w:r w:rsidRPr="007A43E0">
        <w:t>standartmäßig aktiver Tab [L2 Sender / L2 Rece</w:t>
      </w:r>
      <w:r>
        <w:t>i</w:t>
      </w:r>
      <w:r w:rsidRPr="007A43E0">
        <w:t>ver / L3 Sender / L3 Rece</w:t>
      </w:r>
      <w:r>
        <w:t>i</w:t>
      </w:r>
      <w:r w:rsidRPr="007A43E0">
        <w:t>ver]</w:t>
      </w:r>
    </w:p>
    <w:p w:rsidR="007A43E0" w:rsidRPr="007A43E0" w:rsidRDefault="007A43E0" w:rsidP="00B251A4">
      <w:pPr>
        <w:numPr>
          <w:ilvl w:val="0"/>
          <w:numId w:val="24"/>
        </w:numPr>
      </w:pPr>
      <w:r w:rsidRPr="007A43E0">
        <w:t>Standartwerte für das Hinzu</w:t>
      </w:r>
      <w:r>
        <w:t>fügen eines neuen Senders / Rec</w:t>
      </w:r>
      <w:r w:rsidRPr="007A43E0">
        <w:t>e</w:t>
      </w:r>
      <w:r>
        <w:t>i</w:t>
      </w:r>
      <w:r w:rsidRPr="007A43E0">
        <w:t>vers</w:t>
      </w:r>
    </w:p>
    <w:p w:rsidR="007A43E0" w:rsidRPr="007A43E0" w:rsidRDefault="007A43E0" w:rsidP="00B251A4">
      <w:pPr>
        <w:numPr>
          <w:ilvl w:val="1"/>
          <w:numId w:val="24"/>
        </w:numPr>
      </w:pPr>
      <w:r w:rsidRPr="007A43E0">
        <w:t>L2 Sender Standartwerte</w:t>
      </w:r>
    </w:p>
    <w:p w:rsidR="007A43E0" w:rsidRPr="007A43E0" w:rsidRDefault="007A43E0" w:rsidP="00B251A4">
      <w:pPr>
        <w:numPr>
          <w:ilvl w:val="1"/>
          <w:numId w:val="24"/>
        </w:numPr>
      </w:pPr>
      <w:r>
        <w:t>L2 Rec</w:t>
      </w:r>
      <w:r w:rsidRPr="007A43E0">
        <w:t>e</w:t>
      </w:r>
      <w:r>
        <w:t>i</w:t>
      </w:r>
      <w:r w:rsidRPr="007A43E0">
        <w:t>ver Standartwerte</w:t>
      </w:r>
    </w:p>
    <w:p w:rsidR="007A43E0" w:rsidRPr="007A43E0" w:rsidRDefault="007A43E0" w:rsidP="00B251A4">
      <w:pPr>
        <w:numPr>
          <w:ilvl w:val="1"/>
          <w:numId w:val="24"/>
        </w:numPr>
      </w:pPr>
      <w:r w:rsidRPr="007A43E0">
        <w:t>L3 Sender Standartwerte</w:t>
      </w:r>
    </w:p>
    <w:p w:rsidR="007A43E0" w:rsidRPr="007A43E0" w:rsidRDefault="007A43E0" w:rsidP="00B251A4">
      <w:pPr>
        <w:numPr>
          <w:ilvl w:val="1"/>
          <w:numId w:val="24"/>
        </w:numPr>
      </w:pPr>
      <w:r>
        <w:lastRenderedPageBreak/>
        <w:t>L3 Rec</w:t>
      </w:r>
      <w:r w:rsidRPr="007A43E0">
        <w:t>e</w:t>
      </w:r>
      <w:r>
        <w:t>i</w:t>
      </w:r>
      <w:r w:rsidRPr="007A43E0">
        <w:t>ver Standartwerte</w:t>
      </w:r>
    </w:p>
    <w:p w:rsidR="007A43E0" w:rsidRPr="007A43E0" w:rsidRDefault="007A43E0" w:rsidP="00B251A4">
      <w:pPr>
        <w:numPr>
          <w:ilvl w:val="0"/>
          <w:numId w:val="24"/>
        </w:numPr>
      </w:pPr>
      <w:r w:rsidRPr="007A43E0">
        <w:t>Reihenfolge der Spalten</w:t>
      </w:r>
    </w:p>
    <w:p w:rsidR="005625A1" w:rsidRDefault="005625A1" w:rsidP="00B251A4"/>
    <w:p w:rsidR="007A43E0" w:rsidRDefault="007A43E0" w:rsidP="00B251A4">
      <w:pPr>
        <w:pStyle w:val="berschrift3"/>
        <w:numPr>
          <w:ilvl w:val="2"/>
          <w:numId w:val="3"/>
        </w:numPr>
      </w:pPr>
      <w:bookmarkStart w:id="164" w:name="_Toc308213987"/>
      <w:r>
        <w:t>Userkonfiguration</w:t>
      </w:r>
      <w:bookmarkEnd w:id="164"/>
    </w:p>
    <w:p w:rsidR="00B251A4" w:rsidRPr="00B251A4" w:rsidRDefault="00B251A4" w:rsidP="00B251A4"/>
    <w:p w:rsidR="007A43E0" w:rsidRPr="007A43E0" w:rsidRDefault="007A43E0" w:rsidP="00B251A4">
      <w:r w:rsidRPr="007A43E0">
        <w:t>Auch Userkonfigurationen werden in XML-Dateien gespeichert.</w:t>
      </w:r>
      <w:del w:id="165" w:author="Jonas" w:date="2011-11-06T23:45:00Z">
        <w:r w:rsidRPr="007A43E0" w:rsidDel="00DE33E5">
          <w:delText xml:space="preserve"> </w:delText>
        </w:r>
        <w:r w:rsidRPr="007A43E0" w:rsidDel="00DE33E5">
          <w:br/>
        </w:r>
      </w:del>
      <w:ins w:id="166" w:author="Jonas" w:date="2011-11-06T23:45:00Z">
        <w:r w:rsidR="00DE33E5">
          <w:t xml:space="preserve"> </w:t>
        </w:r>
      </w:ins>
      <w:r w:rsidRPr="007A43E0">
        <w:t>Diese umfassen folgende Punkte:</w:t>
      </w:r>
    </w:p>
    <w:p w:rsidR="007A43E0" w:rsidRPr="007A43E0" w:rsidRDefault="007A43E0" w:rsidP="00B251A4">
      <w:pPr>
        <w:numPr>
          <w:ilvl w:val="0"/>
          <w:numId w:val="25"/>
        </w:numPr>
      </w:pPr>
      <w:r w:rsidRPr="007A43E0">
        <w:t>L2 Sender</w:t>
      </w:r>
    </w:p>
    <w:p w:rsidR="007A43E0" w:rsidRPr="007A43E0" w:rsidRDefault="007A43E0" w:rsidP="00B251A4">
      <w:pPr>
        <w:numPr>
          <w:ilvl w:val="1"/>
          <w:numId w:val="25"/>
        </w:numPr>
      </w:pPr>
      <w:r w:rsidRPr="007A43E0">
        <w:t>Multicast-MAC-Adresse</w:t>
      </w:r>
    </w:p>
    <w:p w:rsidR="007A43E0" w:rsidRDefault="00A70637" w:rsidP="00B251A4">
      <w:pPr>
        <w:numPr>
          <w:ilvl w:val="1"/>
          <w:numId w:val="25"/>
        </w:numPr>
      </w:pPr>
      <w:r>
        <w:t>Netzwerkinterface</w:t>
      </w:r>
    </w:p>
    <w:p w:rsidR="00A70637" w:rsidRDefault="00A70637" w:rsidP="00B251A4">
      <w:pPr>
        <w:numPr>
          <w:ilvl w:val="1"/>
          <w:numId w:val="25"/>
        </w:numPr>
      </w:pPr>
      <w:r>
        <w:t>Paketlänge</w:t>
      </w:r>
    </w:p>
    <w:p w:rsidR="00A70637" w:rsidRPr="007A43E0" w:rsidRDefault="00A70637" w:rsidP="00B251A4">
      <w:pPr>
        <w:numPr>
          <w:ilvl w:val="1"/>
          <w:numId w:val="25"/>
        </w:numPr>
      </w:pPr>
      <w:r>
        <w:t>gewünschte Datenrate</w:t>
      </w:r>
    </w:p>
    <w:p w:rsidR="007A43E0" w:rsidRPr="007A43E0" w:rsidRDefault="007A43E0" w:rsidP="00B251A4">
      <w:pPr>
        <w:numPr>
          <w:ilvl w:val="0"/>
          <w:numId w:val="25"/>
        </w:numPr>
      </w:pPr>
      <w:r>
        <w:t>L2 Rec</w:t>
      </w:r>
      <w:r w:rsidRPr="007A43E0">
        <w:t>e</w:t>
      </w:r>
      <w:r>
        <w:t>i</w:t>
      </w:r>
      <w:r w:rsidRPr="007A43E0">
        <w:t>ver</w:t>
      </w:r>
    </w:p>
    <w:p w:rsidR="007A43E0" w:rsidRDefault="007A43E0" w:rsidP="00B251A4">
      <w:pPr>
        <w:numPr>
          <w:ilvl w:val="1"/>
          <w:numId w:val="25"/>
        </w:numPr>
      </w:pPr>
      <w:r w:rsidRPr="007A43E0">
        <w:t>Multicast-MAC-Adresse</w:t>
      </w:r>
    </w:p>
    <w:p w:rsidR="006201E4" w:rsidRPr="007A43E0" w:rsidRDefault="006201E4" w:rsidP="00B251A4">
      <w:pPr>
        <w:numPr>
          <w:ilvl w:val="1"/>
          <w:numId w:val="25"/>
        </w:numPr>
      </w:pPr>
      <w:r>
        <w:t>Netzwerkinterface</w:t>
      </w:r>
    </w:p>
    <w:p w:rsidR="007A43E0" w:rsidRPr="007A43E0" w:rsidRDefault="007A43E0" w:rsidP="00B251A4">
      <w:pPr>
        <w:numPr>
          <w:ilvl w:val="0"/>
          <w:numId w:val="25"/>
        </w:numPr>
      </w:pPr>
      <w:r w:rsidRPr="007A43E0">
        <w:t>L3 Sender</w:t>
      </w:r>
    </w:p>
    <w:p w:rsidR="007A43E0" w:rsidRPr="007A43E0" w:rsidRDefault="009A49EF" w:rsidP="00B251A4">
      <w:pPr>
        <w:numPr>
          <w:ilvl w:val="1"/>
          <w:numId w:val="25"/>
        </w:numPr>
      </w:pPr>
      <w:r>
        <w:t>Multic</w:t>
      </w:r>
      <w:r w:rsidR="007A43E0" w:rsidRPr="007A43E0">
        <w:t>ast</w:t>
      </w:r>
      <w:r>
        <w:t>-IP</w:t>
      </w:r>
      <w:r w:rsidR="007A43E0" w:rsidRPr="007A43E0">
        <w:t>-Adresse</w:t>
      </w:r>
    </w:p>
    <w:p w:rsidR="007A43E0" w:rsidRPr="007A43E0" w:rsidRDefault="007A43E0" w:rsidP="00B251A4">
      <w:pPr>
        <w:numPr>
          <w:ilvl w:val="1"/>
          <w:numId w:val="25"/>
        </w:numPr>
      </w:pPr>
      <w:r w:rsidRPr="007A43E0">
        <w:t>Netzwerkinterface</w:t>
      </w:r>
    </w:p>
    <w:p w:rsidR="007A43E0" w:rsidRPr="007A43E0" w:rsidRDefault="007A43E0" w:rsidP="00B251A4">
      <w:pPr>
        <w:numPr>
          <w:ilvl w:val="1"/>
          <w:numId w:val="25"/>
        </w:numPr>
      </w:pPr>
      <w:r w:rsidRPr="007A43E0">
        <w:t>Port</w:t>
      </w:r>
    </w:p>
    <w:p w:rsidR="007A43E0" w:rsidRPr="007A43E0" w:rsidRDefault="007A43E0" w:rsidP="00B251A4">
      <w:pPr>
        <w:numPr>
          <w:ilvl w:val="1"/>
          <w:numId w:val="25"/>
        </w:numPr>
      </w:pPr>
      <w:r w:rsidRPr="007A43E0">
        <w:t>Paketlänge</w:t>
      </w:r>
    </w:p>
    <w:p w:rsidR="007A43E0" w:rsidRPr="007A43E0" w:rsidRDefault="007A43E0" w:rsidP="00B251A4">
      <w:pPr>
        <w:numPr>
          <w:ilvl w:val="1"/>
          <w:numId w:val="25"/>
        </w:numPr>
      </w:pPr>
      <w:r w:rsidRPr="007A43E0">
        <w:t>TTL</w:t>
      </w:r>
      <w:r w:rsidR="009A49EF">
        <w:rPr>
          <w:rStyle w:val="Funotenzeichen"/>
        </w:rPr>
        <w:footnoteReference w:id="5"/>
      </w:r>
    </w:p>
    <w:p w:rsidR="007A43E0" w:rsidRPr="007A43E0" w:rsidRDefault="007A43E0" w:rsidP="00B251A4">
      <w:pPr>
        <w:numPr>
          <w:ilvl w:val="1"/>
          <w:numId w:val="25"/>
        </w:numPr>
      </w:pPr>
      <w:r w:rsidRPr="007A43E0">
        <w:t>gewünschte Datenrate</w:t>
      </w:r>
    </w:p>
    <w:p w:rsidR="007A43E0" w:rsidRPr="007A43E0" w:rsidRDefault="007A43E0" w:rsidP="00B251A4">
      <w:pPr>
        <w:numPr>
          <w:ilvl w:val="0"/>
          <w:numId w:val="25"/>
        </w:numPr>
      </w:pPr>
      <w:r w:rsidRPr="007A43E0">
        <w:t>L3 Rece</w:t>
      </w:r>
      <w:r w:rsidR="009A49EF">
        <w:t>i</w:t>
      </w:r>
      <w:r w:rsidRPr="007A43E0">
        <w:t>ver</w:t>
      </w:r>
    </w:p>
    <w:p w:rsidR="007A43E0" w:rsidRPr="007A43E0" w:rsidRDefault="007A43E0" w:rsidP="00B251A4">
      <w:pPr>
        <w:numPr>
          <w:ilvl w:val="1"/>
          <w:numId w:val="25"/>
        </w:numPr>
      </w:pPr>
      <w:r w:rsidRPr="007A43E0">
        <w:t>Multicast</w:t>
      </w:r>
      <w:r w:rsidR="009A49EF">
        <w:t>-IP</w:t>
      </w:r>
      <w:r w:rsidRPr="007A43E0">
        <w:t>-Adresse</w:t>
      </w:r>
    </w:p>
    <w:p w:rsidR="007A43E0" w:rsidRPr="007A43E0" w:rsidRDefault="007A43E0" w:rsidP="00B251A4">
      <w:pPr>
        <w:numPr>
          <w:ilvl w:val="1"/>
          <w:numId w:val="25"/>
        </w:numPr>
      </w:pPr>
      <w:r w:rsidRPr="007A43E0">
        <w:t>Port</w:t>
      </w:r>
    </w:p>
    <w:p w:rsidR="007A43E0" w:rsidRPr="007A43E0" w:rsidRDefault="007A43E0" w:rsidP="00B251A4">
      <w:pPr>
        <w:numPr>
          <w:ilvl w:val="0"/>
          <w:numId w:val="25"/>
        </w:numPr>
      </w:pPr>
      <w:r w:rsidRPr="007A43E0">
        <w:lastRenderedPageBreak/>
        <w:t>PC-Kennung und Speicherzeitpunkt</w:t>
      </w:r>
    </w:p>
    <w:p w:rsidR="007A43E0" w:rsidRDefault="007A43E0" w:rsidP="00B251A4"/>
    <w:p w:rsidR="00D073B6" w:rsidRDefault="007A43E0" w:rsidP="00B251A4">
      <w:r w:rsidRPr="007A43E0">
        <w:t>Es soll ein inkrementelles</w:t>
      </w:r>
      <w:ins w:id="167" w:author="Jonas" w:date="2011-11-06T23:46:00Z">
        <w:r w:rsidR="00DE33E5">
          <w:t xml:space="preserve"> und partielles</w:t>
        </w:r>
      </w:ins>
      <w:r w:rsidRPr="007A43E0">
        <w:t xml:space="preserve"> Laden sowie </w:t>
      </w:r>
      <w:ins w:id="168" w:author="Jonas" w:date="2011-11-06T23:46:00Z">
        <w:r w:rsidR="00DE33E5">
          <w:t xml:space="preserve">ein partielles </w:t>
        </w:r>
      </w:ins>
      <w:r w:rsidRPr="007A43E0">
        <w:t>Speichern ermöglicht werden.</w:t>
      </w:r>
    </w:p>
    <w:p w:rsidR="00D073B6" w:rsidRDefault="007A43E0" w:rsidP="00B251A4">
      <w:r w:rsidRPr="007A43E0">
        <w:t xml:space="preserve">Beim Laden bedeutet dies, dass der Nutzer entweder eine ganze Konfigurationsdatei laden, oder aber auch nur Teile der Datei auswählen kann. </w:t>
      </w:r>
      <w:r w:rsidR="00D073B6">
        <w:t>Des Weiteren</w:t>
      </w:r>
      <w:r w:rsidRPr="007A43E0">
        <w:t xml:space="preserve"> kann er inkrementell aus mehreren Dateien hintereinander laden, ohne das</w:t>
      </w:r>
      <w:r w:rsidR="00D073B6">
        <w:t>s</w:t>
      </w:r>
      <w:r w:rsidRPr="007A43E0">
        <w:t xml:space="preserve"> vorher geladene Konfigurationen verloren gehen.</w:t>
      </w:r>
    </w:p>
    <w:p w:rsidR="007A43E0" w:rsidRDefault="007A43E0" w:rsidP="00B251A4">
      <w:r w:rsidRPr="007A43E0">
        <w:t xml:space="preserve">Ebenso kann </w:t>
      </w:r>
      <w:r w:rsidR="00D073B6">
        <w:t>der Nutzer</w:t>
      </w:r>
      <w:r w:rsidRPr="007A43E0">
        <w:t xml:space="preserve"> beim Speichern die komplette Konfiguration speichern, oder aber auch nur Teile. </w:t>
      </w:r>
      <w:commentRangeStart w:id="169"/>
      <w:r w:rsidRPr="007A43E0">
        <w:t>Des Weiteren hat der Nutzer die Möglichkeit bestimmte Konfigurationen in eine schon bestehende Konfigurationsdatei hinein</w:t>
      </w:r>
      <w:r w:rsidR="0001269D">
        <w:t>z</w:t>
      </w:r>
      <w:r w:rsidRPr="007A43E0">
        <w:t>uspeichern.</w:t>
      </w:r>
      <w:commentRangeEnd w:id="169"/>
      <w:r w:rsidR="00DE33E5">
        <w:rPr>
          <w:rStyle w:val="Kommentarzeichen"/>
        </w:rPr>
        <w:commentReference w:id="169"/>
      </w:r>
    </w:p>
    <w:p w:rsidR="006D43CE" w:rsidRDefault="006D43CE" w:rsidP="00B251A4"/>
    <w:p w:rsidR="006D43CE" w:rsidRDefault="006D43CE" w:rsidP="00B251A4">
      <w:pPr>
        <w:pStyle w:val="berschrift3"/>
        <w:numPr>
          <w:ilvl w:val="2"/>
          <w:numId w:val="3"/>
        </w:numPr>
      </w:pPr>
      <w:bookmarkStart w:id="170" w:name="_Toc308213988"/>
      <w:r>
        <w:t>Sprachkonfigurationsdateien</w:t>
      </w:r>
      <w:bookmarkEnd w:id="170"/>
    </w:p>
    <w:p w:rsidR="00B251A4" w:rsidRPr="00B251A4" w:rsidRDefault="00B251A4" w:rsidP="00B251A4"/>
    <w:p w:rsidR="006D43CE" w:rsidRDefault="006D43CE" w:rsidP="00B251A4">
      <w:r>
        <w:t>Es wird für jede Sprache jeweils eine Sprachdatei geben. Es werden eine englische und eine deutsche Sprachdatei zu Verfügung gestellt. Der Nutzer hat die Möglichkeit, weitere Sprachdateien zu erstellen und im MultiCastor zu laden.</w:t>
      </w:r>
    </w:p>
    <w:p w:rsidR="006D43CE" w:rsidRDefault="006D43CE" w:rsidP="00B251A4">
      <w:r>
        <w:t>Wenn eine neue Sprache eingestellt wird, wird eine Warnung ausgegeben, wenn gerade ein Multicast-Strom aktiv ist, denn um die Sprache zu ändern, muss der Multicastor neugestartet werden.</w:t>
      </w:r>
    </w:p>
    <w:p w:rsidR="006D43CE" w:rsidRDefault="006D43CE" w:rsidP="00B251A4"/>
    <w:p w:rsidR="006D43CE" w:rsidRDefault="006D43CE" w:rsidP="00B251A4">
      <w:r>
        <w:t>Wie eine Sprachdatei zu erstellen ist, ist dem</w:t>
      </w:r>
      <w:r w:rsidR="00E751AB">
        <w:t xml:space="preserve"> </w:t>
      </w:r>
      <w:del w:id="171" w:author="Jonas" w:date="2011-11-06T23:47:00Z">
        <w:r w:rsidR="00E751AB" w:rsidDel="00DE33E5">
          <w:delText>-</w:delText>
        </w:r>
        <w:r w:rsidDel="00DE33E5">
          <w:delText xml:space="preserve"> im Multicastor integrierten</w:delText>
        </w:r>
        <w:r w:rsidR="00E751AB" w:rsidDel="00DE33E5">
          <w:delText xml:space="preserve"> -</w:delText>
        </w:r>
      </w:del>
      <w:ins w:id="172" w:author="Jonas" w:date="2011-11-06T23:47:00Z">
        <w:r w:rsidR="00DE33E5">
          <w:t>mitgelieferten</w:t>
        </w:r>
      </w:ins>
      <w:r>
        <w:t xml:space="preserve"> Manual zu entnehmen.</w:t>
      </w:r>
    </w:p>
    <w:p w:rsidR="00B31547" w:rsidRDefault="00B31547" w:rsidP="00B251A4"/>
    <w:p w:rsidR="00B31547" w:rsidRDefault="00B31547" w:rsidP="00B251A4">
      <w:pPr>
        <w:pStyle w:val="berschrift3"/>
        <w:numPr>
          <w:ilvl w:val="2"/>
          <w:numId w:val="3"/>
        </w:numPr>
      </w:pPr>
      <w:bookmarkStart w:id="173" w:name="_Toc308213989"/>
      <w:r>
        <w:t>Manual-PDF</w:t>
      </w:r>
      <w:bookmarkEnd w:id="173"/>
    </w:p>
    <w:p w:rsidR="00B251A4" w:rsidRPr="00B251A4" w:rsidRDefault="00B251A4" w:rsidP="00B251A4"/>
    <w:p w:rsidR="00B31547" w:rsidRDefault="00B31547" w:rsidP="00B251A4">
      <w:r>
        <w:t>Die Beschreibung, sowie die Konfiguration des MultiCastors ist dem Manual-PDF zu entnehmen, welches direkt aus dem MultiCastor (unter Info-&gt;Help) geöffnet werden kann.</w:t>
      </w:r>
    </w:p>
    <w:p w:rsidR="00B31547" w:rsidRPr="00B31547" w:rsidRDefault="00B31547" w:rsidP="00B251A4">
      <w:r>
        <w:t>Hinsichtlich der Multilingualität wird das Manual von uns in englischer und deutscher Ausführung zur Verfügung gestellt. Der MultiCastor öffnet anhand der eingestellten Sprache das entsprechende PDF. Wenn eine Sprache eingestellt ist, zu der es kein Manual gibt, wird das englische Manual angezeigt.</w:t>
      </w:r>
    </w:p>
    <w:p w:rsidR="005625A1" w:rsidRDefault="005625A1" w:rsidP="00B251A4"/>
    <w:p w:rsidR="005625A1" w:rsidRDefault="00291858" w:rsidP="00E01B92">
      <w:pPr>
        <w:pStyle w:val="berschrift1"/>
        <w:numPr>
          <w:ilvl w:val="0"/>
          <w:numId w:val="3"/>
        </w:numPr>
      </w:pPr>
      <w:bookmarkStart w:id="174" w:name="_Toc308213990"/>
      <w:r>
        <w:t>Integration eines neuen Protokolls – MMRP</w:t>
      </w:r>
      <w:bookmarkEnd w:id="174"/>
    </w:p>
    <w:p w:rsidR="00E01B92" w:rsidRPr="00E01B92" w:rsidRDefault="00E01B92" w:rsidP="00E01B92"/>
    <w:p w:rsidR="00291858" w:rsidRDefault="00291858" w:rsidP="00E01B92">
      <w:r w:rsidRPr="00291858">
        <w:t xml:space="preserve">In </w:t>
      </w:r>
      <w:r>
        <w:t>diesem Abschnitt wird das MMR-</w:t>
      </w:r>
      <w:r w:rsidRPr="00291858">
        <w:t>Protokoll darg</w:t>
      </w:r>
      <w:r>
        <w:t>e</w:t>
      </w:r>
      <w:r w:rsidRPr="00291858">
        <w:t>stellt. E</w:t>
      </w:r>
      <w:r>
        <w:t>s wird erklärt, welche Aufgaben</w:t>
      </w:r>
      <w:r w:rsidRPr="00291858">
        <w:t xml:space="preserve"> das Protokoll zu erledigen hat, wie die Kommunikation abläuft, wie die einzelnen Switche</w:t>
      </w:r>
      <w:r>
        <w:t>s</w:t>
      </w:r>
      <w:r w:rsidRPr="00291858">
        <w:t xml:space="preserve"> aufgebaut werden müssen, um MMRP zu unterstützen und </w:t>
      </w:r>
      <w:r>
        <w:t>wie</w:t>
      </w:r>
      <w:r w:rsidRPr="00291858">
        <w:t xml:space="preserve"> der Aufbau der Zu</w:t>
      </w:r>
      <w:r>
        <w:t>standsautomaten und des MMRP-Pa</w:t>
      </w:r>
      <w:r w:rsidRPr="00291858">
        <w:t xml:space="preserve">ketes </w:t>
      </w:r>
      <w:r>
        <w:t>aussieht</w:t>
      </w:r>
      <w:r w:rsidRPr="00291858">
        <w:t>.</w:t>
      </w:r>
    </w:p>
    <w:p w:rsidR="00291858" w:rsidRDefault="00291858" w:rsidP="00E01B92"/>
    <w:p w:rsidR="00291858" w:rsidRDefault="00291858" w:rsidP="00291858">
      <w:pPr>
        <w:pStyle w:val="berschrift2"/>
        <w:numPr>
          <w:ilvl w:val="1"/>
          <w:numId w:val="3"/>
        </w:numPr>
      </w:pPr>
      <w:r>
        <w:t xml:space="preserve"> </w:t>
      </w:r>
      <w:bookmarkStart w:id="175" w:name="_Toc308213991"/>
      <w:r>
        <w:t>Einführung in das Multiple MAC Registration Protokolls</w:t>
      </w:r>
      <w:bookmarkEnd w:id="175"/>
    </w:p>
    <w:p w:rsidR="00E01B92" w:rsidRPr="00E01B92" w:rsidRDefault="00E01B92" w:rsidP="00E01B92"/>
    <w:p w:rsidR="005625A1" w:rsidRDefault="00291858" w:rsidP="00BC1773">
      <w:r>
        <w:t>Mit Hilfe des MMR-</w:t>
      </w:r>
      <w:r w:rsidRPr="00291858">
        <w:t>Protokolls sollen die Switche im Netzwerk selbstständig Multicast betreibe</w:t>
      </w:r>
      <w:r>
        <w:t>n. Da Switche nur auf der Layer-</w:t>
      </w:r>
      <w:r w:rsidRPr="00291858">
        <w:t>2</w:t>
      </w:r>
      <w:r>
        <w:t>-</w:t>
      </w:r>
      <w:r w:rsidRPr="00291858">
        <w:t>Ebene kommunizieren können, muss das Protokoll auch dort anknüpfen. Die folgenden Absätze werden darstellen, welche Aufgabe MMRP bewältigen muss, um Multicast zu betreiben.</w:t>
      </w:r>
    </w:p>
    <w:p w:rsidR="00291858" w:rsidRDefault="00291858" w:rsidP="00BC1773"/>
    <w:p w:rsidR="00291858" w:rsidRDefault="00291858" w:rsidP="00291858">
      <w:pPr>
        <w:pStyle w:val="berschrift3"/>
        <w:numPr>
          <w:ilvl w:val="2"/>
          <w:numId w:val="3"/>
        </w:numPr>
      </w:pPr>
      <w:bookmarkStart w:id="176" w:name="_Toc308213992"/>
      <w:r>
        <w:t>Registrierung von Multicast-Pfaden</w:t>
      </w:r>
      <w:bookmarkEnd w:id="176"/>
    </w:p>
    <w:p w:rsidR="00E01B92" w:rsidRPr="00E01B92" w:rsidRDefault="00E01B92" w:rsidP="00E01B92"/>
    <w:p w:rsidR="00291858" w:rsidRDefault="00291858" w:rsidP="00E01B92">
      <w:pPr>
        <w:pStyle w:val="KeinLeerraum"/>
        <w:jc w:val="center"/>
      </w:pPr>
      <w:r>
        <w:rPr>
          <w:noProof/>
        </w:rPr>
        <w:drawing>
          <wp:inline distT="0" distB="0" distL="0" distR="0">
            <wp:extent cx="5362575" cy="3143250"/>
            <wp:effectExtent l="19050" t="0" r="9525" b="0"/>
            <wp:docPr id="32" name="internal-source-marker_0.7599444382651555" descr="https://lh5.googleusercontent.com/g21qMrL9ndiU-0QLj-Zv_ah0QOh4lCOPLkA6H5KoO4qg4rEc02a6S2kqBisfWRlLvZuadb3WPXxU8N6So8GPq-nr2DLlaMBgGDSWNZ5X5wRAOxVu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g21qMrL9ndiU-0QLj-Zv_ah0QOh4lCOPLkA6H5KoO4qg4rEc02a6S2kqBisfWRlLvZuadb3WPXxU8N6So8GPq-nr2DLlaMBgGDSWNZ5X5wRAOxVuPLY"/>
                    <pic:cNvPicPr>
                      <a:picLocks noChangeAspect="1" noChangeArrowheads="1"/>
                    </pic:cNvPicPr>
                  </pic:nvPicPr>
                  <pic:blipFill>
                    <a:blip r:embed="rId20" cstate="print"/>
                    <a:srcRect/>
                    <a:stretch>
                      <a:fillRect/>
                    </a:stretch>
                  </pic:blipFill>
                  <pic:spPr bwMode="auto">
                    <a:xfrm>
                      <a:off x="0" y="0"/>
                      <a:ext cx="5362575" cy="3143250"/>
                    </a:xfrm>
                    <a:prstGeom prst="rect">
                      <a:avLst/>
                    </a:prstGeom>
                    <a:noFill/>
                    <a:ln w="9525">
                      <a:noFill/>
                      <a:miter lim="800000"/>
                      <a:headEnd/>
                      <a:tailEnd/>
                    </a:ln>
                  </pic:spPr>
                </pic:pic>
              </a:graphicData>
            </a:graphic>
          </wp:inline>
        </w:drawing>
      </w:r>
    </w:p>
    <w:p w:rsidR="00291858" w:rsidRPr="00291858" w:rsidRDefault="00291858" w:rsidP="00291858">
      <w:pPr>
        <w:pStyle w:val="Beschriftung"/>
        <w:jc w:val="center"/>
      </w:pPr>
      <w:r>
        <w:t xml:space="preserve">Abbildung </w:t>
      </w:r>
      <w:fldSimple w:instr=" SEQ Abbildung \* ARABIC ">
        <w:r w:rsidR="006844C3">
          <w:rPr>
            <w:noProof/>
          </w:rPr>
          <w:t>11</w:t>
        </w:r>
      </w:fldSimple>
      <w:r>
        <w:t>: Registrierung von MC-</w:t>
      </w:r>
      <w:commentRangeStart w:id="177"/>
      <w:commentRangeStart w:id="178"/>
      <w:r>
        <w:t>Pfaden</w:t>
      </w:r>
      <w:commentRangeEnd w:id="177"/>
      <w:r w:rsidR="00FE7088">
        <w:rPr>
          <w:rStyle w:val="Kommentarzeichen"/>
          <w:b w:val="0"/>
          <w:bCs w:val="0"/>
          <w:color w:val="auto"/>
        </w:rPr>
        <w:commentReference w:id="177"/>
      </w:r>
      <w:commentRangeEnd w:id="178"/>
      <w:r w:rsidR="00DE33E5">
        <w:rPr>
          <w:rStyle w:val="Kommentarzeichen"/>
          <w:b w:val="0"/>
          <w:bCs w:val="0"/>
          <w:color w:val="auto"/>
        </w:rPr>
        <w:commentReference w:id="178"/>
      </w:r>
    </w:p>
    <w:p w:rsidR="00291858" w:rsidRDefault="00291858" w:rsidP="00BC1773">
      <w:r w:rsidRPr="00291858">
        <w:t>Jeder einzelne Switch muss in der Lage sein</w:t>
      </w:r>
      <w:r>
        <w:t>, den Empfänger mit dem</w:t>
      </w:r>
      <w:r w:rsidRPr="00291858">
        <w:t xml:space="preserve"> Sender verbinden zu können</w:t>
      </w:r>
      <w:r>
        <w:t>,</w:t>
      </w:r>
      <w:r w:rsidRPr="00291858">
        <w:t xml:space="preserve"> unabhän</w:t>
      </w:r>
      <w:r>
        <w:t>g</w:t>
      </w:r>
      <w:r w:rsidRPr="00291858">
        <w:t>ig</w:t>
      </w:r>
      <w:r>
        <w:t xml:space="preserve"> davon,</w:t>
      </w:r>
      <w:r w:rsidRPr="00291858">
        <w:t xml:space="preserve"> wie viele Zwischenstation</w:t>
      </w:r>
      <w:r>
        <w:t>en vorhanden sind. Erst bei einem</w:t>
      </w:r>
      <w:r w:rsidRPr="00291858">
        <w:t xml:space="preserve"> </w:t>
      </w:r>
      <w:r w:rsidRPr="00291858">
        <w:lastRenderedPageBreak/>
        <w:t>registrierten Pfad vom Empfänger zum Sender kann ein erfolgreiches Multicasting stattfinden.</w:t>
      </w:r>
    </w:p>
    <w:p w:rsidR="00291858" w:rsidRDefault="00291858" w:rsidP="00BC1773"/>
    <w:p w:rsidR="00291858" w:rsidRDefault="00291858" w:rsidP="00291858">
      <w:pPr>
        <w:pStyle w:val="berschrift3"/>
        <w:numPr>
          <w:ilvl w:val="2"/>
          <w:numId w:val="3"/>
        </w:numPr>
      </w:pPr>
      <w:bookmarkStart w:id="179" w:name="_Toc308213993"/>
      <w:r>
        <w:t>Reservierung von Multicast-Pfaden</w:t>
      </w:r>
      <w:bookmarkEnd w:id="179"/>
    </w:p>
    <w:p w:rsidR="00E01B92" w:rsidRPr="00E01B92" w:rsidRDefault="00E01B92" w:rsidP="00E01B92"/>
    <w:p w:rsidR="00291858" w:rsidRDefault="00291858" w:rsidP="00E01B92">
      <w:pPr>
        <w:pStyle w:val="KeinLeerraum"/>
        <w:jc w:val="center"/>
      </w:pPr>
      <w:r>
        <w:rPr>
          <w:noProof/>
        </w:rPr>
        <w:drawing>
          <wp:inline distT="0" distB="0" distL="0" distR="0">
            <wp:extent cx="5362575" cy="2762250"/>
            <wp:effectExtent l="19050" t="0" r="9525" b="0"/>
            <wp:docPr id="33" name="internal-source-marker_0.7599444382651555" descr="https://lh6.googleusercontent.com/9dPGFMBE6d3D_YNoRGOUfu6POejxUswPZkT8aoMg3xxYsg0gBw9nJb2q27taHrhUovcz2e6Xi6-Yu_8V4RjaghJGcRn3DomCfDOfSs_ZXyfx3zC0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9dPGFMBE6d3D_YNoRGOUfu6POejxUswPZkT8aoMg3xxYsg0gBw9nJb2q27taHrhUovcz2e6Xi6-Yu_8V4RjaghJGcRn3DomCfDOfSs_ZXyfx3zC06-U"/>
                    <pic:cNvPicPr>
                      <a:picLocks noChangeAspect="1" noChangeArrowheads="1"/>
                    </pic:cNvPicPr>
                  </pic:nvPicPr>
                  <pic:blipFill>
                    <a:blip r:embed="rId21" cstate="print"/>
                    <a:srcRect/>
                    <a:stretch>
                      <a:fillRect/>
                    </a:stretch>
                  </pic:blipFill>
                  <pic:spPr bwMode="auto">
                    <a:xfrm>
                      <a:off x="0" y="0"/>
                      <a:ext cx="5362575" cy="2762250"/>
                    </a:xfrm>
                    <a:prstGeom prst="rect">
                      <a:avLst/>
                    </a:prstGeom>
                    <a:noFill/>
                    <a:ln w="9525">
                      <a:noFill/>
                      <a:miter lim="800000"/>
                      <a:headEnd/>
                      <a:tailEnd/>
                    </a:ln>
                  </pic:spPr>
                </pic:pic>
              </a:graphicData>
            </a:graphic>
          </wp:inline>
        </w:drawing>
      </w:r>
    </w:p>
    <w:p w:rsidR="00291858" w:rsidRDefault="00291858" w:rsidP="00291858">
      <w:pPr>
        <w:pStyle w:val="Beschriftung"/>
        <w:jc w:val="center"/>
      </w:pPr>
      <w:r>
        <w:t xml:space="preserve">Abbildung </w:t>
      </w:r>
      <w:fldSimple w:instr=" SEQ Abbildung \* ARABIC ">
        <w:r w:rsidR="006844C3">
          <w:rPr>
            <w:noProof/>
          </w:rPr>
          <w:t>12</w:t>
        </w:r>
      </w:fldSimple>
      <w:r>
        <w:t>: Reservierung von MC-</w:t>
      </w:r>
      <w:commentRangeStart w:id="180"/>
      <w:r>
        <w:t>Pfaden</w:t>
      </w:r>
      <w:commentRangeEnd w:id="180"/>
      <w:r w:rsidR="00FE7088">
        <w:rPr>
          <w:rStyle w:val="Kommentarzeichen"/>
          <w:b w:val="0"/>
          <w:bCs w:val="0"/>
          <w:color w:val="auto"/>
        </w:rPr>
        <w:commentReference w:id="180"/>
      </w:r>
    </w:p>
    <w:p w:rsidR="00291858" w:rsidRDefault="00291858" w:rsidP="00291858">
      <w:r w:rsidRPr="00291858">
        <w:t>Eine erfolgreiche Registrierung alleine</w:t>
      </w:r>
      <w:r w:rsidR="00150BAA">
        <w:t>,</w:t>
      </w:r>
      <w:r w:rsidRPr="00291858">
        <w:t xml:space="preserve"> ermöglicht </w:t>
      </w:r>
      <w:r>
        <w:t>noch</w:t>
      </w:r>
      <w:r w:rsidRPr="00291858">
        <w:t xml:space="preserve"> keine</w:t>
      </w:r>
      <w:r>
        <w:t>n</w:t>
      </w:r>
      <w:r w:rsidRPr="00291858">
        <w:t xml:space="preserve"> Multicast. Der Empfänger muss seine angeforderten Daten erhalten können. Dieser Vorgang wird als Rese</w:t>
      </w:r>
      <w:r>
        <w:t>r</w:t>
      </w:r>
      <w:r w:rsidRPr="00291858">
        <w:t>vierung der Multicast-Pf</w:t>
      </w:r>
      <w:r>
        <w:t>a</w:t>
      </w:r>
      <w:r w:rsidRPr="00291858">
        <w:t xml:space="preserve">de </w:t>
      </w:r>
      <w:r>
        <w:t>bezeichnet</w:t>
      </w:r>
      <w:r w:rsidRPr="00291858">
        <w:t>. Die Switche</w:t>
      </w:r>
      <w:r>
        <w:t>s</w:t>
      </w:r>
      <w:r w:rsidRPr="00291858">
        <w:t xml:space="preserve"> haben </w:t>
      </w:r>
      <w:del w:id="181" w:author="Jonas" w:date="2011-11-06T23:51:00Z">
        <w:r w:rsidRPr="00291858" w:rsidDel="00DE33E5">
          <w:delText xml:space="preserve">sich </w:delText>
        </w:r>
      </w:del>
      <w:r w:rsidRPr="00291858">
        <w:t xml:space="preserve">die Ports </w:t>
      </w:r>
      <w:del w:id="182" w:author="Jonas" w:date="2011-11-06T23:51:00Z">
        <w:r w:rsidRPr="00291858" w:rsidDel="00DE33E5">
          <w:delText>gemerkt</w:delText>
        </w:r>
      </w:del>
      <w:ins w:id="183" w:author="Jonas" w:date="2011-11-06T23:51:00Z">
        <w:r w:rsidR="00DE33E5" w:rsidRPr="00291858">
          <w:t>ge</w:t>
        </w:r>
        <w:r w:rsidR="00DE33E5">
          <w:t>speichert</w:t>
        </w:r>
      </w:ins>
      <w:r w:rsidRPr="00291858">
        <w:t xml:space="preserve">, durch </w:t>
      </w:r>
      <w:r>
        <w:t>die</w:t>
      </w:r>
      <w:r w:rsidRPr="00291858">
        <w:t xml:space="preserve"> </w:t>
      </w:r>
      <w:r w:rsidR="00150BAA">
        <w:t>die</w:t>
      </w:r>
      <w:r w:rsidRPr="00291858">
        <w:t xml:space="preserve"> Empfänger verbunden </w:t>
      </w:r>
      <w:r w:rsidR="00150BAA">
        <w:t>sind</w:t>
      </w:r>
      <w:r>
        <w:t>. Beim Senden der Multicast-Pa</w:t>
      </w:r>
      <w:r w:rsidRPr="00291858">
        <w:t>kete werden die rese</w:t>
      </w:r>
      <w:r w:rsidR="00150BAA">
        <w:t>r</w:t>
      </w:r>
      <w:r w:rsidRPr="00291858">
        <w:t>v</w:t>
      </w:r>
      <w:r w:rsidR="00150BAA">
        <w:t>ierten Pfade genutzt, um die Pa</w:t>
      </w:r>
      <w:r w:rsidRPr="00291858">
        <w:t xml:space="preserve">kete </w:t>
      </w:r>
      <w:r w:rsidR="00150BAA">
        <w:t>zu den Empfängern zu übertragen.</w:t>
      </w:r>
    </w:p>
    <w:p w:rsidR="00150BAA" w:rsidRDefault="00150BAA" w:rsidP="00291858"/>
    <w:p w:rsidR="00150BAA" w:rsidRDefault="00150BAA" w:rsidP="00150BAA">
      <w:pPr>
        <w:pStyle w:val="berschrift3"/>
        <w:numPr>
          <w:ilvl w:val="2"/>
          <w:numId w:val="3"/>
        </w:numPr>
      </w:pPr>
      <w:bookmarkStart w:id="184" w:name="_Toc308213994"/>
      <w:r>
        <w:t>Deregistrierung von Multicast-Pfaden</w:t>
      </w:r>
      <w:bookmarkEnd w:id="184"/>
    </w:p>
    <w:p w:rsidR="00E01B92" w:rsidRPr="00E01B92" w:rsidRDefault="00E01B92" w:rsidP="00E01B92"/>
    <w:p w:rsidR="00150BAA" w:rsidRDefault="00150BAA" w:rsidP="00150BAA">
      <w:r>
        <w:t>Die Switches müssen ebenfalls in der Lage sein, die registrierten Pfade wieder freizugeben. Dies kann zwei verschiedene Gründe haben:</w:t>
      </w:r>
    </w:p>
    <w:p w:rsidR="00150BAA" w:rsidRDefault="00150BAA" w:rsidP="00150BAA">
      <w:pPr>
        <w:pStyle w:val="Listenabsatz"/>
        <w:numPr>
          <w:ilvl w:val="0"/>
          <w:numId w:val="26"/>
        </w:numPr>
      </w:pPr>
      <w:r>
        <w:t>Der Empfänger möchte die Daten nicht mehr empfangen.</w:t>
      </w:r>
    </w:p>
    <w:p w:rsidR="00150BAA" w:rsidRDefault="00150BAA" w:rsidP="00150BAA">
      <w:pPr>
        <w:pStyle w:val="Listenabsatz"/>
        <w:numPr>
          <w:ilvl w:val="0"/>
          <w:numId w:val="26"/>
        </w:numPr>
      </w:pPr>
      <w:r>
        <w:t>Der Sender löst seine Multicast Gruppe auf.</w:t>
      </w:r>
    </w:p>
    <w:p w:rsidR="00150BAA" w:rsidRDefault="00150BAA" w:rsidP="00150BAA"/>
    <w:p w:rsidR="00150BAA" w:rsidRPr="00150BAA" w:rsidRDefault="00150BAA" w:rsidP="00150BAA">
      <w:r>
        <w:t xml:space="preserve">Das Freigeben von Multicast-Pfade bezeichnet man auch als </w:t>
      </w:r>
      <w:commentRangeStart w:id="185"/>
      <w:r w:rsidRPr="00150BAA">
        <w:rPr>
          <w:i/>
        </w:rPr>
        <w:t>Source-Pruning</w:t>
      </w:r>
      <w:commentRangeEnd w:id="185"/>
      <w:r w:rsidR="00DE33E5">
        <w:rPr>
          <w:rStyle w:val="Kommentarzeichen"/>
        </w:rPr>
        <w:commentReference w:id="185"/>
      </w:r>
      <w:r>
        <w:t>.</w:t>
      </w:r>
    </w:p>
    <w:p w:rsidR="00291858" w:rsidRDefault="00291858" w:rsidP="00291858"/>
    <w:p w:rsidR="00150BAA" w:rsidRDefault="00150BAA" w:rsidP="00150BAA">
      <w:pPr>
        <w:pStyle w:val="berschrift2"/>
        <w:numPr>
          <w:ilvl w:val="1"/>
          <w:numId w:val="3"/>
        </w:numPr>
      </w:pPr>
      <w:r>
        <w:lastRenderedPageBreak/>
        <w:t xml:space="preserve"> </w:t>
      </w:r>
      <w:bookmarkStart w:id="186" w:name="_Toc308213995"/>
      <w:r>
        <w:t>Die Funktion des MMR-Protokolls</w:t>
      </w:r>
      <w:bookmarkEnd w:id="186"/>
    </w:p>
    <w:p w:rsidR="00E01B92" w:rsidRPr="00E01B92" w:rsidRDefault="00E01B92" w:rsidP="00E01B92"/>
    <w:p w:rsidR="00291858" w:rsidRDefault="003473E2" w:rsidP="00291858">
      <w:r w:rsidRPr="003473E2">
        <w:t>Hier wird beschrieben, wie MMRP funktioniert. Es wird betrachtet, wie ein Switch aufgebaut sein muss, um MMRP zu unterstützen, wie die Zustandsautomaten untereinander kommunizieren und wie die Kommunikation a</w:t>
      </w:r>
      <w:r>
        <w:t>bläuft, wenn man einen Pfad regi</w:t>
      </w:r>
      <w:r w:rsidRPr="003473E2">
        <w:t>st</w:t>
      </w:r>
      <w:r>
        <w:t>r</w:t>
      </w:r>
      <w:r w:rsidRPr="003473E2">
        <w:t>ieren, rese</w:t>
      </w:r>
      <w:r>
        <w:t>r</w:t>
      </w:r>
      <w:r w:rsidRPr="003473E2">
        <w:t>vieren oder freigeben will.</w:t>
      </w:r>
    </w:p>
    <w:p w:rsidR="00291858" w:rsidRPr="003473E2" w:rsidRDefault="003473E2" w:rsidP="00291858">
      <w:pPr>
        <w:rPr>
          <w:b/>
          <w:color w:val="00B050"/>
        </w:rPr>
      </w:pPr>
      <w:commentRangeStart w:id="187"/>
      <w:r w:rsidRPr="003473E2">
        <w:rPr>
          <w:b/>
          <w:color w:val="00B050"/>
        </w:rPr>
        <w:t>// TODO:</w:t>
      </w:r>
      <w:r>
        <w:rPr>
          <w:b/>
          <w:color w:val="00B050"/>
        </w:rPr>
        <w:t xml:space="preserve"> GRAFIK(Drei Switche stehen in Kommunikation. An Switch 1 &amp; 2 ein Host)</w:t>
      </w:r>
      <w:commentRangeEnd w:id="187"/>
      <w:r w:rsidR="0011062E">
        <w:rPr>
          <w:rStyle w:val="Kommentarzeichen"/>
        </w:rPr>
        <w:commentReference w:id="187"/>
      </w:r>
    </w:p>
    <w:p w:rsidR="00291858" w:rsidRDefault="00291858" w:rsidP="00291858"/>
    <w:p w:rsidR="00B32E26" w:rsidRDefault="00B32E26" w:rsidP="00B32E26">
      <w:pPr>
        <w:pStyle w:val="berschrift3"/>
        <w:numPr>
          <w:ilvl w:val="2"/>
          <w:numId w:val="3"/>
        </w:numPr>
      </w:pPr>
      <w:bookmarkStart w:id="188" w:name="_Toc308213996"/>
      <w:r>
        <w:t>Nachrichtentypen beim MMR-Protokoll</w:t>
      </w:r>
      <w:bookmarkEnd w:id="188"/>
    </w:p>
    <w:p w:rsidR="00E01B92" w:rsidRPr="00E01B92" w:rsidRDefault="00E01B92" w:rsidP="00E01B92"/>
    <w:p w:rsidR="00B32E26" w:rsidRPr="00B32E26" w:rsidRDefault="00B32E26" w:rsidP="00B32E26">
      <w:r w:rsidRPr="00B32E26">
        <w:t xml:space="preserve">Es gibt </w:t>
      </w:r>
      <w:r>
        <w:t>6</w:t>
      </w:r>
      <w:r w:rsidRPr="00B32E26">
        <w:t xml:space="preserve"> Nachrichtentypen, die im MMRP definiert sind. Jeder Nachrichtentyp erfüllt seine eigene Funktion.</w:t>
      </w:r>
    </w:p>
    <w:p w:rsidR="00B32E26" w:rsidRPr="00B32E26" w:rsidRDefault="00B32E26" w:rsidP="00B32E26">
      <w:pPr>
        <w:numPr>
          <w:ilvl w:val="0"/>
          <w:numId w:val="27"/>
        </w:numPr>
      </w:pPr>
      <w:r w:rsidRPr="00B32E26">
        <w:t>JoinIn (</w:t>
      </w:r>
      <w:r w:rsidRPr="00B32E26">
        <w:rPr>
          <w:i/>
          <w:iCs/>
        </w:rPr>
        <w:t xml:space="preserve">Applicant </w:t>
      </w:r>
      <w:r>
        <w:t>deklariert und regi</w:t>
      </w:r>
      <w:r w:rsidRPr="00B32E26">
        <w:t>striert)</w:t>
      </w:r>
    </w:p>
    <w:p w:rsidR="00B32E26" w:rsidRPr="00B32E26" w:rsidRDefault="00B32E26" w:rsidP="00B32E26">
      <w:pPr>
        <w:numPr>
          <w:ilvl w:val="0"/>
          <w:numId w:val="27"/>
        </w:numPr>
      </w:pPr>
      <w:r w:rsidRPr="00B32E26">
        <w:t>In (</w:t>
      </w:r>
      <w:r w:rsidRPr="00B32E26">
        <w:rPr>
          <w:i/>
          <w:iCs/>
        </w:rPr>
        <w:t xml:space="preserve">Applicant </w:t>
      </w:r>
      <w:r w:rsidRPr="00B32E26">
        <w:rPr>
          <w:b/>
          <w:bCs/>
          <w:i/>
          <w:iCs/>
        </w:rPr>
        <w:t xml:space="preserve">nicht </w:t>
      </w:r>
      <w:r w:rsidRPr="00B32E26">
        <w:t>deklariert und reg</w:t>
      </w:r>
      <w:r>
        <w:t>i</w:t>
      </w:r>
      <w:r w:rsidRPr="00B32E26">
        <w:t>striert)</w:t>
      </w:r>
    </w:p>
    <w:p w:rsidR="00B32E26" w:rsidRPr="00B32E26" w:rsidRDefault="00B32E26" w:rsidP="00B32E26">
      <w:pPr>
        <w:numPr>
          <w:ilvl w:val="0"/>
          <w:numId w:val="27"/>
        </w:numPr>
      </w:pPr>
      <w:r w:rsidRPr="00B32E26">
        <w:t>JoinEmpty (</w:t>
      </w:r>
      <w:r w:rsidRPr="00B32E26">
        <w:rPr>
          <w:i/>
          <w:iCs/>
        </w:rPr>
        <w:t xml:space="preserve">Applicant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B32E26">
      <w:pPr>
        <w:numPr>
          <w:ilvl w:val="0"/>
          <w:numId w:val="27"/>
        </w:numPr>
      </w:pPr>
      <w:r w:rsidRPr="00B32E26">
        <w:t>Empty (</w:t>
      </w:r>
      <w:r w:rsidRPr="00B32E26">
        <w:rPr>
          <w:i/>
          <w:iCs/>
        </w:rPr>
        <w:t xml:space="preserve">Applicant </w:t>
      </w:r>
      <w:r w:rsidRPr="00B32E26">
        <w:rPr>
          <w:b/>
          <w:bCs/>
        </w:rPr>
        <w:t>nicht</w:t>
      </w:r>
      <w:r w:rsidRPr="00B32E26">
        <w:rPr>
          <w:i/>
          <w:iCs/>
        </w:rPr>
        <w:t xml:space="preserve">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B32E26">
      <w:pPr>
        <w:numPr>
          <w:ilvl w:val="0"/>
          <w:numId w:val="27"/>
        </w:numPr>
      </w:pPr>
      <w:r w:rsidRPr="00B32E26">
        <w:t>Leave (</w:t>
      </w:r>
      <w:r w:rsidRPr="00B32E26">
        <w:rPr>
          <w:i/>
          <w:iCs/>
        </w:rPr>
        <w:t xml:space="preserve">Applicant </w:t>
      </w:r>
      <w:r>
        <w:t>deregi</w:t>
      </w:r>
      <w:r w:rsidRPr="00B32E26">
        <w:t>strieren)</w:t>
      </w:r>
    </w:p>
    <w:p w:rsidR="00B32E26" w:rsidRPr="00B32E26" w:rsidRDefault="00B32E26" w:rsidP="00B32E26">
      <w:pPr>
        <w:numPr>
          <w:ilvl w:val="0"/>
          <w:numId w:val="27"/>
        </w:numPr>
      </w:pPr>
      <w:r w:rsidRPr="00B32E26">
        <w:t xml:space="preserve">LeaveAll (Alle </w:t>
      </w:r>
      <w:r w:rsidRPr="00B32E26">
        <w:rPr>
          <w:i/>
          <w:iCs/>
        </w:rPr>
        <w:t xml:space="preserve">Applicants </w:t>
      </w:r>
      <w:r>
        <w:t>deregi</w:t>
      </w:r>
      <w:r w:rsidRPr="00B32E26">
        <w:t>strieren)</w:t>
      </w:r>
    </w:p>
    <w:p w:rsidR="00B32E26" w:rsidRPr="00B32E26" w:rsidRDefault="00B32E26" w:rsidP="00B32E26"/>
    <w:p w:rsidR="00291858" w:rsidRDefault="00DA1724" w:rsidP="00DA1724">
      <w:pPr>
        <w:pStyle w:val="berschrift3"/>
        <w:numPr>
          <w:ilvl w:val="2"/>
          <w:numId w:val="3"/>
        </w:numPr>
      </w:pPr>
      <w:bookmarkStart w:id="189" w:name="_Toc308213997"/>
      <w:r>
        <w:t>Beschreibung der Zustandsautomaten</w:t>
      </w:r>
      <w:bookmarkEnd w:id="189"/>
    </w:p>
    <w:p w:rsidR="00E01B92" w:rsidRPr="00E01B92" w:rsidRDefault="00E01B92" w:rsidP="00E01B92"/>
    <w:p w:rsidR="00DA1724" w:rsidRDefault="00DA1724" w:rsidP="00DA1724">
      <w:r w:rsidRPr="00DA1724">
        <w:rPr>
          <w:b/>
          <w:bCs/>
          <w:i/>
          <w:iCs/>
        </w:rPr>
        <w:t>Registrar state machine</w:t>
      </w:r>
      <w:r w:rsidRPr="00DA1724">
        <w:t xml:space="preserve">: Die </w:t>
      </w:r>
      <w:commentRangeStart w:id="190"/>
      <w:r w:rsidRPr="00DA1724">
        <w:rPr>
          <w:i/>
          <w:iCs/>
        </w:rPr>
        <w:t>Registrar state machine</w:t>
      </w:r>
      <w:commentRangeEnd w:id="190"/>
      <w:r w:rsidR="0011062E">
        <w:rPr>
          <w:rStyle w:val="Kommentarzeichen"/>
        </w:rPr>
        <w:commentReference w:id="190"/>
      </w:r>
      <w:r w:rsidRPr="00DA1724">
        <w:rPr>
          <w:i/>
          <w:iCs/>
        </w:rPr>
        <w:t xml:space="preserve"> </w:t>
      </w:r>
      <w:r>
        <w:t>verwaltet die regi</w:t>
      </w:r>
      <w:r w:rsidRPr="00DA1724">
        <w:t xml:space="preserve">strierten MAC-Adressen. Pro </w:t>
      </w:r>
      <w:r w:rsidR="00EF0ED1">
        <w:t>Multicast-</w:t>
      </w:r>
      <w:r w:rsidRPr="00DA1724">
        <w:t xml:space="preserve">Strom, der gesendet wird, benötigt man eine </w:t>
      </w:r>
      <w:r w:rsidRPr="00DA1724">
        <w:rPr>
          <w:i/>
          <w:iCs/>
        </w:rPr>
        <w:t xml:space="preserve">Registrar state machine. </w:t>
      </w:r>
      <w:r w:rsidRPr="00DA1724">
        <w:t>Ein Switch, der eine</w:t>
      </w:r>
      <w:r w:rsidR="00EF0ED1">
        <w:t>n</w:t>
      </w:r>
      <w:r w:rsidRPr="00DA1724">
        <w:t xml:space="preserve"> Multicast Strom nur empfängt</w:t>
      </w:r>
      <w:r w:rsidR="00EF0ED1">
        <w:t>,</w:t>
      </w:r>
      <w:r w:rsidRPr="00DA1724">
        <w:t xml:space="preserve"> benötigt keine </w:t>
      </w:r>
      <w:r w:rsidRPr="00DA1724">
        <w:rPr>
          <w:i/>
          <w:iCs/>
        </w:rPr>
        <w:t>Registrar state machin</w:t>
      </w:r>
      <w:r w:rsidR="00EF0ED1">
        <w:rPr>
          <w:i/>
          <w:iCs/>
        </w:rPr>
        <w:t xml:space="preserve"> </w:t>
      </w:r>
      <w:r>
        <w:t>zu initialisieren.</w:t>
      </w:r>
    </w:p>
    <w:p w:rsidR="00DA1724" w:rsidRDefault="00DA1724" w:rsidP="00DA1724">
      <w:pPr>
        <w:rPr>
          <w:b/>
          <w:bCs/>
          <w:i/>
          <w:iCs/>
        </w:rPr>
      </w:pPr>
    </w:p>
    <w:p w:rsidR="00EF0ED1" w:rsidRDefault="00DA1724" w:rsidP="00DA1724">
      <w:pPr>
        <w:rPr>
          <w:i/>
          <w:iCs/>
        </w:rPr>
      </w:pPr>
      <w:r w:rsidRPr="00DA1724">
        <w:rPr>
          <w:b/>
          <w:bCs/>
          <w:i/>
          <w:iCs/>
        </w:rPr>
        <w:t xml:space="preserve">Applicant state machine: </w:t>
      </w:r>
      <w:r w:rsidRPr="00DA1724">
        <w:t xml:space="preserve">Die </w:t>
      </w:r>
      <w:commentRangeStart w:id="191"/>
      <w:r w:rsidRPr="00DA1724">
        <w:rPr>
          <w:i/>
          <w:iCs/>
        </w:rPr>
        <w:t>Applicant state machine</w:t>
      </w:r>
      <w:commentRangeEnd w:id="191"/>
      <w:r w:rsidR="0011062E">
        <w:rPr>
          <w:rStyle w:val="Kommentarzeichen"/>
        </w:rPr>
        <w:commentReference w:id="191"/>
      </w:r>
      <w:r w:rsidRPr="00DA1724">
        <w:rPr>
          <w:i/>
          <w:iCs/>
        </w:rPr>
        <w:t xml:space="preserve"> </w:t>
      </w:r>
      <w:r w:rsidRPr="00DA1724">
        <w:t xml:space="preserve">wird genutzt, um die Kommunikation im Netzwerk herzustellen. Die </w:t>
      </w:r>
      <w:r w:rsidRPr="00DA1724">
        <w:rPr>
          <w:i/>
          <w:iCs/>
        </w:rPr>
        <w:t xml:space="preserve">Applicant state machine </w:t>
      </w:r>
      <w:r w:rsidRPr="00DA1724">
        <w:t xml:space="preserve">versendet Nachrichten ins Netzwerk und stellt die Kommunikation zwischen </w:t>
      </w:r>
      <w:r w:rsidRPr="00DA1724">
        <w:rPr>
          <w:i/>
          <w:iCs/>
        </w:rPr>
        <w:t xml:space="preserve">Applicant state machine </w:t>
      </w:r>
      <w:r w:rsidRPr="00DA1724">
        <w:t xml:space="preserve">und/oder </w:t>
      </w:r>
      <w:r w:rsidRPr="00DA1724">
        <w:rPr>
          <w:i/>
          <w:iCs/>
        </w:rPr>
        <w:t>Registrar state machine</w:t>
      </w:r>
      <w:r w:rsidRPr="00DA1724">
        <w:t xml:space="preserve"> her. Pro </w:t>
      </w:r>
      <w:r w:rsidR="00EF0ED1">
        <w:t>Multicast-Strom, der gesendet bzw. empfa</w:t>
      </w:r>
      <w:r w:rsidRPr="00DA1724">
        <w:t>ng</w:t>
      </w:r>
      <w:r w:rsidR="00EF0ED1">
        <w:t>en</w:t>
      </w:r>
      <w:r w:rsidRPr="00DA1724">
        <w:t xml:space="preserve"> wird, benötigt man eine </w:t>
      </w:r>
      <w:r w:rsidRPr="00DA1724">
        <w:rPr>
          <w:i/>
          <w:iCs/>
        </w:rPr>
        <w:t>Applicant state machine.</w:t>
      </w:r>
    </w:p>
    <w:p w:rsidR="00EF0ED1" w:rsidRDefault="00EF0ED1" w:rsidP="00DA1724">
      <w:pPr>
        <w:rPr>
          <w:b/>
          <w:bCs/>
          <w:i/>
          <w:iCs/>
        </w:rPr>
      </w:pPr>
    </w:p>
    <w:p w:rsidR="004A1551" w:rsidRDefault="00DA1724" w:rsidP="00DA1724">
      <w:r w:rsidRPr="00DA1724">
        <w:rPr>
          <w:b/>
          <w:bCs/>
          <w:i/>
          <w:iCs/>
        </w:rPr>
        <w:t xml:space="preserve">Application-Only: </w:t>
      </w:r>
      <w:r w:rsidRPr="00DA1724">
        <w:t xml:space="preserve">Als </w:t>
      </w:r>
      <w:commentRangeStart w:id="192"/>
      <w:r w:rsidRPr="00DA1724">
        <w:rPr>
          <w:i/>
          <w:iCs/>
        </w:rPr>
        <w:t>Application-Only</w:t>
      </w:r>
      <w:commentRangeEnd w:id="192"/>
      <w:r w:rsidR="0011062E">
        <w:rPr>
          <w:rStyle w:val="Kommentarzeichen"/>
        </w:rPr>
        <w:commentReference w:id="192"/>
      </w:r>
      <w:r w:rsidRPr="00DA1724">
        <w:t xml:space="preserve"> bezeichnet man eine </w:t>
      </w:r>
      <w:r w:rsidRPr="00DA1724">
        <w:rPr>
          <w:i/>
          <w:iCs/>
        </w:rPr>
        <w:t xml:space="preserve">Applicant state machine, </w:t>
      </w:r>
      <w:r w:rsidRPr="00DA1724">
        <w:t>d</w:t>
      </w:r>
      <w:r w:rsidR="004A1551">
        <w:t xml:space="preserve">ie nur Multicastströme empfängt, sie jedoch </w:t>
      </w:r>
      <w:r w:rsidRPr="00DA1724">
        <w:t>nicht sendet.</w:t>
      </w:r>
    </w:p>
    <w:p w:rsidR="004A1551" w:rsidRDefault="004A1551" w:rsidP="00DA1724"/>
    <w:p w:rsidR="004A1551" w:rsidRDefault="00DA1724" w:rsidP="00DA1724">
      <w:pPr>
        <w:rPr>
          <w:i/>
          <w:iCs/>
        </w:rPr>
      </w:pPr>
      <w:r w:rsidRPr="00DA1724">
        <w:rPr>
          <w:b/>
          <w:bCs/>
          <w:i/>
          <w:iCs/>
        </w:rPr>
        <w:t xml:space="preserve">LeaveAll state machine: </w:t>
      </w:r>
      <w:r w:rsidRPr="00DA1724">
        <w:t xml:space="preserve">Die </w:t>
      </w:r>
      <w:r w:rsidRPr="00DA1724">
        <w:rPr>
          <w:i/>
          <w:iCs/>
        </w:rPr>
        <w:t xml:space="preserve">LeaveAll </w:t>
      </w:r>
      <w:commentRangeStart w:id="193"/>
      <w:r w:rsidRPr="00DA1724">
        <w:rPr>
          <w:i/>
          <w:iCs/>
        </w:rPr>
        <w:t>state machine</w:t>
      </w:r>
      <w:commentRangeEnd w:id="193"/>
      <w:r w:rsidR="0011062E">
        <w:rPr>
          <w:rStyle w:val="Kommentarzeichen"/>
        </w:rPr>
        <w:commentReference w:id="193"/>
      </w:r>
      <w:r w:rsidRPr="00DA1724">
        <w:rPr>
          <w:i/>
          <w:iCs/>
        </w:rPr>
        <w:t xml:space="preserve"> </w:t>
      </w:r>
      <w:r w:rsidRPr="00DA1724">
        <w:t>versendet in bestimmten Zeitpunkten LeaveAll Nachrichten, um unbenutz</w:t>
      </w:r>
      <w:r w:rsidR="004A1551">
        <w:t>te Multicastströ</w:t>
      </w:r>
      <w:r w:rsidRPr="00DA1724">
        <w:t xml:space="preserve">me zu entfernen. Jeder Switch benötigt nur eine </w:t>
      </w:r>
      <w:r w:rsidRPr="00DA1724">
        <w:rPr>
          <w:i/>
          <w:iCs/>
        </w:rPr>
        <w:t>LeaveAll state machine.</w:t>
      </w:r>
    </w:p>
    <w:p w:rsidR="004A1551" w:rsidRDefault="004A1551" w:rsidP="00DA1724">
      <w:pPr>
        <w:rPr>
          <w:i/>
          <w:iCs/>
        </w:rPr>
      </w:pPr>
    </w:p>
    <w:p w:rsidR="00DA1724" w:rsidRPr="00DA1724" w:rsidRDefault="00DA1724" w:rsidP="00DA1724">
      <w:r w:rsidRPr="00DA1724">
        <w:rPr>
          <w:b/>
          <w:bCs/>
          <w:i/>
          <w:iCs/>
        </w:rPr>
        <w:t xml:space="preserve">PeriodicTransmission state machine: </w:t>
      </w:r>
      <w:r w:rsidRPr="00DA1724">
        <w:t xml:space="preserve">Eine </w:t>
      </w:r>
      <w:commentRangeStart w:id="194"/>
      <w:r w:rsidRPr="00DA1724">
        <w:rPr>
          <w:i/>
          <w:iCs/>
        </w:rPr>
        <w:t>PeriodicTransmission state machine</w:t>
      </w:r>
      <w:commentRangeEnd w:id="194"/>
      <w:r w:rsidR="0011062E">
        <w:rPr>
          <w:rStyle w:val="Kommentarzeichen"/>
        </w:rPr>
        <w:commentReference w:id="194"/>
      </w:r>
      <w:r w:rsidRPr="00DA1724">
        <w:rPr>
          <w:i/>
          <w:iCs/>
        </w:rPr>
        <w:t xml:space="preserve"> </w:t>
      </w:r>
      <w:r w:rsidRPr="00DA1724">
        <w:t xml:space="preserve">sendet an die dazu gehörigen </w:t>
      </w:r>
      <w:r w:rsidRPr="00DA1724">
        <w:rPr>
          <w:i/>
          <w:iCs/>
        </w:rPr>
        <w:t xml:space="preserve">Applicant state machine </w:t>
      </w:r>
      <w:r w:rsidRPr="00DA1724">
        <w:t xml:space="preserve">Nachrichten, </w:t>
      </w:r>
      <w:r w:rsidR="004A1551">
        <w:t>dass</w:t>
      </w:r>
      <w:r w:rsidRPr="00DA1724">
        <w:t xml:space="preserve"> die </w:t>
      </w:r>
      <w:r w:rsidRPr="00DA1724">
        <w:rPr>
          <w:i/>
          <w:iCs/>
        </w:rPr>
        <w:t xml:space="preserve">Applicant state machine </w:t>
      </w:r>
      <w:r w:rsidRPr="00DA1724">
        <w:t>aktive JoinIN Nachrichten verschicken soll. Dies s</w:t>
      </w:r>
      <w:r w:rsidR="003333D7">
        <w:t>oll einerseits zur Überprüfung</w:t>
      </w:r>
      <w:r w:rsidRPr="00DA1724">
        <w:t xml:space="preserve"> dienen, ob der Multicaststrom vorhanden ist und </w:t>
      </w:r>
      <w:r w:rsidR="003333D7">
        <w:t>andererseits ist</w:t>
      </w:r>
      <w:r w:rsidRPr="00DA1724">
        <w:t xml:space="preserve"> bei Netzwerkänderungen garantie</w:t>
      </w:r>
      <w:r w:rsidR="003333D7">
        <w:t>rt, das</w:t>
      </w:r>
      <w:r w:rsidR="00110B28">
        <w:t>s</w:t>
      </w:r>
      <w:r w:rsidR="003333D7">
        <w:t xml:space="preserve"> die Verbindung schnell</w:t>
      </w:r>
      <w:r w:rsidRPr="00DA1724">
        <w:t xml:space="preserve"> hergestellt wird.</w:t>
      </w:r>
    </w:p>
    <w:p w:rsidR="00291858" w:rsidRDefault="00291858" w:rsidP="00291858"/>
    <w:p w:rsidR="00667F34" w:rsidRDefault="00667F34" w:rsidP="00667F34">
      <w:pPr>
        <w:pStyle w:val="berschrift3"/>
        <w:numPr>
          <w:ilvl w:val="2"/>
          <w:numId w:val="3"/>
        </w:numPr>
      </w:pPr>
      <w:bookmarkStart w:id="195" w:name="_Toc308213998"/>
      <w:r>
        <w:t>Kommunikation – Verbindung vom Empfänger zu Sender herstellen</w:t>
      </w:r>
      <w:bookmarkEnd w:id="195"/>
    </w:p>
    <w:p w:rsidR="00E01B92" w:rsidRPr="00E01B92" w:rsidRDefault="00E01B92" w:rsidP="00E01B92"/>
    <w:p w:rsidR="00667F34" w:rsidRPr="00667F34" w:rsidRDefault="00667F34" w:rsidP="00667F34">
      <w:pPr>
        <w:numPr>
          <w:ilvl w:val="0"/>
          <w:numId w:val="28"/>
        </w:numPr>
      </w:pPr>
      <w:r w:rsidRPr="00667F34">
        <w:rPr>
          <w:i/>
          <w:iCs/>
        </w:rPr>
        <w:t>Application-Only</w:t>
      </w:r>
      <w:r>
        <w:t xml:space="preserve"> </w:t>
      </w:r>
      <w:r w:rsidRPr="00667F34">
        <w:t xml:space="preserve">vom Switch 1 schickt eine JoinIn Nachricht an die </w:t>
      </w:r>
      <w:r w:rsidRPr="00667F34">
        <w:rPr>
          <w:i/>
          <w:iCs/>
        </w:rPr>
        <w:t xml:space="preserve">Applicant state machine </w:t>
      </w:r>
      <w:r w:rsidRPr="00667F34">
        <w:t>am Port 2 in Switch 1.</w:t>
      </w:r>
    </w:p>
    <w:p w:rsidR="00667F34" w:rsidRPr="00667F34" w:rsidRDefault="00667F34" w:rsidP="00667F34">
      <w:pPr>
        <w:numPr>
          <w:ilvl w:val="0"/>
          <w:numId w:val="28"/>
        </w:numPr>
      </w:pPr>
      <w:r w:rsidRPr="00667F34">
        <w:t xml:space="preserve">Die </w:t>
      </w:r>
      <w:r w:rsidRPr="00667F34">
        <w:rPr>
          <w:i/>
          <w:iCs/>
        </w:rPr>
        <w:t xml:space="preserve">Registrar state machine </w:t>
      </w:r>
      <w:r>
        <w:t>am Port 2 regi</w:t>
      </w:r>
      <w:r w:rsidRPr="00667F34">
        <w:t xml:space="preserve">striert die MAC-Adresse vom Host und teilt der </w:t>
      </w:r>
      <w:r w:rsidRPr="00667F34">
        <w:rPr>
          <w:i/>
          <w:iCs/>
        </w:rPr>
        <w:t>Applicante state machine</w:t>
      </w:r>
      <w:r>
        <w:t xml:space="preserve"> mit, da</w:t>
      </w:r>
      <w:r w:rsidR="00EB2EB9">
        <w:t>s</w:t>
      </w:r>
      <w:r>
        <w:t>s eine MAC-Adresse regi</w:t>
      </w:r>
      <w:r w:rsidRPr="00667F34">
        <w:t>striert wurde.</w:t>
      </w:r>
    </w:p>
    <w:p w:rsidR="00667F34" w:rsidRPr="00667F34" w:rsidRDefault="00667F34" w:rsidP="00667F34">
      <w:pPr>
        <w:numPr>
          <w:ilvl w:val="0"/>
          <w:numId w:val="28"/>
        </w:numPr>
      </w:pPr>
      <w:r w:rsidRPr="00667F34">
        <w:t xml:space="preserve">Die </w:t>
      </w:r>
      <w:r w:rsidRPr="00667F34">
        <w:rPr>
          <w:i/>
          <w:iCs/>
        </w:rPr>
        <w:t>Applicant state machine</w:t>
      </w:r>
      <w:r w:rsidRPr="00667F34">
        <w:t xml:space="preserve"> sendet </w:t>
      </w:r>
      <w:r w:rsidR="00EB2EB9">
        <w:t>daraufhin eine JoinIn Nachricht</w:t>
      </w:r>
      <w:r w:rsidRPr="00667F34">
        <w:t xml:space="preserve"> an den </w:t>
      </w:r>
      <w:r w:rsidRPr="00667F34">
        <w:rPr>
          <w:i/>
          <w:iCs/>
        </w:rPr>
        <w:t>Application-Only</w:t>
      </w:r>
      <w:r w:rsidRPr="00667F34">
        <w:t xml:space="preserve"> zurück.</w:t>
      </w:r>
    </w:p>
    <w:p w:rsidR="00667F34" w:rsidRPr="00667F34" w:rsidRDefault="00667F34" w:rsidP="00667F34">
      <w:pPr>
        <w:numPr>
          <w:ilvl w:val="0"/>
          <w:numId w:val="28"/>
        </w:numPr>
      </w:pPr>
      <w:r w:rsidRPr="00667F34">
        <w:t xml:space="preserve">Der </w:t>
      </w:r>
      <w:r w:rsidRPr="00667F34">
        <w:rPr>
          <w:i/>
          <w:iCs/>
        </w:rPr>
        <w:t xml:space="preserve">Application-Only </w:t>
      </w:r>
      <w:r w:rsidRPr="00667F34">
        <w:t>sendet als Bestätigung eine JoinIn Nachricht zurück.</w:t>
      </w:r>
    </w:p>
    <w:p w:rsidR="00667F34" w:rsidRPr="00667F34" w:rsidRDefault="00667F34" w:rsidP="00667F34">
      <w:pPr>
        <w:numPr>
          <w:ilvl w:val="0"/>
          <w:numId w:val="28"/>
        </w:numPr>
      </w:pPr>
      <w:r w:rsidRPr="00667F34">
        <w:t xml:space="preserve">Die </w:t>
      </w:r>
      <w:r w:rsidRPr="00667F34">
        <w:rPr>
          <w:i/>
          <w:iCs/>
        </w:rPr>
        <w:t>Applicant state machine</w:t>
      </w:r>
      <w:r w:rsidR="00EB2EB9">
        <w:t xml:space="preserve"> führt die</w:t>
      </w:r>
      <w:r w:rsidRPr="00667F34">
        <w:t>selbe Art von Bestätigung nochmals aus. Die erste Verbindung wurde erfolgreich hergestellt.</w:t>
      </w:r>
    </w:p>
    <w:p w:rsidR="00667F34" w:rsidRPr="00667F34" w:rsidRDefault="00667F34" w:rsidP="00667F34">
      <w:pPr>
        <w:numPr>
          <w:ilvl w:val="0"/>
          <w:numId w:val="28"/>
        </w:numPr>
      </w:pPr>
      <w:r w:rsidRPr="00667F34">
        <w:t xml:space="preserve">Um Switch 1 mit Switch 2 zu verbinden, müssen die zwei </w:t>
      </w:r>
      <w:r w:rsidRPr="00667F34">
        <w:rPr>
          <w:i/>
          <w:iCs/>
        </w:rPr>
        <w:t>Applicant state machine</w:t>
      </w:r>
      <w:r w:rsidR="00EB2EB9">
        <w:rPr>
          <w:i/>
          <w:iCs/>
        </w:rPr>
        <w:t>s</w:t>
      </w:r>
      <w:r w:rsidRPr="00667F34">
        <w:rPr>
          <w:i/>
          <w:iCs/>
        </w:rPr>
        <w:t xml:space="preserve"> </w:t>
      </w:r>
      <w:r w:rsidRPr="00667F34">
        <w:t xml:space="preserve">ebenfalls eine Verbindung herstellen. Die Verbindungsherstellung funktioniert </w:t>
      </w:r>
      <w:r w:rsidR="00EB2EB9" w:rsidRPr="00667F34">
        <w:t>genauso</w:t>
      </w:r>
      <w:r w:rsidR="00EB2EB9">
        <w:t xml:space="preserve"> wie in Schritt 1 bis </w:t>
      </w:r>
      <w:r w:rsidRPr="00667F34">
        <w:t>5</w:t>
      </w:r>
      <w:r w:rsidR="00EB2EB9">
        <w:t xml:space="preserve"> beschrieben</w:t>
      </w:r>
      <w:r w:rsidRPr="00667F34">
        <w:t>.</w:t>
      </w:r>
    </w:p>
    <w:p w:rsidR="00667F34" w:rsidRPr="00667F34" w:rsidRDefault="00667F34" w:rsidP="00667F34">
      <w:pPr>
        <w:numPr>
          <w:ilvl w:val="0"/>
          <w:numId w:val="28"/>
        </w:numPr>
      </w:pPr>
      <w:r w:rsidRPr="00667F34">
        <w:t xml:space="preserve">Dieser Vorgang zieht sich durch bis die </w:t>
      </w:r>
      <w:r w:rsidRPr="00667F34">
        <w:rPr>
          <w:i/>
          <w:iCs/>
        </w:rPr>
        <w:t xml:space="preserve">Applicant state machine </w:t>
      </w:r>
      <w:r w:rsidRPr="00667F34">
        <w:t>vom Sender verbunden ist. Damit ist die Verbindung vom Empfänger zum Sender hergestellt.</w:t>
      </w:r>
    </w:p>
    <w:p w:rsidR="00667F34" w:rsidRPr="00667F34" w:rsidRDefault="00667F34" w:rsidP="00667F34"/>
    <w:p w:rsidR="00291858" w:rsidRDefault="00B45650" w:rsidP="00291858">
      <w:pPr>
        <w:pStyle w:val="berschrift3"/>
        <w:numPr>
          <w:ilvl w:val="2"/>
          <w:numId w:val="3"/>
        </w:numPr>
      </w:pPr>
      <w:bookmarkStart w:id="196" w:name="_Toc308213999"/>
      <w:r>
        <w:lastRenderedPageBreak/>
        <w:t>Kommunikation – Verbindung vom Empfänger zum Sender trennen</w:t>
      </w:r>
      <w:bookmarkEnd w:id="196"/>
    </w:p>
    <w:p w:rsidR="00E01B92" w:rsidRPr="00E01B92" w:rsidRDefault="00E01B92" w:rsidP="00E01B92"/>
    <w:p w:rsidR="00AC520B" w:rsidRPr="00AC520B" w:rsidRDefault="00AC520B" w:rsidP="00AC520B">
      <w:pPr>
        <w:numPr>
          <w:ilvl w:val="0"/>
          <w:numId w:val="29"/>
        </w:numPr>
        <w:rPr>
          <w:i/>
          <w:iCs/>
        </w:rPr>
      </w:pPr>
      <w:r w:rsidRPr="00AC520B">
        <w:rPr>
          <w:i/>
          <w:iCs/>
        </w:rPr>
        <w:t>Application-Only</w:t>
      </w:r>
      <w:r>
        <w:t xml:space="preserve"> </w:t>
      </w:r>
      <w:r w:rsidRPr="00AC520B">
        <w:t xml:space="preserve">vom Switch 1 schickt eine Leave Nachricht an die </w:t>
      </w:r>
      <w:r w:rsidRPr="00AC520B">
        <w:rPr>
          <w:i/>
          <w:iCs/>
        </w:rPr>
        <w:t xml:space="preserve">Applicant state machine </w:t>
      </w:r>
      <w:r w:rsidRPr="00AC520B">
        <w:t>am Port 2 in Switch 1.</w:t>
      </w:r>
    </w:p>
    <w:p w:rsidR="00AC520B" w:rsidRPr="00AC520B" w:rsidRDefault="00AC520B" w:rsidP="00AC520B">
      <w:pPr>
        <w:numPr>
          <w:ilvl w:val="0"/>
          <w:numId w:val="29"/>
        </w:numPr>
        <w:rPr>
          <w:i/>
          <w:iCs/>
        </w:rPr>
      </w:pPr>
      <w:r w:rsidRPr="00AC520B">
        <w:t xml:space="preserve">Da keine JoinIn Nachricht vom </w:t>
      </w:r>
      <w:r w:rsidRPr="00AC520B">
        <w:rPr>
          <w:i/>
          <w:iCs/>
        </w:rPr>
        <w:t>Application-Only</w:t>
      </w:r>
      <w:r w:rsidRPr="00AC520B">
        <w:t xml:space="preserve"> mehr kommt, dereg</w:t>
      </w:r>
      <w:r>
        <w:t>i</w:t>
      </w:r>
      <w:r w:rsidRPr="00AC520B">
        <w:t xml:space="preserve">striert die </w:t>
      </w:r>
      <w:r w:rsidRPr="00AC520B">
        <w:rPr>
          <w:i/>
          <w:iCs/>
        </w:rPr>
        <w:t xml:space="preserve">Registrar state machine die MAC-Adresse. </w:t>
      </w:r>
      <w:r w:rsidRPr="00AC520B">
        <w:t xml:space="preserve">Daraufhin schickt die </w:t>
      </w:r>
      <w:r>
        <w:rPr>
          <w:i/>
          <w:iCs/>
        </w:rPr>
        <w:t>Applicant</w:t>
      </w:r>
      <w:r w:rsidRPr="00AC520B">
        <w:rPr>
          <w:i/>
          <w:iCs/>
        </w:rPr>
        <w:t xml:space="preserve"> state machine </w:t>
      </w:r>
      <w:r w:rsidRPr="00AC520B">
        <w:t>ebenfalls eine Leave-Nachricht an Switch 2.</w:t>
      </w:r>
    </w:p>
    <w:p w:rsidR="00AC520B" w:rsidRPr="00AC520B" w:rsidRDefault="00AC520B" w:rsidP="00AC520B">
      <w:pPr>
        <w:numPr>
          <w:ilvl w:val="0"/>
          <w:numId w:val="29"/>
        </w:numPr>
        <w:rPr>
          <w:i/>
          <w:iCs/>
        </w:rPr>
      </w:pPr>
      <w:r w:rsidRPr="00AC520B">
        <w:t>Dieser Vorgang wiederholt sich</w:t>
      </w:r>
      <w:r>
        <w:t>,</w:t>
      </w:r>
      <w:r w:rsidRPr="00AC520B">
        <w:t xml:space="preserve"> bis sie beim Sender ankommt. Die Verbindung wurde erfolgreich aufgelöst.</w:t>
      </w:r>
    </w:p>
    <w:p w:rsidR="00291858" w:rsidRDefault="00291858" w:rsidP="00291858"/>
    <w:p w:rsidR="00291858" w:rsidRDefault="00FC1C1D" w:rsidP="00FC1C1D">
      <w:pPr>
        <w:pStyle w:val="berschrift2"/>
        <w:numPr>
          <w:ilvl w:val="1"/>
          <w:numId w:val="3"/>
        </w:numPr>
      </w:pPr>
      <w:r>
        <w:t xml:space="preserve"> </w:t>
      </w:r>
      <w:bookmarkStart w:id="197" w:name="_Toc308214000"/>
      <w:r>
        <w:t>Systemdesign und Programmstruktur</w:t>
      </w:r>
      <w:bookmarkEnd w:id="197"/>
    </w:p>
    <w:p w:rsidR="00E01B92" w:rsidRPr="00E01B92" w:rsidRDefault="00E01B92" w:rsidP="00E01B92"/>
    <w:p w:rsidR="00FC1C1D" w:rsidRPr="00FC1C1D" w:rsidRDefault="009A6D73" w:rsidP="00FC1C1D">
      <w:r w:rsidRPr="009A6D73">
        <w:t xml:space="preserve">In diesem Abschnitt werden die einzelnen Zustandsautomaten dargestellt. </w:t>
      </w:r>
      <w:r>
        <w:t>Es wird erläutert, w</w:t>
      </w:r>
      <w:r w:rsidRPr="009A6D73">
        <w:t xml:space="preserve">ie sie aufgebaut sind und wie sie auf bestimmte Events </w:t>
      </w:r>
      <w:r>
        <w:t>reagieren</w:t>
      </w:r>
      <w:r w:rsidRPr="009A6D73">
        <w:t xml:space="preserve">. </w:t>
      </w:r>
      <w:r>
        <w:t>Des Weiteren</w:t>
      </w:r>
      <w:r w:rsidRPr="009A6D73">
        <w:t xml:space="preserve"> wird </w:t>
      </w:r>
      <w:r>
        <w:t>der Aufbau des MMRP-</w:t>
      </w:r>
      <w:r w:rsidRPr="009A6D73">
        <w:t xml:space="preserve">Pakets dargestellt. Hier wird </w:t>
      </w:r>
      <w:ins w:id="198" w:author="Jonas" w:date="2011-11-06T23:56:00Z">
        <w:r w:rsidR="0011062E">
          <w:t>ver</w:t>
        </w:r>
      </w:ins>
      <w:r w:rsidRPr="009A6D73">
        <w:t>deutlich</w:t>
      </w:r>
      <w:ins w:id="199" w:author="Jonas" w:date="2011-11-06T23:57:00Z">
        <w:r w:rsidR="0011062E">
          <w:t>t</w:t>
        </w:r>
      </w:ins>
      <w:r>
        <w:t>,</w:t>
      </w:r>
      <w:r w:rsidRPr="009A6D73">
        <w:t xml:space="preserve"> wie sich der Aufba</w:t>
      </w:r>
      <w:r>
        <w:t>u einer JoinIn Nachricht von beispielsweise</w:t>
      </w:r>
      <w:r w:rsidRPr="009A6D73">
        <w:t xml:space="preserve"> einer JoinEmpty Nachricht unterscheidet.</w:t>
      </w:r>
    </w:p>
    <w:p w:rsidR="00291858" w:rsidRDefault="00291858" w:rsidP="00291858"/>
    <w:p w:rsidR="00291858" w:rsidRDefault="00FA1DE9" w:rsidP="00FA1DE9">
      <w:pPr>
        <w:pStyle w:val="berschrift3"/>
        <w:numPr>
          <w:ilvl w:val="2"/>
          <w:numId w:val="3"/>
        </w:numPr>
      </w:pPr>
      <w:bookmarkStart w:id="200" w:name="_Toc308214001"/>
      <w:r>
        <w:t>Zustandsautomat – Registrar state machine</w:t>
      </w:r>
      <w:bookmarkEnd w:id="200"/>
    </w:p>
    <w:p w:rsidR="00E01B92" w:rsidRPr="00E01B92" w:rsidRDefault="00E01B92" w:rsidP="00E01B92"/>
    <w:p w:rsidR="00FA1DE9" w:rsidRPr="00E01B92" w:rsidRDefault="00B22631" w:rsidP="00FA1DE9">
      <w:pPr>
        <w:rPr>
          <w:b/>
          <w:color w:val="C00000"/>
        </w:rPr>
      </w:pPr>
      <w:r w:rsidRPr="00E01B92">
        <w:rPr>
          <w:b/>
          <w:color w:val="C00000"/>
        </w:rPr>
        <w:t>Zustandsautomat:</w:t>
      </w:r>
    </w:p>
    <w:p w:rsidR="00B22631" w:rsidRDefault="00B22631" w:rsidP="00E01B92">
      <w:pPr>
        <w:pStyle w:val="KeinLeerraum"/>
      </w:pPr>
      <w:r>
        <w:rPr>
          <w:noProof/>
        </w:rPr>
        <w:lastRenderedPageBreak/>
        <w:drawing>
          <wp:inline distT="0" distB="0" distL="0" distR="0">
            <wp:extent cx="5760720" cy="4701697"/>
            <wp:effectExtent l="19050" t="0" r="0" b="0"/>
            <wp:docPr id="34" name="internal-source-marker_0.7599444382651555" descr="https://lh6.googleusercontent.com/D-n2wD96b8g-P8V1dG3yP2LnXEPV6fxcVmIyMmNmuXH6iqFgiAoVoxz33EkKkxAPN0lVj7so1WbOo3ZyrplbAucEedY7BZi8WV8HbSolTfRt2jITK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D-n2wD96b8g-P8V1dG3yP2LnXEPV6fxcVmIyMmNmuXH6iqFgiAoVoxz33EkKkxAPN0lVj7so1WbOo3ZyrplbAucEedY7BZi8WV8HbSolTfRt2jITKLg"/>
                    <pic:cNvPicPr>
                      <a:picLocks noChangeAspect="1" noChangeArrowheads="1"/>
                    </pic:cNvPicPr>
                  </pic:nvPicPr>
                  <pic:blipFill>
                    <a:blip r:embed="rId22" cstate="print"/>
                    <a:srcRect/>
                    <a:stretch>
                      <a:fillRect/>
                    </a:stretch>
                  </pic:blipFill>
                  <pic:spPr bwMode="auto">
                    <a:xfrm>
                      <a:off x="0" y="0"/>
                      <a:ext cx="5760720" cy="4701697"/>
                    </a:xfrm>
                    <a:prstGeom prst="rect">
                      <a:avLst/>
                    </a:prstGeom>
                    <a:noFill/>
                    <a:ln w="9525">
                      <a:noFill/>
                      <a:miter lim="800000"/>
                      <a:headEnd/>
                      <a:tailEnd/>
                    </a:ln>
                  </pic:spPr>
                </pic:pic>
              </a:graphicData>
            </a:graphic>
          </wp:inline>
        </w:drawing>
      </w:r>
    </w:p>
    <w:p w:rsidR="00B22631" w:rsidRPr="00B22631" w:rsidRDefault="00B22631" w:rsidP="00E01B92">
      <w:pPr>
        <w:pStyle w:val="Beschriftung"/>
        <w:jc w:val="center"/>
      </w:pPr>
      <w:r>
        <w:t xml:space="preserve">Abbildung </w:t>
      </w:r>
      <w:fldSimple w:instr=" SEQ Abbildung \* ARABIC ">
        <w:r w:rsidR="006844C3">
          <w:rPr>
            <w:noProof/>
          </w:rPr>
          <w:t>13</w:t>
        </w:r>
      </w:fldSimple>
      <w:r>
        <w:t>: Registrar state machine</w:t>
      </w:r>
      <w:r>
        <w:rPr>
          <w:rStyle w:val="Funotenzeichen"/>
        </w:rPr>
        <w:footnoteReference w:id="6"/>
      </w:r>
    </w:p>
    <w:p w:rsidR="00291858" w:rsidRPr="00E01B92" w:rsidRDefault="00B22631" w:rsidP="00291858">
      <w:pPr>
        <w:rPr>
          <w:b/>
          <w:color w:val="C00000"/>
        </w:rPr>
      </w:pPr>
      <w:r w:rsidRPr="00E01B92">
        <w:rPr>
          <w:b/>
          <w:color w:val="C00000"/>
        </w:rPr>
        <w:t>Zustände:</w:t>
      </w:r>
    </w:p>
    <w:tbl>
      <w:tblPr>
        <w:tblStyle w:val="HelleSchattierung-Akzent2"/>
        <w:tblW w:w="0" w:type="auto"/>
        <w:tblLook w:val="04A0"/>
      </w:tblPr>
      <w:tblGrid>
        <w:gridCol w:w="1242"/>
        <w:gridCol w:w="7970"/>
      </w:tblGrid>
      <w:tr w:rsidR="00B22631" w:rsidTr="00E01B92">
        <w:trPr>
          <w:cnfStyle w:val="100000000000"/>
        </w:trPr>
        <w:tc>
          <w:tcPr>
            <w:cnfStyle w:val="001000000000"/>
            <w:tcW w:w="1242" w:type="dxa"/>
          </w:tcPr>
          <w:p w:rsidR="00B22631" w:rsidRDefault="00B22631" w:rsidP="00E01B92">
            <w:pPr>
              <w:spacing w:line="276" w:lineRule="auto"/>
            </w:pPr>
            <w:r>
              <w:t>Zustand</w:t>
            </w:r>
          </w:p>
        </w:tc>
        <w:tc>
          <w:tcPr>
            <w:tcW w:w="7970" w:type="dxa"/>
          </w:tcPr>
          <w:p w:rsidR="00B22631" w:rsidRDefault="00B22631" w:rsidP="00E01B92">
            <w:pPr>
              <w:spacing w:line="276" w:lineRule="auto"/>
              <w:cnfStyle w:val="100000000000"/>
            </w:pPr>
            <w:r>
              <w:t>Bedeutung</w:t>
            </w:r>
          </w:p>
        </w:tc>
      </w:tr>
      <w:tr w:rsidR="00B22631" w:rsidTr="00E01B92">
        <w:trPr>
          <w:cnfStyle w:val="000000100000"/>
        </w:trPr>
        <w:tc>
          <w:tcPr>
            <w:cnfStyle w:val="001000000000"/>
            <w:tcW w:w="1242" w:type="dxa"/>
          </w:tcPr>
          <w:p w:rsidR="00B22631" w:rsidRDefault="00B22631" w:rsidP="00E01B92">
            <w:pPr>
              <w:spacing w:line="276" w:lineRule="auto"/>
            </w:pPr>
            <w:r>
              <w:t>IN</w:t>
            </w:r>
          </w:p>
        </w:tc>
        <w:tc>
          <w:tcPr>
            <w:tcW w:w="7970" w:type="dxa"/>
          </w:tcPr>
          <w:p w:rsidR="00B22631" w:rsidRDefault="00B22631" w:rsidP="00E01B92">
            <w:pPr>
              <w:spacing w:line="276" w:lineRule="auto"/>
              <w:cnfStyle w:val="000000100000"/>
            </w:pPr>
            <w:r>
              <w:t>MAC-Adresse wurde gespeichert</w:t>
            </w:r>
          </w:p>
        </w:tc>
      </w:tr>
      <w:tr w:rsidR="00B22631" w:rsidTr="00E01B92">
        <w:tc>
          <w:tcPr>
            <w:cnfStyle w:val="001000000000"/>
            <w:tcW w:w="1242" w:type="dxa"/>
          </w:tcPr>
          <w:p w:rsidR="00B22631" w:rsidRDefault="00B22631" w:rsidP="00E01B92">
            <w:pPr>
              <w:spacing w:line="276" w:lineRule="auto"/>
            </w:pPr>
            <w:r>
              <w:t>LV</w:t>
            </w:r>
          </w:p>
        </w:tc>
        <w:tc>
          <w:tcPr>
            <w:tcW w:w="7970" w:type="dxa"/>
          </w:tcPr>
          <w:p w:rsidR="00B22631" w:rsidRDefault="00B22631" w:rsidP="00E01B92">
            <w:pPr>
              <w:spacing w:line="276" w:lineRule="auto"/>
              <w:cnfStyle w:val="000000000000"/>
            </w:pPr>
            <w:r>
              <w:t>Registrar hat eine Leave Nachricht erhalten. Wenn keine JoinIn Nachricht kommt, wechselt der Automat in den MT Zustand</w:t>
            </w:r>
          </w:p>
        </w:tc>
      </w:tr>
      <w:tr w:rsidR="00B22631" w:rsidTr="00E01B92">
        <w:trPr>
          <w:cnfStyle w:val="000000100000"/>
        </w:trPr>
        <w:tc>
          <w:tcPr>
            <w:cnfStyle w:val="001000000000"/>
            <w:tcW w:w="1242" w:type="dxa"/>
          </w:tcPr>
          <w:p w:rsidR="00B22631" w:rsidRDefault="00B22631" w:rsidP="00E01B92">
            <w:pPr>
              <w:spacing w:line="276" w:lineRule="auto"/>
            </w:pPr>
            <w:r>
              <w:t>MT</w:t>
            </w:r>
          </w:p>
        </w:tc>
        <w:tc>
          <w:tcPr>
            <w:tcW w:w="7970" w:type="dxa"/>
          </w:tcPr>
          <w:p w:rsidR="00B22631" w:rsidRDefault="00B22631" w:rsidP="00E01B92">
            <w:pPr>
              <w:spacing w:line="276" w:lineRule="auto"/>
              <w:cnfStyle w:val="000000100000"/>
            </w:pPr>
            <w:r>
              <w:t>Registrar ist leer</w:t>
            </w:r>
          </w:p>
        </w:tc>
      </w:tr>
    </w:tbl>
    <w:p w:rsidR="00B22631" w:rsidRPr="00B22631" w:rsidRDefault="00B22631" w:rsidP="00291858"/>
    <w:p w:rsidR="00291858" w:rsidRDefault="00EE2D7E" w:rsidP="00291858">
      <w:pPr>
        <w:rPr>
          <w:b/>
          <w:color w:val="00B050"/>
        </w:rPr>
      </w:pPr>
      <w:commentRangeStart w:id="201"/>
      <w:r w:rsidRPr="00EE2D7E">
        <w:rPr>
          <w:b/>
          <w:color w:val="00B050"/>
        </w:rPr>
        <w:t>// TODO</w:t>
      </w:r>
      <w:r>
        <w:rPr>
          <w:b/>
          <w:color w:val="00B050"/>
        </w:rPr>
        <w:t>: Ab hier sind alle Bedeutungen C&amp;P von der Bachelorarbeit, evtl. Neuformulierung</w:t>
      </w:r>
      <w:commentRangeEnd w:id="201"/>
      <w:r w:rsidR="0011062E">
        <w:rPr>
          <w:rStyle w:val="Kommentarzeichen"/>
        </w:rPr>
        <w:commentReference w:id="201"/>
      </w:r>
    </w:p>
    <w:p w:rsidR="00EE2D7E" w:rsidRPr="00E01B92" w:rsidRDefault="00EE2D7E" w:rsidP="00EE2D7E">
      <w:pPr>
        <w:rPr>
          <w:b/>
          <w:color w:val="C00000"/>
        </w:rPr>
      </w:pPr>
      <w:r w:rsidRPr="00E01B92">
        <w:rPr>
          <w:b/>
          <w:color w:val="C00000"/>
        </w:rPr>
        <w:t>Events:</w:t>
      </w:r>
    </w:p>
    <w:tbl>
      <w:tblPr>
        <w:tblStyle w:val="HelleSchattierung-Akzent2"/>
        <w:tblW w:w="0" w:type="auto"/>
        <w:tblLook w:val="04A0"/>
      </w:tblPr>
      <w:tblGrid>
        <w:gridCol w:w="1384"/>
        <w:gridCol w:w="7828"/>
      </w:tblGrid>
      <w:tr w:rsidR="00EE2D7E" w:rsidTr="00EE2D7E">
        <w:trPr>
          <w:cnfStyle w:val="100000000000"/>
        </w:trPr>
        <w:tc>
          <w:tcPr>
            <w:cnfStyle w:val="001000000000"/>
            <w:tcW w:w="1384" w:type="dxa"/>
          </w:tcPr>
          <w:p w:rsidR="00EE2D7E" w:rsidRDefault="00EE2D7E" w:rsidP="00E01B92">
            <w:pPr>
              <w:spacing w:line="276" w:lineRule="auto"/>
            </w:pPr>
            <w:r>
              <w:t>Event</w:t>
            </w:r>
          </w:p>
        </w:tc>
        <w:tc>
          <w:tcPr>
            <w:tcW w:w="7828" w:type="dxa"/>
          </w:tcPr>
          <w:p w:rsidR="00EE2D7E" w:rsidRDefault="00EE2D7E" w:rsidP="00E01B92">
            <w:pPr>
              <w:spacing w:line="276" w:lineRule="auto"/>
              <w:cnfStyle w:val="100000000000"/>
            </w:pPr>
            <w:r>
              <w:t>Bedeutung</w:t>
            </w:r>
          </w:p>
        </w:tc>
      </w:tr>
      <w:tr w:rsidR="00EE2D7E" w:rsidTr="00EE2D7E">
        <w:trPr>
          <w:cnfStyle w:val="000000100000"/>
        </w:trPr>
        <w:tc>
          <w:tcPr>
            <w:cnfStyle w:val="001000000000"/>
            <w:tcW w:w="1384" w:type="dxa"/>
          </w:tcPr>
          <w:p w:rsidR="00EE2D7E" w:rsidRDefault="00EE2D7E" w:rsidP="00E01B92">
            <w:pPr>
              <w:spacing w:line="276" w:lineRule="auto"/>
            </w:pPr>
            <w:r>
              <w:t>Begin!</w:t>
            </w:r>
          </w:p>
        </w:tc>
        <w:tc>
          <w:tcPr>
            <w:tcW w:w="7828" w:type="dxa"/>
          </w:tcPr>
          <w:p w:rsidR="00EE2D7E" w:rsidRDefault="00EE2D7E" w:rsidP="00E01B92">
            <w:pPr>
              <w:spacing w:line="276" w:lineRule="auto"/>
              <w:cnfStyle w:val="000000100000"/>
            </w:pPr>
            <w:r>
              <w:t>Event zum Starten und initialisieren des Zustandsautomaten.</w:t>
            </w:r>
          </w:p>
        </w:tc>
      </w:tr>
      <w:tr w:rsidR="00EE2D7E" w:rsidTr="00EE2D7E">
        <w:tc>
          <w:tcPr>
            <w:cnfStyle w:val="001000000000"/>
            <w:tcW w:w="1384" w:type="dxa"/>
          </w:tcPr>
          <w:p w:rsidR="00EE2D7E" w:rsidRDefault="00EE2D7E" w:rsidP="00E01B92">
            <w:pPr>
              <w:spacing w:line="276" w:lineRule="auto"/>
            </w:pPr>
            <w:r>
              <w:t>rNew!</w:t>
            </w:r>
          </w:p>
        </w:tc>
        <w:tc>
          <w:tcPr>
            <w:tcW w:w="7828" w:type="dxa"/>
          </w:tcPr>
          <w:p w:rsidR="00EE2D7E" w:rsidRDefault="00EE2D7E" w:rsidP="00E01B92">
            <w:pPr>
              <w:spacing w:line="276" w:lineRule="auto"/>
              <w:cnfStyle w:val="000000000000"/>
            </w:pPr>
            <w:r>
              <w:t xml:space="preserve">Event zum schnellen Registrieren von Attributen. (Findet keine Verwendung in </w:t>
            </w:r>
            <w:r>
              <w:lastRenderedPageBreak/>
              <w:t>MMRP.)</w:t>
            </w:r>
          </w:p>
        </w:tc>
      </w:tr>
      <w:tr w:rsidR="00EE2D7E" w:rsidTr="00EE2D7E">
        <w:trPr>
          <w:cnfStyle w:val="000000100000"/>
        </w:trPr>
        <w:tc>
          <w:tcPr>
            <w:cnfStyle w:val="001000000000"/>
            <w:tcW w:w="1384" w:type="dxa"/>
          </w:tcPr>
          <w:p w:rsidR="00EE2D7E" w:rsidRDefault="00EE2D7E" w:rsidP="00E01B92">
            <w:pPr>
              <w:spacing w:line="276" w:lineRule="auto"/>
            </w:pPr>
            <w:r>
              <w:lastRenderedPageBreak/>
              <w:t>rJoinIn!</w:t>
            </w:r>
          </w:p>
        </w:tc>
        <w:tc>
          <w:tcPr>
            <w:tcW w:w="7828" w:type="dxa"/>
          </w:tcPr>
          <w:p w:rsidR="00EE2D7E" w:rsidRDefault="00EE2D7E" w:rsidP="00E01B92">
            <w:pPr>
              <w:spacing w:line="276" w:lineRule="auto"/>
              <w:cnfStyle w:val="000000100000"/>
            </w:pPr>
            <w:r>
              <w:t>Empfang einer JoinIn-Nachricht über das Netzwerk</w:t>
            </w:r>
          </w:p>
        </w:tc>
      </w:tr>
      <w:tr w:rsidR="00EE2D7E" w:rsidTr="00EE2D7E">
        <w:tc>
          <w:tcPr>
            <w:cnfStyle w:val="001000000000"/>
            <w:tcW w:w="1384" w:type="dxa"/>
          </w:tcPr>
          <w:p w:rsidR="00EE2D7E" w:rsidRDefault="00EE2D7E" w:rsidP="00E01B92">
            <w:pPr>
              <w:spacing w:line="276" w:lineRule="auto"/>
            </w:pPr>
            <w:r>
              <w:t>rJoinMt!</w:t>
            </w:r>
          </w:p>
        </w:tc>
        <w:tc>
          <w:tcPr>
            <w:tcW w:w="7828" w:type="dxa"/>
          </w:tcPr>
          <w:p w:rsidR="00EE2D7E" w:rsidRDefault="00EE2D7E" w:rsidP="00E01B92">
            <w:pPr>
              <w:spacing w:line="276" w:lineRule="auto"/>
              <w:cnfStyle w:val="000000000000"/>
            </w:pPr>
            <w:r>
              <w:t>Emfpang einer JoinMT-Nachricht über das Netzwerk. (Wird von der Applicant state machine generiert. Der Unterschied zur JoinIn-Nachricht wird dort erklärt)</w:t>
            </w:r>
          </w:p>
        </w:tc>
      </w:tr>
      <w:tr w:rsidR="00EE2D7E" w:rsidTr="00EE2D7E">
        <w:trPr>
          <w:cnfStyle w:val="000000100000"/>
        </w:trPr>
        <w:tc>
          <w:tcPr>
            <w:cnfStyle w:val="001000000000"/>
            <w:tcW w:w="1384" w:type="dxa"/>
          </w:tcPr>
          <w:p w:rsidR="00EE2D7E" w:rsidRDefault="00EE2D7E" w:rsidP="00E01B92">
            <w:pPr>
              <w:spacing w:line="276" w:lineRule="auto"/>
            </w:pPr>
            <w:r>
              <w:t>rLv!</w:t>
            </w:r>
          </w:p>
        </w:tc>
        <w:tc>
          <w:tcPr>
            <w:tcW w:w="7828" w:type="dxa"/>
          </w:tcPr>
          <w:p w:rsidR="00EE2D7E" w:rsidRDefault="00EE2D7E" w:rsidP="00E01B92">
            <w:pPr>
              <w:spacing w:line="276" w:lineRule="auto"/>
              <w:cnfStyle w:val="000000100000"/>
            </w:pPr>
            <w:r>
              <w:t>Empfang einer Leave-Nachricht über das Netwerk. Dient zur Deregistrierung</w:t>
            </w:r>
          </w:p>
        </w:tc>
      </w:tr>
      <w:tr w:rsidR="00EE2D7E" w:rsidTr="00EE2D7E">
        <w:tc>
          <w:tcPr>
            <w:cnfStyle w:val="001000000000"/>
            <w:tcW w:w="1384" w:type="dxa"/>
          </w:tcPr>
          <w:p w:rsidR="00EE2D7E" w:rsidRDefault="00EE2D7E" w:rsidP="00E01B92">
            <w:pPr>
              <w:spacing w:line="276" w:lineRule="auto"/>
            </w:pPr>
            <w:r>
              <w:t>rLA!</w:t>
            </w:r>
          </w:p>
        </w:tc>
        <w:tc>
          <w:tcPr>
            <w:tcW w:w="7828" w:type="dxa"/>
          </w:tcPr>
          <w:p w:rsidR="00EE2D7E" w:rsidRDefault="00EE2D7E" w:rsidP="00E01B92">
            <w:pPr>
              <w:spacing w:line="276" w:lineRule="auto"/>
              <w:cnfStyle w:val="000000000000"/>
            </w:pPr>
            <w:r>
              <w:t>Empfang einer LeaveAll-Nachricht über das Netzwerk. Zur Deregistrierung durch den garbage collector.</w:t>
            </w:r>
          </w:p>
        </w:tc>
      </w:tr>
      <w:tr w:rsidR="00EE2D7E" w:rsidTr="00EE2D7E">
        <w:trPr>
          <w:cnfStyle w:val="000000100000"/>
        </w:trPr>
        <w:tc>
          <w:tcPr>
            <w:cnfStyle w:val="001000000000"/>
            <w:tcW w:w="1384" w:type="dxa"/>
          </w:tcPr>
          <w:p w:rsidR="00EE2D7E" w:rsidRDefault="00EE2D7E" w:rsidP="00E01B92">
            <w:pPr>
              <w:spacing w:line="276" w:lineRule="auto"/>
            </w:pPr>
            <w:r>
              <w:t>txLA!</w:t>
            </w:r>
          </w:p>
        </w:tc>
        <w:tc>
          <w:tcPr>
            <w:tcW w:w="7828" w:type="dxa"/>
          </w:tcPr>
          <w:p w:rsidR="00EE2D7E" w:rsidRDefault="00EE2D7E" w:rsidP="00E01B92">
            <w:pPr>
              <w:spacing w:line="276" w:lineRule="auto"/>
              <w:cnfStyle w:val="000000100000"/>
            </w:pPr>
            <w:r>
              <w:t>Event für die Übertragungsmöglichkeit und einer LeaveAll-Nachricht tritt ein. Hier keine größere Änderung als bei einem normalen rLA!-Event</w:t>
            </w:r>
          </w:p>
        </w:tc>
      </w:tr>
      <w:tr w:rsidR="00EE2D7E" w:rsidTr="00EE2D7E">
        <w:tc>
          <w:tcPr>
            <w:cnfStyle w:val="001000000000"/>
            <w:tcW w:w="1384" w:type="dxa"/>
          </w:tcPr>
          <w:p w:rsidR="00EE2D7E" w:rsidRDefault="00EE2D7E" w:rsidP="00E01B92">
            <w:pPr>
              <w:spacing w:line="276" w:lineRule="auto"/>
            </w:pPr>
            <w:r>
              <w:t>Re-declare!</w:t>
            </w:r>
          </w:p>
        </w:tc>
        <w:tc>
          <w:tcPr>
            <w:tcW w:w="7828" w:type="dxa"/>
          </w:tcPr>
          <w:p w:rsidR="00EE2D7E" w:rsidRDefault="00EE2D7E" w:rsidP="00E01B92">
            <w:pPr>
              <w:spacing w:line="276" w:lineRule="auto"/>
              <w:cnfStyle w:val="000000000000"/>
            </w:pPr>
            <w:r>
              <w:t>Event, das einen Port-Rollen-Wechsel anzeigt. (Von Designated-Port zu Root-Port oder Alternate-Port</w:t>
            </w:r>
          </w:p>
        </w:tc>
      </w:tr>
      <w:tr w:rsidR="00EE2D7E" w:rsidTr="00EE2D7E">
        <w:trPr>
          <w:cnfStyle w:val="000000100000"/>
        </w:trPr>
        <w:tc>
          <w:tcPr>
            <w:cnfStyle w:val="001000000000"/>
            <w:tcW w:w="1384" w:type="dxa"/>
          </w:tcPr>
          <w:p w:rsidR="00EE2D7E" w:rsidRDefault="00EE2D7E" w:rsidP="00E01B92">
            <w:pPr>
              <w:spacing w:line="276" w:lineRule="auto"/>
            </w:pPr>
            <w:r>
              <w:t>Flush!</w:t>
            </w:r>
          </w:p>
        </w:tc>
        <w:tc>
          <w:tcPr>
            <w:tcW w:w="7828" w:type="dxa"/>
          </w:tcPr>
          <w:p w:rsidR="00EE2D7E" w:rsidRDefault="00EE2D7E" w:rsidP="00E01B92">
            <w:pPr>
              <w:spacing w:line="276" w:lineRule="auto"/>
              <w:cnfStyle w:val="000000100000"/>
            </w:pPr>
            <w:r>
              <w:t>Event, das einen Port-Rollen-Wechsel anzeigt. (Von Root-Port oder Alternate-Port zu Designated-Port.)</w:t>
            </w:r>
          </w:p>
        </w:tc>
      </w:tr>
      <w:tr w:rsidR="00EE2D7E" w:rsidTr="00EE2D7E">
        <w:tc>
          <w:tcPr>
            <w:cnfStyle w:val="001000000000"/>
            <w:tcW w:w="1384" w:type="dxa"/>
          </w:tcPr>
          <w:p w:rsidR="00EE2D7E" w:rsidRDefault="00EE2D7E" w:rsidP="00E01B92">
            <w:pPr>
              <w:spacing w:line="276" w:lineRule="auto"/>
            </w:pPr>
            <w:r>
              <w:t>leavetimer!</w:t>
            </w:r>
          </w:p>
        </w:tc>
        <w:tc>
          <w:tcPr>
            <w:tcW w:w="7828" w:type="dxa"/>
          </w:tcPr>
          <w:p w:rsidR="00EE2D7E" w:rsidRDefault="00EE2D7E" w:rsidP="00E01B92">
            <w:pPr>
              <w:spacing w:line="276" w:lineRule="auto"/>
              <w:cnfStyle w:val="000000000000"/>
            </w:pPr>
            <w:r>
              <w:t>Der leavetimer ist abgelaufen und generiert dieses Event, um anzuzeigen, dass der Time-Out zum Reregistrieren vorbei ist.</w:t>
            </w:r>
          </w:p>
        </w:tc>
      </w:tr>
    </w:tbl>
    <w:p w:rsidR="00EE2D7E" w:rsidRDefault="00EE2D7E" w:rsidP="00EE2D7E"/>
    <w:p w:rsidR="00D51E00" w:rsidRPr="00E01B92" w:rsidRDefault="00D51E00" w:rsidP="00D51E00">
      <w:pPr>
        <w:rPr>
          <w:b/>
          <w:color w:val="C00000"/>
        </w:rPr>
      </w:pPr>
      <w:r w:rsidRPr="00E01B92">
        <w:rPr>
          <w:b/>
          <w:color w:val="C00000"/>
        </w:rPr>
        <w:t>Events:</w:t>
      </w:r>
    </w:p>
    <w:tbl>
      <w:tblPr>
        <w:tblStyle w:val="HelleSchattierung-Akzent2"/>
        <w:tblW w:w="0" w:type="auto"/>
        <w:tblLook w:val="04A0"/>
      </w:tblPr>
      <w:tblGrid>
        <w:gridCol w:w="1384"/>
        <w:gridCol w:w="7828"/>
      </w:tblGrid>
      <w:tr w:rsidR="00D51E00" w:rsidTr="00420B4F">
        <w:trPr>
          <w:cnfStyle w:val="100000000000"/>
        </w:trPr>
        <w:tc>
          <w:tcPr>
            <w:cnfStyle w:val="001000000000"/>
            <w:tcW w:w="1384" w:type="dxa"/>
          </w:tcPr>
          <w:p w:rsidR="00D51E00" w:rsidRDefault="00D51E00" w:rsidP="00420B4F">
            <w:pPr>
              <w:spacing w:line="276" w:lineRule="auto"/>
            </w:pPr>
            <w:r>
              <w:t>Action</w:t>
            </w:r>
          </w:p>
        </w:tc>
        <w:tc>
          <w:tcPr>
            <w:tcW w:w="7828" w:type="dxa"/>
          </w:tcPr>
          <w:p w:rsidR="00D51E00" w:rsidRDefault="00D51E00" w:rsidP="00420B4F">
            <w:pPr>
              <w:spacing w:line="276" w:lineRule="auto"/>
              <w:cnfStyle w:val="100000000000"/>
            </w:pPr>
            <w:r>
              <w:t>Bedeutung</w:t>
            </w:r>
          </w:p>
        </w:tc>
      </w:tr>
      <w:tr w:rsidR="00D51E00" w:rsidTr="00420B4F">
        <w:trPr>
          <w:cnfStyle w:val="000000100000"/>
        </w:trPr>
        <w:tc>
          <w:tcPr>
            <w:cnfStyle w:val="001000000000"/>
            <w:tcW w:w="1384" w:type="dxa"/>
          </w:tcPr>
          <w:p w:rsidR="00D51E00" w:rsidRDefault="00D51E00" w:rsidP="00D51E00">
            <w:pPr>
              <w:spacing w:line="276" w:lineRule="auto"/>
            </w:pPr>
            <w:r>
              <w:t>New</w:t>
            </w:r>
          </w:p>
        </w:tc>
        <w:tc>
          <w:tcPr>
            <w:tcW w:w="7828" w:type="dxa"/>
          </w:tcPr>
          <w:p w:rsidR="00D51E00" w:rsidRPr="00D51E00" w:rsidRDefault="00D51E00" w:rsidP="00420B4F">
            <w:pPr>
              <w:spacing w:line="276" w:lineRule="auto"/>
              <w:cnfStyle w:val="000000100000"/>
              <w:rPr>
                <w:b/>
                <w:bCs/>
              </w:rPr>
            </w:pPr>
            <w:r w:rsidRPr="00D51E00">
              <w:t>Im MMRP wird die Action nie ausgeführt.</w:t>
            </w:r>
          </w:p>
        </w:tc>
      </w:tr>
      <w:tr w:rsidR="00D51E00" w:rsidTr="00420B4F">
        <w:tc>
          <w:tcPr>
            <w:cnfStyle w:val="001000000000"/>
            <w:tcW w:w="1384" w:type="dxa"/>
          </w:tcPr>
          <w:p w:rsidR="00D51E00" w:rsidRDefault="00D51E00" w:rsidP="00420B4F">
            <w:pPr>
              <w:spacing w:line="276" w:lineRule="auto"/>
            </w:pPr>
            <w:r>
              <w:t>Join</w:t>
            </w:r>
          </w:p>
        </w:tc>
        <w:tc>
          <w:tcPr>
            <w:tcW w:w="7828" w:type="dxa"/>
          </w:tcPr>
          <w:p w:rsidR="00D51E00" w:rsidRPr="00D51E00" w:rsidRDefault="00D51E00" w:rsidP="00420B4F">
            <w:pPr>
              <w:spacing w:line="276" w:lineRule="auto"/>
              <w:cnfStyle w:val="000000000000"/>
              <w:rPr>
                <w:b/>
                <w:bCs/>
              </w:rPr>
            </w:pPr>
            <w:r w:rsidRPr="00D51E00">
              <w:t>Sendet eine Join Nachricht an die anknüpfende Applicant state machine.</w:t>
            </w:r>
          </w:p>
        </w:tc>
      </w:tr>
      <w:tr w:rsidR="00D51E00" w:rsidTr="00420B4F">
        <w:trPr>
          <w:cnfStyle w:val="000000100000"/>
        </w:trPr>
        <w:tc>
          <w:tcPr>
            <w:cnfStyle w:val="001000000000"/>
            <w:tcW w:w="1384" w:type="dxa"/>
          </w:tcPr>
          <w:p w:rsidR="00D51E00" w:rsidRDefault="00D51E00" w:rsidP="00420B4F">
            <w:pPr>
              <w:spacing w:line="276" w:lineRule="auto"/>
            </w:pPr>
            <w:r>
              <w:t>Lv</w:t>
            </w:r>
          </w:p>
        </w:tc>
        <w:tc>
          <w:tcPr>
            <w:tcW w:w="7828" w:type="dxa"/>
          </w:tcPr>
          <w:p w:rsidR="00D51E00" w:rsidRPr="00D51E00" w:rsidRDefault="00D51E00" w:rsidP="00420B4F">
            <w:pPr>
              <w:spacing w:line="276" w:lineRule="auto"/>
              <w:cnfStyle w:val="000000100000"/>
              <w:rPr>
                <w:b/>
                <w:bCs/>
              </w:rPr>
            </w:pPr>
            <w:r w:rsidRPr="00D51E00">
              <w:t>Sendet eine Leave Nachricht an die anknüpfende Applicant state machine</w:t>
            </w:r>
          </w:p>
        </w:tc>
      </w:tr>
      <w:tr w:rsidR="00D51E00" w:rsidTr="00420B4F">
        <w:tc>
          <w:tcPr>
            <w:cnfStyle w:val="001000000000"/>
            <w:tcW w:w="1384" w:type="dxa"/>
          </w:tcPr>
          <w:p w:rsidR="00D51E00" w:rsidRDefault="00D51E00" w:rsidP="00420B4F">
            <w:pPr>
              <w:spacing w:line="276" w:lineRule="auto"/>
            </w:pPr>
            <w:r>
              <w:t>Start leavetimer</w:t>
            </w:r>
          </w:p>
        </w:tc>
        <w:tc>
          <w:tcPr>
            <w:tcW w:w="7828" w:type="dxa"/>
          </w:tcPr>
          <w:p w:rsidR="00D51E00" w:rsidRPr="00D51E00" w:rsidRDefault="00D51E00" w:rsidP="00D51E00">
            <w:pPr>
              <w:spacing w:line="276" w:lineRule="auto"/>
              <w:cnfStyle w:val="000000000000"/>
              <w:rPr>
                <w:b/>
                <w:bCs/>
              </w:rPr>
            </w:pPr>
            <w:r w:rsidRPr="00D51E00">
              <w:t>Startet den Timer, der definiert</w:t>
            </w:r>
            <w:r>
              <w:t>,</w:t>
            </w:r>
            <w:r w:rsidRPr="00D51E00">
              <w:t xml:space="preserve"> wie lange ein Empfänger Zeit hat sich zu reg</w:t>
            </w:r>
            <w:r>
              <w:t>i</w:t>
            </w:r>
            <w:r w:rsidRPr="00D51E00">
              <w:t>strieren</w:t>
            </w:r>
            <w:r>
              <w:t>,</w:t>
            </w:r>
            <w:r w:rsidRPr="00D51E00">
              <w:t xml:space="preserve"> nachdem die Verbindung getrennt wurde.</w:t>
            </w:r>
          </w:p>
        </w:tc>
      </w:tr>
      <w:tr w:rsidR="00D51E00" w:rsidTr="00420B4F">
        <w:trPr>
          <w:cnfStyle w:val="000000100000"/>
        </w:trPr>
        <w:tc>
          <w:tcPr>
            <w:cnfStyle w:val="001000000000"/>
            <w:tcW w:w="1384" w:type="dxa"/>
          </w:tcPr>
          <w:p w:rsidR="00D51E00" w:rsidRDefault="00D51E00" w:rsidP="00420B4F">
            <w:pPr>
              <w:spacing w:line="276" w:lineRule="auto"/>
            </w:pPr>
            <w:r>
              <w:t>Stop leavetimer</w:t>
            </w:r>
          </w:p>
        </w:tc>
        <w:tc>
          <w:tcPr>
            <w:tcW w:w="7828" w:type="dxa"/>
          </w:tcPr>
          <w:p w:rsidR="00D51E00" w:rsidRPr="00D51E00" w:rsidRDefault="00D51E00" w:rsidP="00420B4F">
            <w:pPr>
              <w:spacing w:line="276" w:lineRule="auto"/>
              <w:cnfStyle w:val="000000100000"/>
              <w:rPr>
                <w:b/>
                <w:bCs/>
              </w:rPr>
            </w:pPr>
            <w:r w:rsidRPr="00D51E00">
              <w:t>Der Timer ist abgelaufen und die regestrierte MAC-Adresse wird deregestriert.</w:t>
            </w:r>
          </w:p>
        </w:tc>
      </w:tr>
    </w:tbl>
    <w:p w:rsidR="00D51E00" w:rsidRPr="00EE2D7E" w:rsidRDefault="00D51E00" w:rsidP="00EE2D7E"/>
    <w:p w:rsidR="00291858" w:rsidRDefault="00FA02D4" w:rsidP="00FA02D4">
      <w:pPr>
        <w:pStyle w:val="berschrift3"/>
        <w:numPr>
          <w:ilvl w:val="2"/>
          <w:numId w:val="3"/>
        </w:numPr>
      </w:pPr>
      <w:bookmarkStart w:id="202" w:name="_Toc308214002"/>
      <w:r>
        <w:t>Zustandsautomat – Applicant state machine</w:t>
      </w:r>
      <w:bookmarkEnd w:id="202"/>
    </w:p>
    <w:p w:rsidR="00E01B92" w:rsidRPr="00E01B92" w:rsidRDefault="00E01B92" w:rsidP="00E01B92">
      <w:pPr>
        <w:rPr>
          <w:color w:val="C00000"/>
        </w:rPr>
      </w:pPr>
    </w:p>
    <w:p w:rsidR="00FA02D4" w:rsidRPr="00E01B92" w:rsidRDefault="00FA02D4" w:rsidP="00FA02D4">
      <w:pPr>
        <w:rPr>
          <w:b/>
          <w:color w:val="C00000"/>
        </w:rPr>
      </w:pPr>
      <w:r w:rsidRPr="00E01B92">
        <w:rPr>
          <w:b/>
          <w:color w:val="C00000"/>
        </w:rPr>
        <w:t>Zustandsautomat:</w:t>
      </w:r>
    </w:p>
    <w:p w:rsidR="00FA02D4" w:rsidRDefault="00FA02D4" w:rsidP="00E01B92">
      <w:pPr>
        <w:pStyle w:val="KeinLeerraum"/>
        <w:jc w:val="center"/>
      </w:pPr>
      <w:r>
        <w:rPr>
          <w:noProof/>
        </w:rPr>
        <w:lastRenderedPageBreak/>
        <w:drawing>
          <wp:inline distT="0" distB="0" distL="0" distR="0">
            <wp:extent cx="5760720" cy="4875104"/>
            <wp:effectExtent l="19050" t="0" r="0" b="0"/>
            <wp:docPr id="35" name="internal-source-marker_0.7599444382651555" descr="https://lh5.googleusercontent.com/z_wMmuXG6BT2oYt6uxIe0Xg-hQfbcUUhhgVzyLoQiL8xwkYI-CuenzWOYS16BGVFEVSDXuywx_N6fn8_TeJhBww1EEb0Vqe79IhbjOqb2SwBF-HPp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z_wMmuXG6BT2oYt6uxIe0Xg-hQfbcUUhhgVzyLoQiL8xwkYI-CuenzWOYS16BGVFEVSDXuywx_N6fn8_TeJhBww1EEb0Vqe79IhbjOqb2SwBF-HPpoA"/>
                    <pic:cNvPicPr>
                      <a:picLocks noChangeAspect="1" noChangeArrowheads="1"/>
                    </pic:cNvPicPr>
                  </pic:nvPicPr>
                  <pic:blipFill>
                    <a:blip r:embed="rId23" cstate="print"/>
                    <a:srcRect/>
                    <a:stretch>
                      <a:fillRect/>
                    </a:stretch>
                  </pic:blipFill>
                  <pic:spPr bwMode="auto">
                    <a:xfrm>
                      <a:off x="0" y="0"/>
                      <a:ext cx="5760720" cy="4875104"/>
                    </a:xfrm>
                    <a:prstGeom prst="rect">
                      <a:avLst/>
                    </a:prstGeom>
                    <a:noFill/>
                    <a:ln w="9525">
                      <a:noFill/>
                      <a:miter lim="800000"/>
                      <a:headEnd/>
                      <a:tailEnd/>
                    </a:ln>
                  </pic:spPr>
                </pic:pic>
              </a:graphicData>
            </a:graphic>
          </wp:inline>
        </w:drawing>
      </w:r>
    </w:p>
    <w:p w:rsidR="00FA02D4" w:rsidRPr="00FA02D4" w:rsidRDefault="00FA02D4" w:rsidP="00E01B92">
      <w:pPr>
        <w:pStyle w:val="Beschriftung"/>
        <w:jc w:val="center"/>
      </w:pPr>
      <w:r>
        <w:t xml:space="preserve">Abbildung </w:t>
      </w:r>
      <w:fldSimple w:instr=" SEQ Abbildung \* ARABIC ">
        <w:r w:rsidR="006844C3">
          <w:rPr>
            <w:noProof/>
          </w:rPr>
          <w:t>14</w:t>
        </w:r>
      </w:fldSimple>
      <w:r>
        <w:t>: applicant state machine</w:t>
      </w:r>
      <w:r>
        <w:rPr>
          <w:rStyle w:val="Funotenzeichen"/>
        </w:rPr>
        <w:footnoteReference w:id="7"/>
      </w:r>
    </w:p>
    <w:p w:rsidR="00291858" w:rsidRPr="00E01B92" w:rsidRDefault="00FC0105" w:rsidP="00291858">
      <w:pPr>
        <w:rPr>
          <w:b/>
          <w:color w:val="C00000"/>
        </w:rPr>
      </w:pPr>
      <w:r w:rsidRPr="00E01B92">
        <w:rPr>
          <w:b/>
          <w:color w:val="C00000"/>
        </w:rPr>
        <w:t>Anmerkung:</w:t>
      </w:r>
    </w:p>
    <w:p w:rsidR="00FC0105" w:rsidRPr="00FC0105" w:rsidRDefault="00FC0105" w:rsidP="00FC0105">
      <w:pPr>
        <w:pStyle w:val="Listenabsatz"/>
        <w:numPr>
          <w:ilvl w:val="0"/>
          <w:numId w:val="30"/>
        </w:numPr>
        <w:rPr>
          <w:b/>
        </w:rPr>
      </w:pPr>
      <w:r>
        <w:t>Weiße Zustände stellen einen Application-Only Automaten dar.</w:t>
      </w:r>
    </w:p>
    <w:p w:rsidR="00FC0105" w:rsidRPr="00E01B92" w:rsidRDefault="00FC0105" w:rsidP="00FC0105">
      <w:pPr>
        <w:pStyle w:val="Listenabsatz"/>
        <w:numPr>
          <w:ilvl w:val="0"/>
          <w:numId w:val="30"/>
        </w:numPr>
        <w:rPr>
          <w:b/>
        </w:rPr>
      </w:pPr>
      <w:r>
        <w:t>Hellgelbe Zustände fallen weg, wenn es sich um ein Point-to-Poin-Netzwerk handelt.</w:t>
      </w:r>
    </w:p>
    <w:p w:rsidR="00E01B92" w:rsidRPr="00E01B92" w:rsidRDefault="00E01B92" w:rsidP="00E01B92">
      <w:pPr>
        <w:rPr>
          <w:b/>
        </w:rPr>
      </w:pPr>
    </w:p>
    <w:p w:rsidR="00FC0105" w:rsidRPr="00E01B92" w:rsidRDefault="00FC0105" w:rsidP="00FC0105">
      <w:pPr>
        <w:rPr>
          <w:b/>
          <w:color w:val="C00000"/>
        </w:rPr>
      </w:pPr>
      <w:r w:rsidRPr="00E01B92">
        <w:rPr>
          <w:b/>
          <w:color w:val="C00000"/>
        </w:rPr>
        <w:t>Zustände:</w:t>
      </w:r>
    </w:p>
    <w:tbl>
      <w:tblPr>
        <w:tblStyle w:val="HelleSchattierung-Akzent2"/>
        <w:tblW w:w="0" w:type="auto"/>
        <w:tblLook w:val="04A0"/>
      </w:tblPr>
      <w:tblGrid>
        <w:gridCol w:w="1101"/>
        <w:gridCol w:w="8111"/>
      </w:tblGrid>
      <w:tr w:rsidR="00FC0105" w:rsidTr="00FC0105">
        <w:trPr>
          <w:cnfStyle w:val="100000000000"/>
        </w:trPr>
        <w:tc>
          <w:tcPr>
            <w:cnfStyle w:val="001000000000"/>
            <w:tcW w:w="1101" w:type="dxa"/>
          </w:tcPr>
          <w:p w:rsidR="00FC0105" w:rsidRDefault="00FC0105" w:rsidP="00E01B92">
            <w:pPr>
              <w:spacing w:line="276" w:lineRule="auto"/>
            </w:pPr>
            <w:r>
              <w:t>Zustand</w:t>
            </w:r>
          </w:p>
        </w:tc>
        <w:tc>
          <w:tcPr>
            <w:tcW w:w="8111" w:type="dxa"/>
          </w:tcPr>
          <w:p w:rsidR="00FC0105" w:rsidRDefault="00FC0105" w:rsidP="00E01B92">
            <w:pPr>
              <w:spacing w:line="276" w:lineRule="auto"/>
              <w:cnfStyle w:val="100000000000"/>
            </w:pPr>
            <w:r>
              <w:t>Bedeutung</w:t>
            </w:r>
          </w:p>
        </w:tc>
      </w:tr>
      <w:tr w:rsidR="00FC0105" w:rsidTr="00FC0105">
        <w:trPr>
          <w:cnfStyle w:val="000000100000"/>
        </w:trPr>
        <w:tc>
          <w:tcPr>
            <w:cnfStyle w:val="001000000000"/>
            <w:tcW w:w="1101" w:type="dxa"/>
          </w:tcPr>
          <w:p w:rsidR="00FC0105" w:rsidRDefault="00FC0105" w:rsidP="00E01B92">
            <w:pPr>
              <w:spacing w:line="276" w:lineRule="auto"/>
            </w:pPr>
            <w:r>
              <w:t>VO</w:t>
            </w:r>
          </w:p>
        </w:tc>
        <w:tc>
          <w:tcPr>
            <w:tcW w:w="8111" w:type="dxa"/>
          </w:tcPr>
          <w:p w:rsidR="00FC0105" w:rsidRDefault="00FC0105" w:rsidP="00E01B92">
            <w:pPr>
              <w:spacing w:line="276" w:lineRule="auto"/>
              <w:cnfStyle w:val="000000100000"/>
            </w:pPr>
            <w:r w:rsidRPr="00FC0105">
              <w:rPr>
                <w:i/>
                <w:iCs/>
              </w:rPr>
              <w:t>Very anxious Observer</w:t>
            </w:r>
            <w:r w:rsidRPr="00FC0105">
              <w:t xml:space="preserve"> - Zustand, in dem sich der Automat zu Begi</w:t>
            </w:r>
            <w:r>
              <w:t>n</w:t>
            </w:r>
            <w:r w:rsidRPr="00FC0105">
              <w:t>n b</w:t>
            </w:r>
            <w:r>
              <w:t>e</w:t>
            </w:r>
            <w:r w:rsidRPr="00FC0105">
              <w:t>endet. Dieser</w:t>
            </w:r>
            <w:r>
              <w:t xml:space="preserve"> </w:t>
            </w:r>
            <w:r w:rsidRPr="00FC0105">
              <w:t>wird auch beim Verlassen der Registrierung wieder erreicht.</w:t>
            </w:r>
          </w:p>
        </w:tc>
      </w:tr>
      <w:tr w:rsidR="00FC0105" w:rsidTr="00FC0105">
        <w:tc>
          <w:tcPr>
            <w:cnfStyle w:val="001000000000"/>
            <w:tcW w:w="1101" w:type="dxa"/>
          </w:tcPr>
          <w:p w:rsidR="00FC0105" w:rsidRDefault="00FC0105" w:rsidP="00E01B92">
            <w:pPr>
              <w:spacing w:line="276" w:lineRule="auto"/>
            </w:pPr>
            <w:r>
              <w:t>VP</w:t>
            </w:r>
          </w:p>
        </w:tc>
        <w:tc>
          <w:tcPr>
            <w:tcW w:w="8111" w:type="dxa"/>
          </w:tcPr>
          <w:p w:rsidR="00FC0105" w:rsidRDefault="00FC0105" w:rsidP="00E01B92">
            <w:pPr>
              <w:spacing w:line="276" w:lineRule="auto"/>
              <w:cnfStyle w:val="000000000000"/>
            </w:pPr>
            <w:r w:rsidRPr="00FC0105">
              <w:rPr>
                <w:i/>
              </w:rPr>
              <w:t>Very anxious Passive</w:t>
            </w:r>
            <w:r>
              <w:t xml:space="preserve"> - Der Automat kommt in den Zustand, da er aufgefordert wurde,</w:t>
            </w:r>
          </w:p>
          <w:p w:rsidR="00FC0105" w:rsidRDefault="00FC0105" w:rsidP="00E01B92">
            <w:pPr>
              <w:spacing w:line="276" w:lineRule="auto"/>
              <w:cnfStyle w:val="000000000000"/>
            </w:pPr>
            <w:r>
              <w:t>die Adresse zu deklarieren. (Dies geschieht durch die internen Join! -Nachrichent, die beispielsweise der Registrar aussendet.)</w:t>
            </w:r>
          </w:p>
        </w:tc>
      </w:tr>
      <w:tr w:rsidR="00FC0105" w:rsidTr="00FC0105">
        <w:trPr>
          <w:cnfStyle w:val="000000100000"/>
        </w:trPr>
        <w:tc>
          <w:tcPr>
            <w:cnfStyle w:val="001000000000"/>
            <w:tcW w:w="1101" w:type="dxa"/>
          </w:tcPr>
          <w:p w:rsidR="00FC0105" w:rsidRDefault="00FC0105" w:rsidP="00E01B92">
            <w:pPr>
              <w:spacing w:line="276" w:lineRule="auto"/>
            </w:pPr>
            <w:r>
              <w:t>VN</w:t>
            </w:r>
          </w:p>
        </w:tc>
        <w:tc>
          <w:tcPr>
            <w:tcW w:w="8111" w:type="dxa"/>
          </w:tcPr>
          <w:p w:rsidR="00FC0105" w:rsidRDefault="00FC0105" w:rsidP="00E01B92">
            <w:pPr>
              <w:spacing w:line="276" w:lineRule="auto"/>
              <w:cnfStyle w:val="000000100000"/>
            </w:pPr>
            <w:r w:rsidRPr="00FC0105">
              <w:rPr>
                <w:i/>
              </w:rPr>
              <w:t>Very anxious New</w:t>
            </w:r>
            <w:r w:rsidRPr="00FC0105">
              <w:t xml:space="preserve"> - Nicht weiter beschrieben; MMRP macht keinen Gebrauch des New! </w:t>
            </w:r>
            <w:r w:rsidRPr="00FC0105">
              <w:lastRenderedPageBreak/>
              <w:t>-Kommandos, welcher zu diesem Zustand führt</w:t>
            </w:r>
          </w:p>
        </w:tc>
      </w:tr>
      <w:tr w:rsidR="00FC0105" w:rsidTr="00FC0105">
        <w:tc>
          <w:tcPr>
            <w:cnfStyle w:val="001000000000"/>
            <w:tcW w:w="1101" w:type="dxa"/>
          </w:tcPr>
          <w:p w:rsidR="00FC0105" w:rsidRDefault="00FC0105" w:rsidP="00E01B92">
            <w:pPr>
              <w:spacing w:line="276" w:lineRule="auto"/>
            </w:pPr>
            <w:r>
              <w:lastRenderedPageBreak/>
              <w:t>AN</w:t>
            </w:r>
          </w:p>
        </w:tc>
        <w:tc>
          <w:tcPr>
            <w:tcW w:w="8111" w:type="dxa"/>
          </w:tcPr>
          <w:p w:rsidR="00FC0105" w:rsidRDefault="00FC0105" w:rsidP="00E01B92">
            <w:pPr>
              <w:spacing w:line="276" w:lineRule="auto"/>
              <w:cnfStyle w:val="000000000000"/>
            </w:pPr>
            <w:r w:rsidRPr="00FC0105">
              <w:rPr>
                <w:i/>
                <w:iCs/>
              </w:rPr>
              <w:t xml:space="preserve">Anxious New </w:t>
            </w:r>
            <w:r w:rsidRPr="00FC0105">
              <w:t>- siehe: VN</w:t>
            </w:r>
          </w:p>
        </w:tc>
      </w:tr>
      <w:tr w:rsidR="00FC0105" w:rsidTr="00FC0105">
        <w:trPr>
          <w:cnfStyle w:val="000000100000"/>
        </w:trPr>
        <w:tc>
          <w:tcPr>
            <w:cnfStyle w:val="001000000000"/>
            <w:tcW w:w="1101" w:type="dxa"/>
          </w:tcPr>
          <w:p w:rsidR="00FC0105" w:rsidRDefault="00FC0105" w:rsidP="00E01B92">
            <w:pPr>
              <w:spacing w:line="276" w:lineRule="auto"/>
            </w:pPr>
            <w:r>
              <w:t>AA</w:t>
            </w:r>
          </w:p>
        </w:tc>
        <w:tc>
          <w:tcPr>
            <w:tcW w:w="8111" w:type="dxa"/>
          </w:tcPr>
          <w:p w:rsidR="00FC0105" w:rsidRDefault="00FC0105" w:rsidP="00E01B92">
            <w:pPr>
              <w:tabs>
                <w:tab w:val="left" w:pos="1560"/>
              </w:tabs>
              <w:spacing w:line="276" w:lineRule="auto"/>
              <w:cnfStyle w:val="000000100000"/>
            </w:pPr>
            <w:r w:rsidRPr="00FC0105">
              <w:rPr>
                <w:i/>
                <w:iCs/>
              </w:rPr>
              <w:t>Anxious Active</w:t>
            </w:r>
            <w:r w:rsidRPr="00FC0105">
              <w:t xml:space="preserve"> - Die Applikation be</w:t>
            </w:r>
            <w:r>
              <w:t>e</w:t>
            </w:r>
            <w:r w:rsidRPr="00FC0105">
              <w:t>ndet sich bei der Deklaration der Adresse. Sie hat</w:t>
            </w:r>
            <w:r>
              <w:t xml:space="preserve"> </w:t>
            </w:r>
            <w:r w:rsidRPr="00FC0105">
              <w:t>bereits eine Join-Nachricht versendet und sendet beim näc</w:t>
            </w:r>
            <w:r>
              <w:t>hsten tx!</w:t>
            </w:r>
            <w:r w:rsidRPr="00FC0105">
              <w:t>-Event die zweite</w:t>
            </w:r>
            <w:r>
              <w:t xml:space="preserve"> </w:t>
            </w:r>
            <w:r w:rsidRPr="00FC0105">
              <w:t>Join-Nachricht aus.</w:t>
            </w:r>
          </w:p>
        </w:tc>
      </w:tr>
      <w:tr w:rsidR="00FC0105" w:rsidTr="00FC0105">
        <w:tc>
          <w:tcPr>
            <w:cnfStyle w:val="001000000000"/>
            <w:tcW w:w="1101" w:type="dxa"/>
          </w:tcPr>
          <w:p w:rsidR="00FC0105" w:rsidRDefault="00FC0105" w:rsidP="00E01B92">
            <w:pPr>
              <w:spacing w:line="276" w:lineRule="auto"/>
            </w:pPr>
            <w:r>
              <w:t>QA</w:t>
            </w:r>
          </w:p>
        </w:tc>
        <w:tc>
          <w:tcPr>
            <w:tcW w:w="8111" w:type="dxa"/>
          </w:tcPr>
          <w:p w:rsidR="00FC0105" w:rsidRDefault="00FC0105" w:rsidP="00E01B92">
            <w:pPr>
              <w:spacing w:line="276" w:lineRule="auto"/>
              <w:cnfStyle w:val="000000000000"/>
            </w:pPr>
            <w:r w:rsidRPr="00FC0105">
              <w:rPr>
                <w:i/>
                <w:iCs/>
              </w:rPr>
              <w:t xml:space="preserve">Quiet Active </w:t>
            </w:r>
            <w:r w:rsidRPr="00FC0105">
              <w:t>- Zustand, in dem die Applikation die Anzahl der nötigen Join-Nachrichten</w:t>
            </w:r>
            <w:r>
              <w:t xml:space="preserve"> </w:t>
            </w:r>
            <w:r w:rsidRPr="00FC0105">
              <w:t>abgesetzt hat. Dies ist der Zustand nach erfolgter Deklaration der Adresse.</w:t>
            </w:r>
          </w:p>
        </w:tc>
      </w:tr>
      <w:tr w:rsidR="00FC0105" w:rsidTr="00FC0105">
        <w:trPr>
          <w:cnfStyle w:val="000000100000"/>
        </w:trPr>
        <w:tc>
          <w:tcPr>
            <w:cnfStyle w:val="001000000000"/>
            <w:tcW w:w="1101" w:type="dxa"/>
          </w:tcPr>
          <w:p w:rsidR="00FC0105" w:rsidRDefault="00FC0105" w:rsidP="00E01B92">
            <w:pPr>
              <w:spacing w:line="276" w:lineRule="auto"/>
            </w:pPr>
            <w:r>
              <w:t>LA</w:t>
            </w:r>
          </w:p>
        </w:tc>
        <w:tc>
          <w:tcPr>
            <w:tcW w:w="8111" w:type="dxa"/>
          </w:tcPr>
          <w:p w:rsidR="00FC0105" w:rsidRDefault="00FC0105" w:rsidP="00E01B92">
            <w:pPr>
              <w:spacing w:line="276" w:lineRule="auto"/>
              <w:cnfStyle w:val="000000100000"/>
            </w:pPr>
            <w:r w:rsidRPr="00FC0105">
              <w:rPr>
                <w:i/>
                <w:iCs/>
              </w:rPr>
              <w:t>Leaving Active</w:t>
            </w:r>
            <w:r w:rsidRPr="00FC0105">
              <w:t xml:space="preserve"> - Die Applikation war bereits bei der Deklaration der </w:t>
            </w:r>
            <w:r>
              <w:t>Adresse und hat eine interne Lv</w:t>
            </w:r>
            <w:r w:rsidRPr="00FC0105">
              <w:t xml:space="preserve">-Nachricht empfangen. </w:t>
            </w:r>
            <w:r>
              <w:t>Sie sendet beim auftretenden tx</w:t>
            </w:r>
            <w:r w:rsidR="0098390D">
              <w:t>!-Event eine Lv</w:t>
            </w:r>
            <w:r w:rsidRPr="00FC0105">
              <w:t>-Nachricht über das Netzwerk aus.</w:t>
            </w:r>
          </w:p>
        </w:tc>
      </w:tr>
      <w:tr w:rsidR="00FC0105" w:rsidTr="00FC0105">
        <w:tc>
          <w:tcPr>
            <w:cnfStyle w:val="001000000000"/>
            <w:tcW w:w="1101" w:type="dxa"/>
          </w:tcPr>
          <w:p w:rsidR="00FC0105" w:rsidRDefault="00FC0105" w:rsidP="00E01B92">
            <w:pPr>
              <w:spacing w:line="276" w:lineRule="auto"/>
            </w:pPr>
            <w:r>
              <w:t>AO</w:t>
            </w:r>
          </w:p>
        </w:tc>
        <w:tc>
          <w:tcPr>
            <w:tcW w:w="8111" w:type="dxa"/>
          </w:tcPr>
          <w:p w:rsidR="00FC0105" w:rsidRDefault="005C22E9" w:rsidP="00E01B92">
            <w:pPr>
              <w:spacing w:line="276" w:lineRule="auto"/>
              <w:cnfStyle w:val="000000000000"/>
            </w:pPr>
            <w:r w:rsidRPr="005C22E9">
              <w:rPr>
                <w:i/>
                <w:iCs/>
              </w:rPr>
              <w:t>Anxious Observer</w:t>
            </w:r>
            <w:r w:rsidRPr="005C22E9">
              <w:t xml:space="preserve"> - Die Applikation deklariert selbst keine Adressen, hat aber eine</w:t>
            </w:r>
            <w:r>
              <w:t xml:space="preserve"> </w:t>
            </w:r>
            <w:r w:rsidRPr="005C22E9">
              <w:t>JoinIN-Nachricht (durch das Netzwerk) erhalten.</w:t>
            </w:r>
          </w:p>
        </w:tc>
      </w:tr>
      <w:tr w:rsidR="00FC0105" w:rsidTr="00FC0105">
        <w:trPr>
          <w:cnfStyle w:val="000000100000"/>
        </w:trPr>
        <w:tc>
          <w:tcPr>
            <w:cnfStyle w:val="001000000000"/>
            <w:tcW w:w="1101" w:type="dxa"/>
          </w:tcPr>
          <w:p w:rsidR="00FC0105" w:rsidRDefault="00FC0105" w:rsidP="00E01B92">
            <w:pPr>
              <w:spacing w:line="276" w:lineRule="auto"/>
            </w:pPr>
            <w:r>
              <w:t>QO</w:t>
            </w:r>
          </w:p>
        </w:tc>
        <w:tc>
          <w:tcPr>
            <w:tcW w:w="8111" w:type="dxa"/>
          </w:tcPr>
          <w:p w:rsidR="00FC0105" w:rsidRDefault="005C22E9" w:rsidP="00E01B92">
            <w:pPr>
              <w:spacing w:line="276" w:lineRule="auto"/>
              <w:cnfStyle w:val="000000100000"/>
            </w:pPr>
            <w:r w:rsidRPr="005C22E9">
              <w:rPr>
                <w:i/>
                <w:iCs/>
              </w:rPr>
              <w:t>Quiet Observer</w:t>
            </w:r>
            <w:r w:rsidRPr="005C22E9">
              <w:t xml:space="preserve"> - Die Applikation deklariert selbst keine Adressen, hat aber eine JoinIN -</w:t>
            </w:r>
            <w:r w:rsidRPr="005C22E9">
              <w:br/>
              <w:t>Nachricht (durch das Netzwerk) erhalten.</w:t>
            </w:r>
          </w:p>
        </w:tc>
      </w:tr>
      <w:tr w:rsidR="00FC0105" w:rsidTr="00FC0105">
        <w:tc>
          <w:tcPr>
            <w:cnfStyle w:val="001000000000"/>
            <w:tcW w:w="1101" w:type="dxa"/>
          </w:tcPr>
          <w:p w:rsidR="00FC0105" w:rsidRDefault="00FC0105" w:rsidP="00E01B92">
            <w:pPr>
              <w:spacing w:line="276" w:lineRule="auto"/>
            </w:pPr>
            <w:r>
              <w:t>AP</w:t>
            </w:r>
          </w:p>
        </w:tc>
        <w:tc>
          <w:tcPr>
            <w:tcW w:w="8111" w:type="dxa"/>
          </w:tcPr>
          <w:p w:rsidR="00FC0105" w:rsidRDefault="005C22E9" w:rsidP="00E01B92">
            <w:pPr>
              <w:spacing w:line="276" w:lineRule="auto"/>
              <w:cnfStyle w:val="000000000000"/>
            </w:pPr>
            <w:r w:rsidRPr="005C22E9">
              <w:rPr>
                <w:i/>
                <w:iCs/>
              </w:rPr>
              <w:t>Anxious Passive</w:t>
            </w:r>
            <w:r w:rsidRPr="005C22E9">
              <w:t xml:space="preserve"> - Die Applikation hat eine Join</w:t>
            </w:r>
            <w:r>
              <w:t>IN</w:t>
            </w:r>
            <w:r w:rsidRPr="005C22E9">
              <w:t>-Nachricht empfangen. Anschlie</w:t>
            </w:r>
            <w:r>
              <w:t>ß</w:t>
            </w:r>
            <w:r w:rsidRPr="005C22E9">
              <w:t>end</w:t>
            </w:r>
            <w:r w:rsidRPr="005C22E9">
              <w:br/>
              <w:t>wird sie aufgefordert, diese Adresse</w:t>
            </w:r>
            <w:r>
              <w:t xml:space="preserve"> im Netzwerk zu deklarieren. (VO</w:t>
            </w:r>
            <w:r w:rsidRPr="005C22E9">
              <w:t>-&gt;AO-&gt;AP)</w:t>
            </w:r>
          </w:p>
        </w:tc>
      </w:tr>
      <w:tr w:rsidR="00FC0105" w:rsidTr="00FC0105">
        <w:trPr>
          <w:cnfStyle w:val="000000100000"/>
        </w:trPr>
        <w:tc>
          <w:tcPr>
            <w:cnfStyle w:val="001000000000"/>
            <w:tcW w:w="1101" w:type="dxa"/>
          </w:tcPr>
          <w:p w:rsidR="00FC0105" w:rsidRDefault="00FC0105" w:rsidP="00E01B92">
            <w:pPr>
              <w:spacing w:line="276" w:lineRule="auto"/>
            </w:pPr>
            <w:r>
              <w:t>QP</w:t>
            </w:r>
          </w:p>
        </w:tc>
        <w:tc>
          <w:tcPr>
            <w:tcW w:w="8111" w:type="dxa"/>
          </w:tcPr>
          <w:p w:rsidR="00824E22" w:rsidRDefault="00824E22" w:rsidP="00E01B92">
            <w:pPr>
              <w:spacing w:line="276" w:lineRule="auto"/>
              <w:cnfStyle w:val="000000100000"/>
            </w:pPr>
            <w:r w:rsidRPr="00824E22">
              <w:rPr>
                <w:i/>
                <w:iCs/>
              </w:rPr>
              <w:t>Quiet Passive</w:t>
            </w:r>
            <w:r w:rsidRPr="00824E22">
              <w:t xml:space="preserve"> - </w:t>
            </w:r>
            <w:r>
              <w:t>Die Applikation hat zwei JoinIN</w:t>
            </w:r>
            <w:r w:rsidRPr="00824E22">
              <w:t>-Nachrichten empfangen, um in den QO -</w:t>
            </w:r>
            <w:r w:rsidRPr="00824E22">
              <w:br/>
              <w:t>Zustand zu kommen. Nun wird sie intern aufgefordert, selbst die Adresse zu deklarieren.</w:t>
            </w:r>
            <w:r>
              <w:t xml:space="preserve"> </w:t>
            </w:r>
          </w:p>
          <w:p w:rsidR="00FC0105" w:rsidRDefault="00824E22" w:rsidP="00E01B92">
            <w:pPr>
              <w:spacing w:line="276" w:lineRule="auto"/>
              <w:cnfStyle w:val="000000100000"/>
            </w:pPr>
            <w:r w:rsidRPr="00824E22">
              <w:t>In de</w:t>
            </w:r>
            <w:r>
              <w:t>r Zwischenzeit sind zwei JoinIN</w:t>
            </w:r>
            <w:r w:rsidRPr="00824E22">
              <w:t>-Nachrichten bei ihr eingegangen, deswegen muss sie selbst keine Nachricht versenden und kann im Zustand QP verbleiben.</w:t>
            </w:r>
          </w:p>
        </w:tc>
      </w:tr>
      <w:tr w:rsidR="00FC0105" w:rsidTr="00FC0105">
        <w:tc>
          <w:tcPr>
            <w:cnfStyle w:val="001000000000"/>
            <w:tcW w:w="1101" w:type="dxa"/>
          </w:tcPr>
          <w:p w:rsidR="00FC0105" w:rsidRDefault="00FC0105" w:rsidP="00E01B92">
            <w:pPr>
              <w:spacing w:line="276" w:lineRule="auto"/>
            </w:pPr>
            <w:r>
              <w:t>LO</w:t>
            </w:r>
          </w:p>
        </w:tc>
        <w:tc>
          <w:tcPr>
            <w:tcW w:w="8111" w:type="dxa"/>
          </w:tcPr>
          <w:p w:rsidR="00FC0105" w:rsidRDefault="00824E22" w:rsidP="00E01B92">
            <w:pPr>
              <w:spacing w:line="276" w:lineRule="auto"/>
              <w:cnfStyle w:val="000000000000"/>
            </w:pPr>
            <w:r w:rsidRPr="00824E22">
              <w:rPr>
                <w:i/>
                <w:iCs/>
              </w:rPr>
              <w:t xml:space="preserve">Leaving Observer </w:t>
            </w:r>
            <w:r w:rsidRPr="00824E22">
              <w:t>- Die Applikation deklariert diese Adre</w:t>
            </w:r>
            <w:r w:rsidR="00F95992">
              <w:t>sse nicht. Sie hat aber eine Lv</w:t>
            </w:r>
            <w:r w:rsidRPr="00824E22">
              <w:t>-</w:t>
            </w:r>
            <w:r w:rsidR="00F95992">
              <w:t>, L</w:t>
            </w:r>
            <w:r w:rsidRPr="00824E22">
              <w:t>eaveALL-</w:t>
            </w:r>
            <w:r w:rsidR="00F95992">
              <w:t xml:space="preserve"> </w:t>
            </w:r>
            <w:r w:rsidRPr="00824E22">
              <w:t>oder Re-Declare-Nachricht empfangen. Beim nächsten tx!-Event versendet sie eine Empty -Nachricht.</w:t>
            </w:r>
          </w:p>
        </w:tc>
      </w:tr>
    </w:tbl>
    <w:p w:rsidR="00FC0105" w:rsidRPr="00FC0105" w:rsidRDefault="00FC0105" w:rsidP="00FC0105"/>
    <w:p w:rsidR="00291858" w:rsidRPr="00E01B92" w:rsidRDefault="002A33B2" w:rsidP="00291858">
      <w:pPr>
        <w:rPr>
          <w:color w:val="C00000"/>
        </w:rPr>
      </w:pPr>
      <w:r w:rsidRPr="00E01B92">
        <w:rPr>
          <w:b/>
          <w:color w:val="C00000"/>
        </w:rPr>
        <w:t>Events:</w:t>
      </w:r>
    </w:p>
    <w:tbl>
      <w:tblPr>
        <w:tblStyle w:val="HelleSchattierung-Akzent2"/>
        <w:tblW w:w="0" w:type="auto"/>
        <w:tblLook w:val="04A0"/>
      </w:tblPr>
      <w:tblGrid>
        <w:gridCol w:w="1384"/>
        <w:gridCol w:w="7828"/>
      </w:tblGrid>
      <w:tr w:rsidR="002A33B2" w:rsidTr="00E01B92">
        <w:trPr>
          <w:cnfStyle w:val="100000000000"/>
        </w:trPr>
        <w:tc>
          <w:tcPr>
            <w:cnfStyle w:val="001000000000"/>
            <w:tcW w:w="1384" w:type="dxa"/>
          </w:tcPr>
          <w:p w:rsidR="002A33B2" w:rsidRDefault="002A33B2" w:rsidP="00E01B92">
            <w:pPr>
              <w:spacing w:line="276" w:lineRule="auto"/>
            </w:pPr>
            <w:r>
              <w:t>Event</w:t>
            </w:r>
          </w:p>
        </w:tc>
        <w:tc>
          <w:tcPr>
            <w:tcW w:w="7828" w:type="dxa"/>
          </w:tcPr>
          <w:p w:rsidR="002A33B2" w:rsidRDefault="002A33B2" w:rsidP="00E01B92">
            <w:pPr>
              <w:spacing w:line="276" w:lineRule="auto"/>
              <w:cnfStyle w:val="100000000000"/>
            </w:pPr>
            <w:r>
              <w:t>Bedeutung</w:t>
            </w:r>
          </w:p>
        </w:tc>
      </w:tr>
      <w:tr w:rsidR="002A33B2" w:rsidTr="00E01B92">
        <w:trPr>
          <w:cnfStyle w:val="000000100000"/>
        </w:trPr>
        <w:tc>
          <w:tcPr>
            <w:cnfStyle w:val="001000000000"/>
            <w:tcW w:w="1384" w:type="dxa"/>
          </w:tcPr>
          <w:p w:rsidR="002A33B2" w:rsidRDefault="002A33B2" w:rsidP="00E01B92">
            <w:pPr>
              <w:spacing w:line="276" w:lineRule="auto"/>
            </w:pPr>
            <w:r>
              <w:t>Begin!</w:t>
            </w:r>
          </w:p>
        </w:tc>
        <w:tc>
          <w:tcPr>
            <w:tcW w:w="7828" w:type="dxa"/>
          </w:tcPr>
          <w:p w:rsidR="002A33B2" w:rsidRDefault="002A33B2" w:rsidP="00E01B92">
            <w:pPr>
              <w:spacing w:line="276" w:lineRule="auto"/>
              <w:cnfStyle w:val="000000100000"/>
            </w:pPr>
            <w:r w:rsidRPr="002A33B2">
              <w:t>Event zur Initialisierung des Automaten.</w:t>
            </w:r>
          </w:p>
        </w:tc>
      </w:tr>
      <w:tr w:rsidR="002A33B2" w:rsidTr="00E01B92">
        <w:tc>
          <w:tcPr>
            <w:cnfStyle w:val="001000000000"/>
            <w:tcW w:w="1384" w:type="dxa"/>
          </w:tcPr>
          <w:p w:rsidR="002A33B2" w:rsidRDefault="002A33B2" w:rsidP="00E01B92">
            <w:pPr>
              <w:spacing w:line="276" w:lineRule="auto"/>
            </w:pPr>
            <w:r>
              <w:t>New!</w:t>
            </w:r>
          </w:p>
        </w:tc>
        <w:tc>
          <w:tcPr>
            <w:tcW w:w="7828" w:type="dxa"/>
          </w:tcPr>
          <w:p w:rsidR="002A33B2" w:rsidRDefault="002A33B2" w:rsidP="00E01B92">
            <w:pPr>
              <w:tabs>
                <w:tab w:val="left" w:pos="1140"/>
              </w:tabs>
              <w:spacing w:line="276" w:lineRule="auto"/>
              <w:cnfStyle w:val="000000000000"/>
            </w:pPr>
            <w:r w:rsidRPr="002A33B2">
              <w:t>Event zum schnellen Registrieren von Attributen. (Findet keine Verwendung</w:t>
            </w:r>
            <w:r w:rsidRPr="002A33B2">
              <w:br/>
              <w:t>in MMRP.)</w:t>
            </w:r>
          </w:p>
        </w:tc>
      </w:tr>
      <w:tr w:rsidR="002A33B2" w:rsidTr="00E01B92">
        <w:trPr>
          <w:cnfStyle w:val="000000100000"/>
        </w:trPr>
        <w:tc>
          <w:tcPr>
            <w:cnfStyle w:val="001000000000"/>
            <w:tcW w:w="1384" w:type="dxa"/>
          </w:tcPr>
          <w:p w:rsidR="002A33B2" w:rsidRDefault="002A33B2" w:rsidP="00E01B92">
            <w:pPr>
              <w:spacing w:line="276" w:lineRule="auto"/>
            </w:pPr>
            <w:r>
              <w:t>Join!</w:t>
            </w:r>
          </w:p>
        </w:tc>
        <w:tc>
          <w:tcPr>
            <w:tcW w:w="7828" w:type="dxa"/>
          </w:tcPr>
          <w:p w:rsidR="002A33B2" w:rsidRDefault="002A33B2" w:rsidP="00E01B92">
            <w:pPr>
              <w:spacing w:line="276" w:lineRule="auto"/>
              <w:cnfStyle w:val="000000100000"/>
            </w:pPr>
            <w:r w:rsidRPr="002A33B2">
              <w:t>Internes Event; Aufforderung zur Deklaration der Adresse.</w:t>
            </w:r>
          </w:p>
        </w:tc>
      </w:tr>
      <w:tr w:rsidR="002A33B2" w:rsidTr="00E01B92">
        <w:tc>
          <w:tcPr>
            <w:cnfStyle w:val="001000000000"/>
            <w:tcW w:w="1384" w:type="dxa"/>
          </w:tcPr>
          <w:p w:rsidR="002A33B2" w:rsidRDefault="002A33B2" w:rsidP="00E01B92">
            <w:pPr>
              <w:spacing w:line="276" w:lineRule="auto"/>
            </w:pPr>
            <w:r>
              <w:t>Lv!</w:t>
            </w:r>
          </w:p>
        </w:tc>
        <w:tc>
          <w:tcPr>
            <w:tcW w:w="7828" w:type="dxa"/>
          </w:tcPr>
          <w:p w:rsidR="002A33B2" w:rsidRDefault="002A33B2" w:rsidP="00E01B92">
            <w:pPr>
              <w:spacing w:line="276" w:lineRule="auto"/>
              <w:cnfStyle w:val="000000000000"/>
            </w:pPr>
            <w:r>
              <w:t>Inter</w:t>
            </w:r>
            <w:r w:rsidRPr="002A33B2">
              <w:t>nes Event; Aufforderung die Deklaration zu deregistrieren.</w:t>
            </w:r>
          </w:p>
        </w:tc>
      </w:tr>
      <w:tr w:rsidR="002A33B2" w:rsidTr="00E01B92">
        <w:trPr>
          <w:cnfStyle w:val="000000100000"/>
        </w:trPr>
        <w:tc>
          <w:tcPr>
            <w:cnfStyle w:val="001000000000"/>
            <w:tcW w:w="1384" w:type="dxa"/>
          </w:tcPr>
          <w:p w:rsidR="002A33B2" w:rsidRDefault="002A33B2" w:rsidP="00E01B92">
            <w:pPr>
              <w:spacing w:line="276" w:lineRule="auto"/>
            </w:pPr>
            <w:r>
              <w:t>rNew!</w:t>
            </w:r>
          </w:p>
        </w:tc>
        <w:tc>
          <w:tcPr>
            <w:tcW w:w="7828" w:type="dxa"/>
          </w:tcPr>
          <w:p w:rsidR="002A33B2" w:rsidRDefault="0058391C" w:rsidP="00E01B92">
            <w:pPr>
              <w:spacing w:line="276" w:lineRule="auto"/>
              <w:cnfStyle w:val="000000100000"/>
            </w:pPr>
            <w:r w:rsidRPr="0058391C">
              <w:t>Externe New-Message. (Findet keine Verwendung in MMRP.)</w:t>
            </w:r>
          </w:p>
        </w:tc>
      </w:tr>
      <w:tr w:rsidR="002A33B2" w:rsidTr="00E01B92">
        <w:tc>
          <w:tcPr>
            <w:cnfStyle w:val="001000000000"/>
            <w:tcW w:w="1384" w:type="dxa"/>
          </w:tcPr>
          <w:p w:rsidR="002A33B2" w:rsidRDefault="002A33B2" w:rsidP="00E01B92">
            <w:pPr>
              <w:spacing w:line="276" w:lineRule="auto"/>
            </w:pPr>
            <w:r>
              <w:t>rJoinIn!</w:t>
            </w:r>
          </w:p>
        </w:tc>
        <w:tc>
          <w:tcPr>
            <w:tcW w:w="7828" w:type="dxa"/>
          </w:tcPr>
          <w:p w:rsidR="002A33B2" w:rsidRDefault="0058391C" w:rsidP="00E01B92">
            <w:pPr>
              <w:spacing w:line="276" w:lineRule="auto"/>
              <w:cnfStyle w:val="000000000000"/>
            </w:pPr>
            <w:r w:rsidRPr="0058391C">
              <w:t>Externes Event; Die Application state machine des verbundenen Switches</w:t>
            </w:r>
            <w:r>
              <w:t xml:space="preserve"> </w:t>
            </w:r>
            <w:r w:rsidRPr="0058391C">
              <w:t>wurde aufgefordert, die Adresse zu deklarieren. Sie hat eine Join-Nachricht abgesetzt, die sagt, dass ihr eigener Zustandsautomat sich im Zustand IN</w:t>
            </w:r>
            <w:r>
              <w:t xml:space="preserve"> </w:t>
            </w:r>
            <w:r w:rsidRPr="0058391C">
              <w:t>b</w:t>
            </w:r>
            <w:r>
              <w:t>e</w:t>
            </w:r>
            <w:r w:rsidRPr="0058391C">
              <w:t>endet. (Oder, dass sie eine Applicant-Only state machine ist.)</w:t>
            </w:r>
          </w:p>
        </w:tc>
      </w:tr>
      <w:tr w:rsidR="002A33B2" w:rsidTr="00E01B92">
        <w:trPr>
          <w:cnfStyle w:val="000000100000"/>
        </w:trPr>
        <w:tc>
          <w:tcPr>
            <w:cnfStyle w:val="001000000000"/>
            <w:tcW w:w="1384" w:type="dxa"/>
          </w:tcPr>
          <w:p w:rsidR="002A33B2" w:rsidRDefault="002A33B2" w:rsidP="00E01B92">
            <w:pPr>
              <w:spacing w:line="276" w:lineRule="auto"/>
            </w:pPr>
            <w:r>
              <w:t>rIn!</w:t>
            </w:r>
          </w:p>
        </w:tc>
        <w:tc>
          <w:tcPr>
            <w:tcW w:w="7828" w:type="dxa"/>
          </w:tcPr>
          <w:p w:rsidR="002A33B2" w:rsidRDefault="008E7C49" w:rsidP="00E01B92">
            <w:pPr>
              <w:spacing w:line="276" w:lineRule="auto"/>
              <w:cnfStyle w:val="000000100000"/>
            </w:pPr>
            <w:r w:rsidRPr="008E7C49">
              <w:t>Externes Event; der Automat hat den Zustand eines verbundenen Registrars</w:t>
            </w:r>
            <w:r w:rsidRPr="008E7C49">
              <w:br/>
              <w:t>durch einen verbundenen Applicant state machine empfangen. Er befand sich im</w:t>
            </w:r>
            <w:r w:rsidRPr="008E7C49">
              <w:br/>
              <w:t>Zustand IN.</w:t>
            </w:r>
          </w:p>
        </w:tc>
      </w:tr>
      <w:tr w:rsidR="002A33B2" w:rsidTr="00E01B92">
        <w:tc>
          <w:tcPr>
            <w:cnfStyle w:val="001000000000"/>
            <w:tcW w:w="1384" w:type="dxa"/>
          </w:tcPr>
          <w:p w:rsidR="002A33B2" w:rsidRDefault="002A33B2" w:rsidP="00E01B92">
            <w:pPr>
              <w:spacing w:line="276" w:lineRule="auto"/>
            </w:pPr>
            <w:r>
              <w:t>rJoinMt!</w:t>
            </w:r>
          </w:p>
        </w:tc>
        <w:tc>
          <w:tcPr>
            <w:tcW w:w="7828" w:type="dxa"/>
          </w:tcPr>
          <w:p w:rsidR="002A33B2" w:rsidRDefault="008E7C49" w:rsidP="00E01B92">
            <w:pPr>
              <w:spacing w:line="276" w:lineRule="auto"/>
              <w:cnfStyle w:val="000000000000"/>
            </w:pPr>
            <w:r w:rsidRPr="008E7C49">
              <w:t>Externes Event; Join-Nachricht wurde empfangen mit der Information, dass sich</w:t>
            </w:r>
            <w:r>
              <w:t xml:space="preserve"> </w:t>
            </w:r>
            <w:r w:rsidRPr="008E7C49">
              <w:t>der entsprechende Registrar nicht im Zustand IN befindet.</w:t>
            </w:r>
          </w:p>
        </w:tc>
      </w:tr>
      <w:tr w:rsidR="002A33B2" w:rsidTr="00E01B92">
        <w:trPr>
          <w:cnfStyle w:val="000000100000"/>
        </w:trPr>
        <w:tc>
          <w:tcPr>
            <w:cnfStyle w:val="001000000000"/>
            <w:tcW w:w="1384" w:type="dxa"/>
          </w:tcPr>
          <w:p w:rsidR="002A33B2" w:rsidRDefault="002A33B2" w:rsidP="00E01B92">
            <w:pPr>
              <w:spacing w:line="276" w:lineRule="auto"/>
            </w:pPr>
            <w:r>
              <w:lastRenderedPageBreak/>
              <w:t>rMt!</w:t>
            </w:r>
          </w:p>
        </w:tc>
        <w:tc>
          <w:tcPr>
            <w:tcW w:w="7828" w:type="dxa"/>
          </w:tcPr>
          <w:p w:rsidR="002A33B2" w:rsidRDefault="008E7C49" w:rsidP="00E01B92">
            <w:pPr>
              <w:spacing w:line="276" w:lineRule="auto"/>
              <w:cnfStyle w:val="000000100000"/>
            </w:pPr>
            <w:r w:rsidRPr="008E7C49">
              <w:t>Externes Event; Die Nachricht informiert darüber, dass sich der entsprechende</w:t>
            </w:r>
            <w:r>
              <w:t xml:space="preserve"> </w:t>
            </w:r>
            <w:r w:rsidRPr="008E7C49">
              <w:t>Regis</w:t>
            </w:r>
            <w:r>
              <w:t>t</w:t>
            </w:r>
            <w:r w:rsidRPr="008E7C49">
              <w:t>rar nicht im Zustand IN beendet.</w:t>
            </w:r>
          </w:p>
        </w:tc>
      </w:tr>
      <w:tr w:rsidR="002A33B2" w:rsidTr="00E01B92">
        <w:tc>
          <w:tcPr>
            <w:cnfStyle w:val="001000000000"/>
            <w:tcW w:w="1384" w:type="dxa"/>
          </w:tcPr>
          <w:p w:rsidR="002A33B2" w:rsidRDefault="002A33B2" w:rsidP="00E01B92">
            <w:pPr>
              <w:spacing w:line="276" w:lineRule="auto"/>
            </w:pPr>
            <w:r>
              <w:t>rLv!</w:t>
            </w:r>
          </w:p>
        </w:tc>
        <w:tc>
          <w:tcPr>
            <w:tcW w:w="7828" w:type="dxa"/>
          </w:tcPr>
          <w:p w:rsidR="002A33B2" w:rsidRDefault="008E7C49" w:rsidP="00E01B92">
            <w:pPr>
              <w:spacing w:line="276" w:lineRule="auto"/>
              <w:cnfStyle w:val="000000000000"/>
            </w:pPr>
            <w:r w:rsidRPr="008E7C49">
              <w:t>Externes Event; Die Nachricht informiert darüber, dass sich der entsprechende</w:t>
            </w:r>
            <w:r w:rsidRPr="008E7C49">
              <w:br/>
              <w:t>Regis</w:t>
            </w:r>
            <w:r>
              <w:t>t</w:t>
            </w:r>
            <w:r w:rsidRPr="008E7C49">
              <w:t>rar nicht im Zustand IN beendet.</w:t>
            </w:r>
          </w:p>
        </w:tc>
      </w:tr>
      <w:tr w:rsidR="002A33B2" w:rsidTr="00E01B92">
        <w:trPr>
          <w:cnfStyle w:val="000000100000"/>
        </w:trPr>
        <w:tc>
          <w:tcPr>
            <w:cnfStyle w:val="001000000000"/>
            <w:tcW w:w="1384" w:type="dxa"/>
          </w:tcPr>
          <w:p w:rsidR="002A33B2" w:rsidRDefault="002A33B2" w:rsidP="00E01B92">
            <w:pPr>
              <w:spacing w:line="276" w:lineRule="auto"/>
            </w:pPr>
            <w:r>
              <w:t>rLA!</w:t>
            </w:r>
          </w:p>
        </w:tc>
        <w:tc>
          <w:tcPr>
            <w:tcW w:w="7828" w:type="dxa"/>
          </w:tcPr>
          <w:p w:rsidR="002A33B2" w:rsidRDefault="008E7C49" w:rsidP="00E01B92">
            <w:pPr>
              <w:spacing w:line="276" w:lineRule="auto"/>
              <w:cnfStyle w:val="000000100000"/>
            </w:pPr>
            <w:r w:rsidRPr="008E7C49">
              <w:t>Dieses Event kann sowohl von einer externen als auch von einer internen Quelle</w:t>
            </w:r>
            <w:r>
              <w:t xml:space="preserve"> </w:t>
            </w:r>
            <w:r w:rsidRPr="008E7C49">
              <w:t>stammen. Zeigt an, dass eine LeaveAll-Nachricht empfangen wurde. Eventuelle</w:t>
            </w:r>
            <w:r>
              <w:t xml:space="preserve"> </w:t>
            </w:r>
            <w:r w:rsidRPr="008E7C49">
              <w:t>Deklarationen müssen erneut deklariert werden, um einen Abbau der</w:t>
            </w:r>
            <w:r>
              <w:t xml:space="preserve"> </w:t>
            </w:r>
            <w:r w:rsidRPr="008E7C49">
              <w:t>Deklaration zu vermeiden.</w:t>
            </w:r>
          </w:p>
        </w:tc>
      </w:tr>
      <w:tr w:rsidR="002A33B2" w:rsidTr="00E01B92">
        <w:tc>
          <w:tcPr>
            <w:cnfStyle w:val="001000000000"/>
            <w:tcW w:w="1384" w:type="dxa"/>
          </w:tcPr>
          <w:p w:rsidR="002A33B2" w:rsidRDefault="002A33B2" w:rsidP="00E01B92">
            <w:pPr>
              <w:spacing w:line="276" w:lineRule="auto"/>
            </w:pPr>
            <w:r>
              <w:t>Re-declare</w:t>
            </w:r>
          </w:p>
        </w:tc>
        <w:tc>
          <w:tcPr>
            <w:tcW w:w="7828" w:type="dxa"/>
          </w:tcPr>
          <w:p w:rsidR="002A33B2" w:rsidRDefault="00A2648D" w:rsidP="00E01B92">
            <w:pPr>
              <w:spacing w:line="276" w:lineRule="auto"/>
              <w:cnfStyle w:val="000000000000"/>
            </w:pPr>
            <w:r w:rsidRPr="00A2648D">
              <w:t>Internes Event; Erneutes Deklarieren durch Wechsel der Port-Rolle nötig.</w:t>
            </w:r>
          </w:p>
        </w:tc>
      </w:tr>
      <w:tr w:rsidR="002A33B2" w:rsidTr="00E01B92">
        <w:trPr>
          <w:cnfStyle w:val="000000100000"/>
        </w:trPr>
        <w:tc>
          <w:tcPr>
            <w:cnfStyle w:val="001000000000"/>
            <w:tcW w:w="1384" w:type="dxa"/>
          </w:tcPr>
          <w:p w:rsidR="002A33B2" w:rsidRDefault="002A33B2" w:rsidP="00E01B92">
            <w:pPr>
              <w:spacing w:line="276" w:lineRule="auto"/>
            </w:pPr>
            <w:r>
              <w:t>periodic!</w:t>
            </w:r>
          </w:p>
        </w:tc>
        <w:tc>
          <w:tcPr>
            <w:tcW w:w="7828" w:type="dxa"/>
          </w:tcPr>
          <w:p w:rsidR="002A33B2" w:rsidRDefault="00483616" w:rsidP="00E01B92">
            <w:pPr>
              <w:spacing w:line="276" w:lineRule="auto"/>
              <w:cnfStyle w:val="000000100000"/>
            </w:pPr>
            <w:r w:rsidRPr="00483616">
              <w:t>Internes periodisches Event, das durch die Periodic state machine erzeugt wird.</w:t>
            </w:r>
          </w:p>
        </w:tc>
      </w:tr>
      <w:tr w:rsidR="002A33B2" w:rsidTr="00E01B92">
        <w:tc>
          <w:tcPr>
            <w:cnfStyle w:val="001000000000"/>
            <w:tcW w:w="1384" w:type="dxa"/>
          </w:tcPr>
          <w:p w:rsidR="002A33B2" w:rsidRDefault="002A33B2" w:rsidP="00E01B92">
            <w:pPr>
              <w:spacing w:line="276" w:lineRule="auto"/>
            </w:pPr>
            <w:r>
              <w:t>tx!</w:t>
            </w:r>
          </w:p>
        </w:tc>
        <w:tc>
          <w:tcPr>
            <w:tcW w:w="7828" w:type="dxa"/>
          </w:tcPr>
          <w:p w:rsidR="002A33B2" w:rsidRDefault="00483616" w:rsidP="00E01B92">
            <w:pPr>
              <w:spacing w:line="276" w:lineRule="auto"/>
              <w:cnfStyle w:val="000000000000"/>
            </w:pPr>
            <w:r w:rsidRPr="00483616">
              <w:t>Event, das anzeigt, dass nun eine Übertragungsmöglichkeit existiert.</w:t>
            </w:r>
          </w:p>
        </w:tc>
      </w:tr>
      <w:tr w:rsidR="002A33B2" w:rsidTr="00E01B92">
        <w:trPr>
          <w:cnfStyle w:val="000000100000"/>
        </w:trPr>
        <w:tc>
          <w:tcPr>
            <w:cnfStyle w:val="001000000000"/>
            <w:tcW w:w="1384" w:type="dxa"/>
          </w:tcPr>
          <w:p w:rsidR="002A33B2" w:rsidRDefault="002A33B2" w:rsidP="00E01B92">
            <w:pPr>
              <w:spacing w:line="276" w:lineRule="auto"/>
            </w:pPr>
            <w:r>
              <w:t>txLA!</w:t>
            </w:r>
          </w:p>
        </w:tc>
        <w:tc>
          <w:tcPr>
            <w:tcW w:w="7828" w:type="dxa"/>
          </w:tcPr>
          <w:p w:rsidR="002A33B2" w:rsidRDefault="00483616" w:rsidP="00E01B92">
            <w:pPr>
              <w:spacing w:line="276" w:lineRule="auto"/>
              <w:cnfStyle w:val="000000100000"/>
            </w:pPr>
            <w:r w:rsidRPr="00483616">
              <w:t>Event für die Übertragungsmöglichkeit mit zeitgleicher LeaveAll-Nachricht.</w:t>
            </w:r>
          </w:p>
        </w:tc>
      </w:tr>
      <w:tr w:rsidR="002A33B2" w:rsidTr="00E01B92">
        <w:tc>
          <w:tcPr>
            <w:cnfStyle w:val="001000000000"/>
            <w:tcW w:w="1384" w:type="dxa"/>
          </w:tcPr>
          <w:p w:rsidR="002A33B2" w:rsidRDefault="002A33B2" w:rsidP="00E01B92">
            <w:pPr>
              <w:spacing w:line="276" w:lineRule="auto"/>
            </w:pPr>
            <w:r>
              <w:t>txLAF</w:t>
            </w:r>
          </w:p>
        </w:tc>
        <w:tc>
          <w:tcPr>
            <w:tcW w:w="7828" w:type="dxa"/>
          </w:tcPr>
          <w:p w:rsidR="002A33B2" w:rsidRDefault="00483616" w:rsidP="00E01B92">
            <w:pPr>
              <w:spacing w:line="276" w:lineRule="auto"/>
              <w:cnfStyle w:val="000000000000"/>
            </w:pPr>
            <w:r w:rsidRPr="00483616">
              <w:t>Event für die Übertragungsmöglichkeit mit zeitgleicher LeaveAll -Nachricht und</w:t>
            </w:r>
            <w:r>
              <w:t xml:space="preserve"> </w:t>
            </w:r>
            <w:r w:rsidRPr="00483616">
              <w:t>fehlendem Platz für weitere Adressen.</w:t>
            </w:r>
          </w:p>
        </w:tc>
      </w:tr>
    </w:tbl>
    <w:p w:rsidR="002A33B2" w:rsidRDefault="002A33B2" w:rsidP="00291858"/>
    <w:p w:rsidR="00FF485C" w:rsidRPr="00735E40" w:rsidRDefault="00FF485C" w:rsidP="00FF485C">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FF485C" w:rsidTr="00420B4F">
        <w:trPr>
          <w:cnfStyle w:val="100000000000"/>
        </w:trPr>
        <w:tc>
          <w:tcPr>
            <w:cnfStyle w:val="001000000000"/>
            <w:tcW w:w="1491" w:type="dxa"/>
          </w:tcPr>
          <w:p w:rsidR="00FF485C" w:rsidRDefault="00FF485C" w:rsidP="00420B4F">
            <w:pPr>
              <w:spacing w:line="276" w:lineRule="auto"/>
            </w:pPr>
            <w:r>
              <w:t>Action</w:t>
            </w:r>
          </w:p>
        </w:tc>
        <w:tc>
          <w:tcPr>
            <w:tcW w:w="7797" w:type="dxa"/>
          </w:tcPr>
          <w:p w:rsidR="00FF485C" w:rsidRDefault="00FF485C" w:rsidP="00420B4F">
            <w:pPr>
              <w:spacing w:line="276" w:lineRule="auto"/>
              <w:cnfStyle w:val="100000000000"/>
            </w:pPr>
            <w:r>
              <w:t>Bedeutung</w:t>
            </w:r>
          </w:p>
        </w:tc>
      </w:tr>
      <w:tr w:rsidR="00FF485C" w:rsidTr="00420B4F">
        <w:trPr>
          <w:cnfStyle w:val="000000100000"/>
        </w:trPr>
        <w:tc>
          <w:tcPr>
            <w:cnfStyle w:val="001000000000"/>
            <w:tcW w:w="1491" w:type="dxa"/>
          </w:tcPr>
          <w:p w:rsidR="00FF485C" w:rsidRDefault="00FF485C" w:rsidP="00FF485C">
            <w:pPr>
              <w:spacing w:line="276" w:lineRule="auto"/>
            </w:pPr>
            <w:r>
              <w:t>s</w:t>
            </w:r>
          </w:p>
        </w:tc>
        <w:tc>
          <w:tcPr>
            <w:tcW w:w="7797" w:type="dxa"/>
          </w:tcPr>
          <w:p w:rsidR="00FF485C" w:rsidRDefault="00FF485C" w:rsidP="00420B4F">
            <w:pPr>
              <w:spacing w:line="276" w:lineRule="auto"/>
              <w:cnfStyle w:val="000000100000"/>
            </w:pPr>
            <w:r>
              <w:t>Sendet eine IN- oder Empty-Nachricht in Abhängigkeit der zugehörigen Registrar state machine aus</w:t>
            </w:r>
          </w:p>
        </w:tc>
      </w:tr>
      <w:tr w:rsidR="00FF485C" w:rsidTr="00420B4F">
        <w:tc>
          <w:tcPr>
            <w:cnfStyle w:val="001000000000"/>
            <w:tcW w:w="1491" w:type="dxa"/>
          </w:tcPr>
          <w:p w:rsidR="00FF485C" w:rsidRDefault="00FF485C" w:rsidP="00420B4F">
            <w:pPr>
              <w:spacing w:line="276" w:lineRule="auto"/>
            </w:pPr>
            <w:r>
              <w:t>[s]</w:t>
            </w:r>
          </w:p>
        </w:tc>
        <w:tc>
          <w:tcPr>
            <w:tcW w:w="7797" w:type="dxa"/>
          </w:tcPr>
          <w:p w:rsidR="00FF485C" w:rsidRDefault="00FF485C" w:rsidP="00FF485C">
            <w:pPr>
              <w:spacing w:line="276" w:lineRule="auto"/>
              <w:cnfStyle w:val="000000000000"/>
            </w:pPr>
            <w:r>
              <w:t>Sendet eine IN- oder Empty-Nachricht in Abhängigkeit der zugehörigen Registrar state machine aus. Diese Aktion kann ausgeführt werden, wenn sie zu Code-Optimierungszwecken gebraucht wird.</w:t>
            </w:r>
          </w:p>
        </w:tc>
      </w:tr>
      <w:tr w:rsidR="007D6690" w:rsidTr="00420B4F">
        <w:trPr>
          <w:cnfStyle w:val="000000100000"/>
        </w:trPr>
        <w:tc>
          <w:tcPr>
            <w:cnfStyle w:val="001000000000"/>
            <w:tcW w:w="1491" w:type="dxa"/>
          </w:tcPr>
          <w:p w:rsidR="007D6690" w:rsidRDefault="007D6690" w:rsidP="00420B4F">
            <w:r>
              <w:t>sJ</w:t>
            </w:r>
          </w:p>
        </w:tc>
        <w:tc>
          <w:tcPr>
            <w:tcW w:w="7797" w:type="dxa"/>
          </w:tcPr>
          <w:p w:rsidR="007D6690" w:rsidRDefault="007D6690" w:rsidP="007D6690">
            <w:pPr>
              <w:spacing w:line="276" w:lineRule="auto"/>
              <w:cnfStyle w:val="000000100000"/>
            </w:pPr>
            <w:r>
              <w:t>Sendet eine JoinIN- oder JoinMt-Nachricht in Abhängigkeit der zugehörigen Registrar state machine aus</w:t>
            </w:r>
          </w:p>
        </w:tc>
      </w:tr>
      <w:tr w:rsidR="007D6690" w:rsidTr="00420B4F">
        <w:tc>
          <w:tcPr>
            <w:cnfStyle w:val="001000000000"/>
            <w:tcW w:w="1491" w:type="dxa"/>
          </w:tcPr>
          <w:p w:rsidR="007D6690" w:rsidRDefault="007D6690" w:rsidP="00420B4F">
            <w:r>
              <w:t>[sJ]</w:t>
            </w:r>
          </w:p>
        </w:tc>
        <w:tc>
          <w:tcPr>
            <w:tcW w:w="7797" w:type="dxa"/>
          </w:tcPr>
          <w:p w:rsidR="007D6690" w:rsidRDefault="007D6690" w:rsidP="00420B4F">
            <w:pPr>
              <w:spacing w:line="276" w:lineRule="auto"/>
              <w:cnfStyle w:val="000000000000"/>
            </w:pPr>
            <w:r>
              <w:t xml:space="preserve">Sendet eine JoinIN- oder JoinMt-Nachricht in Abhängigkeit der zugehörigen Registrar state machine aus. </w:t>
            </w:r>
            <w:r w:rsidRPr="007D6690">
              <w:t>Diese Aktion kann ausgeführt werden, wenn sie zu Code-Optimierungszwecken gebraucht wird.</w:t>
            </w:r>
          </w:p>
        </w:tc>
      </w:tr>
      <w:tr w:rsidR="007D6690" w:rsidTr="00420B4F">
        <w:trPr>
          <w:cnfStyle w:val="000000100000"/>
        </w:trPr>
        <w:tc>
          <w:tcPr>
            <w:cnfStyle w:val="001000000000"/>
            <w:tcW w:w="1491" w:type="dxa"/>
          </w:tcPr>
          <w:p w:rsidR="007D6690" w:rsidRDefault="007D6690" w:rsidP="00420B4F">
            <w:r>
              <w:t>sL</w:t>
            </w:r>
          </w:p>
        </w:tc>
        <w:tc>
          <w:tcPr>
            <w:tcW w:w="7797" w:type="dxa"/>
          </w:tcPr>
          <w:p w:rsidR="007D6690" w:rsidRDefault="007D6690" w:rsidP="00420B4F">
            <w:pPr>
              <w:cnfStyle w:val="000000100000"/>
            </w:pPr>
            <w:r>
              <w:t>Sendet eine Lv-Nachricht aus</w:t>
            </w:r>
          </w:p>
        </w:tc>
      </w:tr>
      <w:tr w:rsidR="007D6690" w:rsidTr="00420B4F">
        <w:tc>
          <w:tcPr>
            <w:cnfStyle w:val="001000000000"/>
            <w:tcW w:w="1491" w:type="dxa"/>
          </w:tcPr>
          <w:p w:rsidR="007D6690" w:rsidRDefault="007D6690" w:rsidP="00420B4F">
            <w:r>
              <w:t>sN</w:t>
            </w:r>
          </w:p>
        </w:tc>
        <w:tc>
          <w:tcPr>
            <w:tcW w:w="7797" w:type="dxa"/>
          </w:tcPr>
          <w:p w:rsidR="007D6690" w:rsidRDefault="007D6690" w:rsidP="00420B4F">
            <w:pPr>
              <w:cnfStyle w:val="000000000000"/>
            </w:pPr>
            <w:r>
              <w:t>Wird nicht benötigt, da MMRP New!-Events nicht verwendet</w:t>
            </w:r>
          </w:p>
        </w:tc>
      </w:tr>
    </w:tbl>
    <w:p w:rsidR="00FF485C" w:rsidRPr="002A33B2" w:rsidRDefault="00FF485C" w:rsidP="00291858"/>
    <w:p w:rsidR="00291858" w:rsidRDefault="00D239C2" w:rsidP="00986693">
      <w:pPr>
        <w:pStyle w:val="berschrift3"/>
        <w:numPr>
          <w:ilvl w:val="2"/>
          <w:numId w:val="3"/>
        </w:numPr>
      </w:pPr>
      <w:bookmarkStart w:id="203" w:name="_Toc308214003"/>
      <w:r>
        <w:t xml:space="preserve">Zustandsautomat - </w:t>
      </w:r>
      <w:r w:rsidR="00986693">
        <w:t>LeaveAll state machine</w:t>
      </w:r>
      <w:bookmarkEnd w:id="203"/>
    </w:p>
    <w:p w:rsidR="00E01B92" w:rsidRPr="00E01B92" w:rsidRDefault="00E01B92" w:rsidP="00E01B92"/>
    <w:p w:rsidR="00986693" w:rsidRPr="00E01B92" w:rsidRDefault="00986693" w:rsidP="00986693">
      <w:pPr>
        <w:rPr>
          <w:b/>
          <w:color w:val="C00000"/>
        </w:rPr>
      </w:pPr>
      <w:r w:rsidRPr="00E01B92">
        <w:rPr>
          <w:b/>
          <w:color w:val="C00000"/>
        </w:rPr>
        <w:t>Zustandsautomat:</w:t>
      </w:r>
    </w:p>
    <w:p w:rsidR="00986693" w:rsidRDefault="00986693" w:rsidP="00E01B92">
      <w:pPr>
        <w:pStyle w:val="KeinLeerraum"/>
        <w:jc w:val="center"/>
      </w:pPr>
      <w:r>
        <w:rPr>
          <w:noProof/>
        </w:rPr>
        <w:lastRenderedPageBreak/>
        <w:drawing>
          <wp:inline distT="0" distB="0" distL="0" distR="0">
            <wp:extent cx="5314950" cy="2638425"/>
            <wp:effectExtent l="19050" t="0" r="0" b="0"/>
            <wp:docPr id="36" name="internal-source-marker_0.7599444382651555" descr="https://lh3.googleusercontent.com/hIWa2WkKgh-LCZfBffWGPUQnLp-qMlCbRbU4s_WB1eCiY9CVc8yIwxrjb8ylo7xcdpthQ57xfwE5QG6PZ3VI4ziw7i2qE-49-1LZpw4ZUTKWHz4z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hIWa2WkKgh-LCZfBffWGPUQnLp-qMlCbRbU4s_WB1eCiY9CVc8yIwxrjb8ylo7xcdpthQ57xfwE5QG6PZ3VI4ziw7i2qE-49-1LZpw4ZUTKWHz4zuOc"/>
                    <pic:cNvPicPr>
                      <a:picLocks noChangeAspect="1" noChangeArrowheads="1"/>
                    </pic:cNvPicPr>
                  </pic:nvPicPr>
                  <pic:blipFill>
                    <a:blip r:embed="rId24" cstate="print"/>
                    <a:srcRect/>
                    <a:stretch>
                      <a:fillRect/>
                    </a:stretch>
                  </pic:blipFill>
                  <pic:spPr bwMode="auto">
                    <a:xfrm>
                      <a:off x="0" y="0"/>
                      <a:ext cx="5314950" cy="2638425"/>
                    </a:xfrm>
                    <a:prstGeom prst="rect">
                      <a:avLst/>
                    </a:prstGeom>
                    <a:noFill/>
                    <a:ln w="9525">
                      <a:noFill/>
                      <a:miter lim="800000"/>
                      <a:headEnd/>
                      <a:tailEnd/>
                    </a:ln>
                  </pic:spPr>
                </pic:pic>
              </a:graphicData>
            </a:graphic>
          </wp:inline>
        </w:drawing>
      </w:r>
    </w:p>
    <w:p w:rsidR="00986693" w:rsidRPr="00986693" w:rsidRDefault="00986693" w:rsidP="00E01B92">
      <w:pPr>
        <w:pStyle w:val="Beschriftung"/>
        <w:jc w:val="center"/>
        <w:rPr>
          <w:b w:val="0"/>
        </w:rPr>
      </w:pPr>
      <w:r>
        <w:t xml:space="preserve">Abbildung </w:t>
      </w:r>
      <w:fldSimple w:instr=" SEQ Abbildung \* ARABIC ">
        <w:r w:rsidR="006844C3">
          <w:rPr>
            <w:noProof/>
          </w:rPr>
          <w:t>15</w:t>
        </w:r>
      </w:fldSimple>
      <w:r>
        <w:t>: LeaveAll state machine</w:t>
      </w:r>
      <w:r>
        <w:rPr>
          <w:rStyle w:val="Funotenzeichen"/>
        </w:rPr>
        <w:footnoteReference w:id="8"/>
      </w:r>
    </w:p>
    <w:p w:rsidR="00291858" w:rsidRPr="00E01B92" w:rsidRDefault="004978BE" w:rsidP="00291858">
      <w:pPr>
        <w:rPr>
          <w:b/>
          <w:color w:val="C00000"/>
        </w:rPr>
      </w:pPr>
      <w:r w:rsidRPr="00E01B92">
        <w:rPr>
          <w:b/>
          <w:color w:val="C00000"/>
        </w:rPr>
        <w:t>Zustände:</w:t>
      </w:r>
    </w:p>
    <w:tbl>
      <w:tblPr>
        <w:tblStyle w:val="HelleSchattierung-Akzent2"/>
        <w:tblW w:w="0" w:type="auto"/>
        <w:tblLook w:val="04A0"/>
      </w:tblPr>
      <w:tblGrid>
        <w:gridCol w:w="1526"/>
        <w:gridCol w:w="7686"/>
      </w:tblGrid>
      <w:tr w:rsidR="004978BE" w:rsidTr="00D239C2">
        <w:trPr>
          <w:cnfStyle w:val="100000000000"/>
        </w:trPr>
        <w:tc>
          <w:tcPr>
            <w:cnfStyle w:val="001000000000"/>
            <w:tcW w:w="1526" w:type="dxa"/>
          </w:tcPr>
          <w:p w:rsidR="004978BE" w:rsidRDefault="004978BE" w:rsidP="00E01B92">
            <w:pPr>
              <w:spacing w:line="276" w:lineRule="auto"/>
            </w:pPr>
            <w:r>
              <w:t>Zustand</w:t>
            </w:r>
          </w:p>
        </w:tc>
        <w:tc>
          <w:tcPr>
            <w:tcW w:w="7686" w:type="dxa"/>
          </w:tcPr>
          <w:p w:rsidR="004978BE" w:rsidRDefault="004978BE" w:rsidP="00E01B92">
            <w:pPr>
              <w:spacing w:line="276" w:lineRule="auto"/>
              <w:cnfStyle w:val="100000000000"/>
            </w:pPr>
            <w:r>
              <w:t>Bedeutung</w:t>
            </w:r>
          </w:p>
        </w:tc>
      </w:tr>
      <w:tr w:rsidR="004978BE" w:rsidTr="00D239C2">
        <w:trPr>
          <w:cnfStyle w:val="000000100000"/>
        </w:trPr>
        <w:tc>
          <w:tcPr>
            <w:cnfStyle w:val="001000000000"/>
            <w:tcW w:w="1526" w:type="dxa"/>
          </w:tcPr>
          <w:p w:rsidR="004978BE" w:rsidRDefault="00D239C2" w:rsidP="00E01B92">
            <w:pPr>
              <w:spacing w:line="276" w:lineRule="auto"/>
            </w:pPr>
            <w:r>
              <w:t>Active</w:t>
            </w:r>
          </w:p>
        </w:tc>
        <w:tc>
          <w:tcPr>
            <w:tcW w:w="7686" w:type="dxa"/>
          </w:tcPr>
          <w:p w:rsidR="004978BE" w:rsidRDefault="00D239C2" w:rsidP="00E01B92">
            <w:pPr>
              <w:spacing w:line="276" w:lineRule="auto"/>
              <w:cnfStyle w:val="000000100000"/>
            </w:pPr>
            <w:r>
              <w:t>Automat ist bereit eine LeaveAll-Nachricht zu verschicken</w:t>
            </w:r>
          </w:p>
        </w:tc>
      </w:tr>
      <w:tr w:rsidR="004978BE" w:rsidTr="00D239C2">
        <w:tc>
          <w:tcPr>
            <w:cnfStyle w:val="001000000000"/>
            <w:tcW w:w="1526" w:type="dxa"/>
          </w:tcPr>
          <w:p w:rsidR="004978BE" w:rsidRDefault="00D239C2" w:rsidP="00E01B92">
            <w:pPr>
              <w:spacing w:line="276" w:lineRule="auto"/>
            </w:pPr>
            <w:r>
              <w:t>Passive</w:t>
            </w:r>
          </w:p>
        </w:tc>
        <w:tc>
          <w:tcPr>
            <w:tcW w:w="7686" w:type="dxa"/>
          </w:tcPr>
          <w:p w:rsidR="004978BE" w:rsidRDefault="00D239C2" w:rsidP="00E01B92">
            <w:pPr>
              <w:spacing w:line="276" w:lineRule="auto"/>
              <w:cnfStyle w:val="000000000000"/>
            </w:pPr>
            <w:r>
              <w:t>Automat ist inaktiv</w:t>
            </w:r>
          </w:p>
        </w:tc>
      </w:tr>
    </w:tbl>
    <w:p w:rsidR="004978BE" w:rsidRPr="004978BE" w:rsidRDefault="004978BE" w:rsidP="00E01B92"/>
    <w:p w:rsidR="00291858" w:rsidRPr="00735E40" w:rsidRDefault="00D239C2" w:rsidP="00E01B92">
      <w:pPr>
        <w:rPr>
          <w:b/>
          <w:color w:val="C00000"/>
        </w:rPr>
      </w:pPr>
      <w:r w:rsidRPr="00735E40">
        <w:rPr>
          <w:b/>
          <w:color w:val="C00000"/>
        </w:rPr>
        <w:t>Events:</w:t>
      </w:r>
    </w:p>
    <w:tbl>
      <w:tblPr>
        <w:tblStyle w:val="HelleSchattierung-Akzent2"/>
        <w:tblW w:w="0" w:type="auto"/>
        <w:tblLook w:val="04A0"/>
      </w:tblPr>
      <w:tblGrid>
        <w:gridCol w:w="1491"/>
        <w:gridCol w:w="7797"/>
      </w:tblGrid>
      <w:tr w:rsidR="00D239C2" w:rsidTr="00D239C2">
        <w:trPr>
          <w:cnfStyle w:val="100000000000"/>
        </w:trPr>
        <w:tc>
          <w:tcPr>
            <w:cnfStyle w:val="001000000000"/>
            <w:tcW w:w="1242" w:type="dxa"/>
          </w:tcPr>
          <w:p w:rsidR="00D239C2" w:rsidRDefault="00D239C2" w:rsidP="00E01B92">
            <w:pPr>
              <w:spacing w:line="276" w:lineRule="auto"/>
            </w:pPr>
            <w:r>
              <w:t>Event</w:t>
            </w:r>
          </w:p>
        </w:tc>
        <w:tc>
          <w:tcPr>
            <w:tcW w:w="7970"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242" w:type="dxa"/>
          </w:tcPr>
          <w:p w:rsidR="00D239C2" w:rsidRDefault="00D239C2" w:rsidP="00E01B92">
            <w:pPr>
              <w:spacing w:line="276" w:lineRule="auto"/>
            </w:pPr>
            <w:r>
              <w:t>Begin!</w:t>
            </w:r>
          </w:p>
        </w:tc>
        <w:tc>
          <w:tcPr>
            <w:tcW w:w="7970" w:type="dxa"/>
          </w:tcPr>
          <w:p w:rsidR="00D239C2" w:rsidRDefault="00D239C2" w:rsidP="00E01B92">
            <w:pPr>
              <w:spacing w:line="276" w:lineRule="auto"/>
              <w:cnfStyle w:val="000000100000"/>
            </w:pPr>
            <w:r>
              <w:t>Event zur Initialisierung des Automaten</w:t>
            </w:r>
          </w:p>
        </w:tc>
      </w:tr>
      <w:tr w:rsidR="00D239C2" w:rsidTr="00D239C2">
        <w:tc>
          <w:tcPr>
            <w:cnfStyle w:val="001000000000"/>
            <w:tcW w:w="1242" w:type="dxa"/>
          </w:tcPr>
          <w:p w:rsidR="00D239C2" w:rsidRDefault="00D239C2" w:rsidP="00E01B92">
            <w:pPr>
              <w:spacing w:line="276" w:lineRule="auto"/>
            </w:pPr>
            <w:r>
              <w:t>tx!</w:t>
            </w:r>
          </w:p>
        </w:tc>
        <w:tc>
          <w:tcPr>
            <w:tcW w:w="7970" w:type="dxa"/>
          </w:tcPr>
          <w:p w:rsidR="00D239C2" w:rsidRDefault="00D239C2" w:rsidP="00E01B92">
            <w:pPr>
              <w:spacing w:line="276" w:lineRule="auto"/>
              <w:cnfStyle w:val="000000000000"/>
            </w:pPr>
            <w:r>
              <w:t>Event, das anzeigt, dass nun eine Übertragungsmöglichkeit existiert</w:t>
            </w:r>
          </w:p>
        </w:tc>
      </w:tr>
      <w:tr w:rsidR="00D239C2" w:rsidTr="00D239C2">
        <w:trPr>
          <w:cnfStyle w:val="000000100000"/>
        </w:trPr>
        <w:tc>
          <w:tcPr>
            <w:cnfStyle w:val="001000000000"/>
            <w:tcW w:w="1242" w:type="dxa"/>
          </w:tcPr>
          <w:p w:rsidR="00D239C2" w:rsidRDefault="00D239C2" w:rsidP="00E01B92">
            <w:pPr>
              <w:spacing w:line="276" w:lineRule="auto"/>
            </w:pPr>
            <w:r>
              <w:t>rLA!</w:t>
            </w:r>
          </w:p>
        </w:tc>
        <w:tc>
          <w:tcPr>
            <w:tcW w:w="7970" w:type="dxa"/>
          </w:tcPr>
          <w:p w:rsidR="00D239C2" w:rsidRDefault="00D239C2" w:rsidP="00E01B92">
            <w:pPr>
              <w:spacing w:line="276" w:lineRule="auto"/>
              <w:cnfStyle w:val="000000100000"/>
            </w:pPr>
            <w:r>
              <w:t>Eine Externe LeaveAll-Nachricht wurde empfangen</w:t>
            </w:r>
          </w:p>
          <w:p w:rsidR="00D239C2" w:rsidRPr="00D239C2" w:rsidRDefault="00D239C2" w:rsidP="00E01B92">
            <w:pPr>
              <w:spacing w:line="276" w:lineRule="auto"/>
              <w:cnfStyle w:val="000000100000"/>
              <w:rPr>
                <w:b/>
                <w:color w:val="00B050"/>
              </w:rPr>
            </w:pPr>
            <w:commentRangeStart w:id="204"/>
            <w:r w:rsidRPr="00D239C2">
              <w:rPr>
                <w:b/>
                <w:color w:val="00B050"/>
              </w:rPr>
              <w:t>// TODO: ab hier wieder selbst verfasst</w:t>
            </w:r>
            <w:commentRangeEnd w:id="204"/>
            <w:r w:rsidR="0011062E">
              <w:rPr>
                <w:rStyle w:val="Kommentarzeichen"/>
                <w:color w:val="auto"/>
              </w:rPr>
              <w:commentReference w:id="204"/>
            </w:r>
          </w:p>
        </w:tc>
      </w:tr>
      <w:tr w:rsidR="00D239C2" w:rsidTr="00D239C2">
        <w:tc>
          <w:tcPr>
            <w:cnfStyle w:val="001000000000"/>
            <w:tcW w:w="1242" w:type="dxa"/>
          </w:tcPr>
          <w:p w:rsidR="00D239C2" w:rsidRPr="00D239C2" w:rsidRDefault="00D239C2" w:rsidP="00E01B92">
            <w:pPr>
              <w:spacing w:line="276" w:lineRule="auto"/>
            </w:pPr>
            <w:r>
              <w:t>leavealltimer!</w:t>
            </w:r>
          </w:p>
        </w:tc>
        <w:tc>
          <w:tcPr>
            <w:tcW w:w="7970" w:type="dxa"/>
          </w:tcPr>
          <w:p w:rsidR="00D239C2" w:rsidRDefault="00D239C2" w:rsidP="00E01B92">
            <w:pPr>
              <w:spacing w:line="276" w:lineRule="auto"/>
              <w:cnfStyle w:val="000000000000"/>
            </w:pPr>
            <w:r>
              <w:t>Event verursacht, dass der Automat eine LeaveAll-Nachricht verschickt.</w:t>
            </w:r>
          </w:p>
        </w:tc>
      </w:tr>
    </w:tbl>
    <w:p w:rsidR="00291858" w:rsidRDefault="00291858" w:rsidP="00291858"/>
    <w:p w:rsidR="00735E40" w:rsidRPr="00735E40" w:rsidRDefault="00735E40" w:rsidP="00735E40">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735E40" w:rsidTr="00735E40">
        <w:trPr>
          <w:cnfStyle w:val="100000000000"/>
        </w:trPr>
        <w:tc>
          <w:tcPr>
            <w:cnfStyle w:val="001000000000"/>
            <w:tcW w:w="1491" w:type="dxa"/>
          </w:tcPr>
          <w:p w:rsidR="00735E40" w:rsidRDefault="00735E40" w:rsidP="00420B4F">
            <w:pPr>
              <w:spacing w:line="276" w:lineRule="auto"/>
            </w:pPr>
            <w:r>
              <w:t>Action</w:t>
            </w:r>
          </w:p>
        </w:tc>
        <w:tc>
          <w:tcPr>
            <w:tcW w:w="7797" w:type="dxa"/>
          </w:tcPr>
          <w:p w:rsidR="00735E40" w:rsidRDefault="00735E40" w:rsidP="00420B4F">
            <w:pPr>
              <w:spacing w:line="276" w:lineRule="auto"/>
              <w:cnfStyle w:val="100000000000"/>
            </w:pPr>
            <w:r>
              <w:t>Bedeutung</w:t>
            </w:r>
          </w:p>
        </w:tc>
      </w:tr>
      <w:tr w:rsidR="00735E40" w:rsidTr="00735E40">
        <w:trPr>
          <w:cnfStyle w:val="000000100000"/>
        </w:trPr>
        <w:tc>
          <w:tcPr>
            <w:cnfStyle w:val="001000000000"/>
            <w:tcW w:w="1491" w:type="dxa"/>
          </w:tcPr>
          <w:p w:rsidR="00735E40" w:rsidRDefault="00735E40" w:rsidP="00420B4F">
            <w:pPr>
              <w:spacing w:line="276" w:lineRule="auto"/>
            </w:pPr>
            <w:r>
              <w:t>sLA</w:t>
            </w:r>
          </w:p>
        </w:tc>
        <w:tc>
          <w:tcPr>
            <w:tcW w:w="7797" w:type="dxa"/>
          </w:tcPr>
          <w:p w:rsidR="00735E40" w:rsidRDefault="00735E40" w:rsidP="00420B4F">
            <w:pPr>
              <w:spacing w:line="276" w:lineRule="auto"/>
              <w:cnfStyle w:val="000000100000"/>
            </w:pPr>
            <w:r>
              <w:t>Eine LeaveAll Nachricht wird ins Netz geschickt</w:t>
            </w:r>
          </w:p>
        </w:tc>
      </w:tr>
      <w:tr w:rsidR="00735E40" w:rsidTr="00735E40">
        <w:tc>
          <w:tcPr>
            <w:cnfStyle w:val="001000000000"/>
            <w:tcW w:w="1491" w:type="dxa"/>
          </w:tcPr>
          <w:p w:rsidR="00735E40" w:rsidRDefault="00735E40" w:rsidP="00420B4F">
            <w:pPr>
              <w:spacing w:line="276" w:lineRule="auto"/>
            </w:pPr>
            <w:r>
              <w:t>Start leavealltimer</w:t>
            </w:r>
          </w:p>
        </w:tc>
        <w:tc>
          <w:tcPr>
            <w:tcW w:w="7797" w:type="dxa"/>
          </w:tcPr>
          <w:p w:rsidR="00735E40" w:rsidRDefault="00735E40" w:rsidP="00420B4F">
            <w:pPr>
              <w:spacing w:line="276" w:lineRule="auto"/>
              <w:cnfStyle w:val="000000000000"/>
            </w:pPr>
            <w:r>
              <w:t>Nachdem der Timer abgelaufen ist, wird eine LeaveAll Nachricht verschickt</w:t>
            </w:r>
          </w:p>
        </w:tc>
      </w:tr>
    </w:tbl>
    <w:p w:rsidR="00735E40" w:rsidRDefault="00735E40" w:rsidP="00291858"/>
    <w:p w:rsidR="00291858" w:rsidRDefault="00D239C2" w:rsidP="00D239C2">
      <w:pPr>
        <w:pStyle w:val="berschrift3"/>
        <w:numPr>
          <w:ilvl w:val="2"/>
          <w:numId w:val="3"/>
        </w:numPr>
      </w:pPr>
      <w:bookmarkStart w:id="205" w:name="_Toc308214004"/>
      <w:r>
        <w:t>Zustandsautomat - Periodic Transmission state machine</w:t>
      </w:r>
      <w:bookmarkEnd w:id="205"/>
    </w:p>
    <w:p w:rsidR="00E01B92" w:rsidRPr="00E01B92" w:rsidRDefault="00E01B92" w:rsidP="00E01B92"/>
    <w:p w:rsidR="00D239C2" w:rsidRPr="00E01B92" w:rsidRDefault="00D239C2" w:rsidP="00D239C2">
      <w:pPr>
        <w:rPr>
          <w:b/>
          <w:color w:val="C00000"/>
        </w:rPr>
      </w:pPr>
      <w:r w:rsidRPr="00E01B92">
        <w:rPr>
          <w:b/>
          <w:color w:val="C00000"/>
        </w:rPr>
        <w:lastRenderedPageBreak/>
        <w:t>Zustandsautomat:</w:t>
      </w:r>
    </w:p>
    <w:p w:rsidR="00D239C2" w:rsidRDefault="00D239C2" w:rsidP="00E01B92">
      <w:pPr>
        <w:pStyle w:val="KeinLeerraum"/>
        <w:jc w:val="center"/>
      </w:pPr>
      <w:r>
        <w:rPr>
          <w:noProof/>
        </w:rPr>
        <w:drawing>
          <wp:inline distT="0" distB="0" distL="0" distR="0">
            <wp:extent cx="5760720" cy="2919495"/>
            <wp:effectExtent l="19050" t="0" r="0" b="0"/>
            <wp:docPr id="38" name="internal-source-marker_0.7599444382651555" descr="https://lh4.googleusercontent.com/05toPuXh5utR6A0DPnLtACufjM1MPs6wgx36lIizLvlLVhBI1lIcq2gRqulftwJykxzD1STkNXkkiqBpZoC6njbefg_gDQ3Bw3icHhzacBPWmUwHJ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4.googleusercontent.com/05toPuXh5utR6A0DPnLtACufjM1MPs6wgx36lIizLvlLVhBI1lIcq2gRqulftwJykxzD1STkNXkkiqBpZoC6njbefg_gDQ3Bw3icHhzacBPWmUwHJWE"/>
                    <pic:cNvPicPr>
                      <a:picLocks noChangeAspect="1" noChangeArrowheads="1"/>
                    </pic:cNvPicPr>
                  </pic:nvPicPr>
                  <pic:blipFill>
                    <a:blip r:embed="rId25" cstate="print"/>
                    <a:srcRect/>
                    <a:stretch>
                      <a:fillRect/>
                    </a:stretch>
                  </pic:blipFill>
                  <pic:spPr bwMode="auto">
                    <a:xfrm>
                      <a:off x="0" y="0"/>
                      <a:ext cx="5760720" cy="2919495"/>
                    </a:xfrm>
                    <a:prstGeom prst="rect">
                      <a:avLst/>
                    </a:prstGeom>
                    <a:noFill/>
                    <a:ln w="9525">
                      <a:noFill/>
                      <a:miter lim="800000"/>
                      <a:headEnd/>
                      <a:tailEnd/>
                    </a:ln>
                  </pic:spPr>
                </pic:pic>
              </a:graphicData>
            </a:graphic>
          </wp:inline>
        </w:drawing>
      </w:r>
    </w:p>
    <w:p w:rsidR="00D239C2" w:rsidRPr="00D239C2" w:rsidRDefault="00D239C2" w:rsidP="00E01B92">
      <w:pPr>
        <w:pStyle w:val="Beschriftung"/>
        <w:jc w:val="center"/>
        <w:rPr>
          <w:b w:val="0"/>
        </w:rPr>
      </w:pPr>
      <w:r>
        <w:t xml:space="preserve">Abbildung </w:t>
      </w:r>
      <w:fldSimple w:instr=" SEQ Abbildung \* ARABIC ">
        <w:r w:rsidR="006844C3">
          <w:rPr>
            <w:noProof/>
          </w:rPr>
          <w:t>16</w:t>
        </w:r>
      </w:fldSimple>
      <w:r>
        <w:t>: Periodic Transmission state machine</w:t>
      </w:r>
      <w:r>
        <w:rPr>
          <w:rStyle w:val="Funotenzeichen"/>
        </w:rPr>
        <w:footnoteReference w:id="9"/>
      </w:r>
    </w:p>
    <w:p w:rsidR="00D239C2" w:rsidRPr="00E01B92" w:rsidRDefault="00D239C2" w:rsidP="00E01B92">
      <w:pPr>
        <w:rPr>
          <w:b/>
          <w:color w:val="C00000"/>
        </w:rPr>
      </w:pPr>
      <w:r w:rsidRPr="00E01B92">
        <w:rPr>
          <w:b/>
          <w:color w:val="C00000"/>
        </w:rPr>
        <w:t>Zustände:</w:t>
      </w:r>
    </w:p>
    <w:tbl>
      <w:tblPr>
        <w:tblStyle w:val="HelleSchattierung-Akzent2"/>
        <w:tblW w:w="0" w:type="auto"/>
        <w:tblLook w:val="04A0"/>
      </w:tblPr>
      <w:tblGrid>
        <w:gridCol w:w="1951"/>
        <w:gridCol w:w="7261"/>
      </w:tblGrid>
      <w:tr w:rsidR="00D239C2" w:rsidTr="00D239C2">
        <w:trPr>
          <w:cnfStyle w:val="100000000000"/>
        </w:trPr>
        <w:tc>
          <w:tcPr>
            <w:cnfStyle w:val="001000000000"/>
            <w:tcW w:w="1951" w:type="dxa"/>
          </w:tcPr>
          <w:p w:rsidR="00D239C2" w:rsidRDefault="00D239C2" w:rsidP="00E01B92">
            <w:pPr>
              <w:spacing w:line="276" w:lineRule="auto"/>
            </w:pPr>
            <w:r>
              <w:t>Zustand</w:t>
            </w:r>
          </w:p>
        </w:tc>
        <w:tc>
          <w:tcPr>
            <w:tcW w:w="7261"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951" w:type="dxa"/>
          </w:tcPr>
          <w:p w:rsidR="00D239C2" w:rsidRDefault="00D239C2" w:rsidP="00E01B92">
            <w:pPr>
              <w:spacing w:line="276" w:lineRule="auto"/>
            </w:pPr>
            <w:r>
              <w:t>Active</w:t>
            </w:r>
          </w:p>
        </w:tc>
        <w:tc>
          <w:tcPr>
            <w:tcW w:w="7261" w:type="dxa"/>
          </w:tcPr>
          <w:p w:rsidR="00D239C2" w:rsidRDefault="00D239C2" w:rsidP="00E01B92">
            <w:pPr>
              <w:spacing w:line="276" w:lineRule="auto"/>
              <w:cnfStyle w:val="000000100000"/>
            </w:pPr>
            <w:r>
              <w:t>Automat ist aktiv</w:t>
            </w:r>
          </w:p>
        </w:tc>
      </w:tr>
      <w:tr w:rsidR="00D239C2" w:rsidTr="00D239C2">
        <w:tc>
          <w:tcPr>
            <w:cnfStyle w:val="001000000000"/>
            <w:tcW w:w="1951" w:type="dxa"/>
          </w:tcPr>
          <w:p w:rsidR="00D239C2" w:rsidRDefault="00D239C2" w:rsidP="00E01B92">
            <w:pPr>
              <w:spacing w:line="276" w:lineRule="auto"/>
            </w:pPr>
            <w:r>
              <w:t>Passive</w:t>
            </w:r>
          </w:p>
        </w:tc>
        <w:tc>
          <w:tcPr>
            <w:tcW w:w="7261" w:type="dxa"/>
          </w:tcPr>
          <w:p w:rsidR="00D239C2" w:rsidRDefault="00D239C2" w:rsidP="00E01B92">
            <w:pPr>
              <w:spacing w:line="276" w:lineRule="auto"/>
              <w:cnfStyle w:val="000000000000"/>
            </w:pPr>
            <w:r>
              <w:t>Automat ist inaktiv</w:t>
            </w:r>
          </w:p>
        </w:tc>
      </w:tr>
    </w:tbl>
    <w:p w:rsidR="00291858" w:rsidRDefault="00291858" w:rsidP="00E01B92"/>
    <w:p w:rsidR="00D239C2" w:rsidRPr="00E01B92" w:rsidRDefault="00D239C2" w:rsidP="00E01B92">
      <w:pPr>
        <w:rPr>
          <w:color w:val="C00000"/>
        </w:rPr>
      </w:pPr>
      <w:r w:rsidRPr="00E01B92">
        <w:rPr>
          <w:b/>
          <w:color w:val="C00000"/>
        </w:rPr>
        <w:t>Events:</w:t>
      </w:r>
    </w:p>
    <w:tbl>
      <w:tblPr>
        <w:tblStyle w:val="HelleSchattierung-Akzent2"/>
        <w:tblW w:w="0" w:type="auto"/>
        <w:tblLook w:val="04A0"/>
        <w:tblPrChange w:id="206" w:author="Jonas" w:date="2011-11-07T00:03:00Z">
          <w:tblPr>
            <w:tblStyle w:val="HelleSchattierung-Akzent2"/>
            <w:tblW w:w="0" w:type="auto"/>
            <w:tblLook w:val="04A0"/>
          </w:tblPr>
        </w:tblPrChange>
      </w:tblPr>
      <w:tblGrid>
        <w:gridCol w:w="2093"/>
        <w:gridCol w:w="7119"/>
        <w:tblGridChange w:id="207">
          <w:tblGrid>
            <w:gridCol w:w="4606"/>
            <w:gridCol w:w="4606"/>
          </w:tblGrid>
        </w:tblGridChange>
      </w:tblGrid>
      <w:tr w:rsidR="00D239C2" w:rsidTr="0011062E">
        <w:trPr>
          <w:cnfStyle w:val="100000000000"/>
        </w:trPr>
        <w:tc>
          <w:tcPr>
            <w:cnfStyle w:val="001000000000"/>
            <w:tcW w:w="2093" w:type="dxa"/>
            <w:tcPrChange w:id="208" w:author="Jonas" w:date="2011-11-07T00:03:00Z">
              <w:tcPr>
                <w:tcW w:w="4606" w:type="dxa"/>
              </w:tcPr>
            </w:tcPrChange>
          </w:tcPr>
          <w:p w:rsidR="00D239C2" w:rsidRDefault="00D239C2" w:rsidP="00E01B92">
            <w:pPr>
              <w:spacing w:line="276" w:lineRule="auto"/>
              <w:cnfStyle w:val="101000000000"/>
            </w:pPr>
            <w:r>
              <w:t>Event</w:t>
            </w:r>
          </w:p>
        </w:tc>
        <w:tc>
          <w:tcPr>
            <w:tcW w:w="7119" w:type="dxa"/>
            <w:tcPrChange w:id="209" w:author="Jonas" w:date="2011-11-07T00:03:00Z">
              <w:tcPr>
                <w:tcW w:w="4606" w:type="dxa"/>
              </w:tcPr>
            </w:tcPrChange>
          </w:tcPr>
          <w:p w:rsidR="00D239C2" w:rsidRDefault="00D239C2" w:rsidP="00E01B92">
            <w:pPr>
              <w:spacing w:line="276" w:lineRule="auto"/>
              <w:cnfStyle w:val="100000000000"/>
            </w:pPr>
            <w:r>
              <w:t>Bedeutung</w:t>
            </w:r>
          </w:p>
        </w:tc>
      </w:tr>
      <w:tr w:rsidR="00D239C2" w:rsidTr="0011062E">
        <w:trPr>
          <w:cnfStyle w:val="000000100000"/>
        </w:trPr>
        <w:tc>
          <w:tcPr>
            <w:cnfStyle w:val="001000000000"/>
            <w:tcW w:w="2093" w:type="dxa"/>
            <w:tcPrChange w:id="210" w:author="Jonas" w:date="2011-11-07T00:03:00Z">
              <w:tcPr>
                <w:tcW w:w="4606" w:type="dxa"/>
              </w:tcPr>
            </w:tcPrChange>
          </w:tcPr>
          <w:p w:rsidR="00D239C2" w:rsidRDefault="00D239C2" w:rsidP="00E01B92">
            <w:pPr>
              <w:spacing w:line="276" w:lineRule="auto"/>
              <w:cnfStyle w:val="001000100000"/>
            </w:pPr>
            <w:r>
              <w:t>Begin!</w:t>
            </w:r>
          </w:p>
        </w:tc>
        <w:tc>
          <w:tcPr>
            <w:tcW w:w="7119" w:type="dxa"/>
            <w:tcPrChange w:id="211" w:author="Jonas" w:date="2011-11-07T00:03:00Z">
              <w:tcPr>
                <w:tcW w:w="4606" w:type="dxa"/>
              </w:tcPr>
            </w:tcPrChange>
          </w:tcPr>
          <w:p w:rsidR="00D239C2" w:rsidRDefault="00D239C2" w:rsidP="00E01B92">
            <w:pPr>
              <w:spacing w:line="276" w:lineRule="auto"/>
              <w:cnfStyle w:val="000000100000"/>
            </w:pPr>
            <w:r>
              <w:t>Der Automat wird initialisiert</w:t>
            </w:r>
            <w:r w:rsidR="00EC37BE">
              <w:t>.</w:t>
            </w:r>
          </w:p>
        </w:tc>
      </w:tr>
      <w:tr w:rsidR="00D239C2" w:rsidTr="0011062E">
        <w:tc>
          <w:tcPr>
            <w:cnfStyle w:val="001000000000"/>
            <w:tcW w:w="2093" w:type="dxa"/>
            <w:tcPrChange w:id="212" w:author="Jonas" w:date="2011-11-07T00:03:00Z">
              <w:tcPr>
                <w:tcW w:w="4606" w:type="dxa"/>
              </w:tcPr>
            </w:tcPrChange>
          </w:tcPr>
          <w:p w:rsidR="00D239C2" w:rsidRDefault="00D239C2" w:rsidP="00E01B92">
            <w:pPr>
              <w:spacing w:line="276" w:lineRule="auto"/>
            </w:pPr>
            <w:r>
              <w:t>periodicEnabled!</w:t>
            </w:r>
          </w:p>
        </w:tc>
        <w:tc>
          <w:tcPr>
            <w:tcW w:w="7119" w:type="dxa"/>
            <w:tcPrChange w:id="213" w:author="Jonas" w:date="2011-11-07T00:03:00Z">
              <w:tcPr>
                <w:tcW w:w="4606" w:type="dxa"/>
              </w:tcPr>
            </w:tcPrChange>
          </w:tcPr>
          <w:p w:rsidR="00D239C2" w:rsidRDefault="00D239C2" w:rsidP="00E01B92">
            <w:pPr>
              <w:spacing w:line="276" w:lineRule="auto"/>
              <w:cnfStyle w:val="000000000000"/>
            </w:pPr>
            <w:r>
              <w:t>Periodic Transmission state machine wurde aktiviert</w:t>
            </w:r>
            <w:r w:rsidR="00EC37BE">
              <w:t>.</w:t>
            </w:r>
          </w:p>
        </w:tc>
      </w:tr>
      <w:tr w:rsidR="00D239C2" w:rsidTr="0011062E">
        <w:trPr>
          <w:cnfStyle w:val="000000100000"/>
        </w:trPr>
        <w:tc>
          <w:tcPr>
            <w:cnfStyle w:val="001000000000"/>
            <w:tcW w:w="2093" w:type="dxa"/>
            <w:tcPrChange w:id="214" w:author="Jonas" w:date="2011-11-07T00:03:00Z">
              <w:tcPr>
                <w:tcW w:w="4606" w:type="dxa"/>
              </w:tcPr>
            </w:tcPrChange>
          </w:tcPr>
          <w:p w:rsidR="00D239C2" w:rsidRDefault="00D239C2" w:rsidP="00E01B92">
            <w:pPr>
              <w:spacing w:line="276" w:lineRule="auto"/>
              <w:cnfStyle w:val="001000100000"/>
            </w:pPr>
            <w:r>
              <w:t>periodicDisabled!</w:t>
            </w:r>
          </w:p>
        </w:tc>
        <w:tc>
          <w:tcPr>
            <w:tcW w:w="7119" w:type="dxa"/>
            <w:tcPrChange w:id="215" w:author="Jonas" w:date="2011-11-07T00:03:00Z">
              <w:tcPr>
                <w:tcW w:w="4606" w:type="dxa"/>
              </w:tcPr>
            </w:tcPrChange>
          </w:tcPr>
          <w:p w:rsidR="00D239C2" w:rsidRDefault="00D239C2" w:rsidP="00E01B92">
            <w:pPr>
              <w:spacing w:line="276" w:lineRule="auto"/>
              <w:cnfStyle w:val="000000100000"/>
            </w:pPr>
            <w:r>
              <w:t>Periodic Transmission state machine wurde deaktiviert</w:t>
            </w:r>
            <w:r w:rsidR="00EC37BE">
              <w:t>.</w:t>
            </w:r>
          </w:p>
        </w:tc>
      </w:tr>
      <w:tr w:rsidR="00D239C2" w:rsidTr="0011062E">
        <w:tc>
          <w:tcPr>
            <w:cnfStyle w:val="001000000000"/>
            <w:tcW w:w="2093" w:type="dxa"/>
            <w:tcPrChange w:id="216" w:author="Jonas" w:date="2011-11-07T00:03:00Z">
              <w:tcPr>
                <w:tcW w:w="4606" w:type="dxa"/>
              </w:tcPr>
            </w:tcPrChange>
          </w:tcPr>
          <w:p w:rsidR="00D239C2" w:rsidRDefault="00D239C2" w:rsidP="00E01B92">
            <w:pPr>
              <w:spacing w:line="276" w:lineRule="auto"/>
            </w:pPr>
            <w:r>
              <w:t>periodictimer!</w:t>
            </w:r>
          </w:p>
        </w:tc>
        <w:tc>
          <w:tcPr>
            <w:tcW w:w="7119" w:type="dxa"/>
            <w:tcPrChange w:id="217" w:author="Jonas" w:date="2011-11-07T00:03:00Z">
              <w:tcPr>
                <w:tcW w:w="4606" w:type="dxa"/>
              </w:tcPr>
            </w:tcPrChange>
          </w:tcPr>
          <w:p w:rsidR="00D239C2" w:rsidRDefault="00D239C2" w:rsidP="00E01B92">
            <w:pPr>
              <w:spacing w:line="276" w:lineRule="auto"/>
              <w:cnfStyle w:val="000000000000"/>
            </w:pPr>
            <w:r>
              <w:t>Automat schickt ein internes periodic Event an die Applicant state machine</w:t>
            </w:r>
            <w:r w:rsidR="00EC37BE">
              <w:t>.</w:t>
            </w:r>
          </w:p>
        </w:tc>
      </w:tr>
    </w:tbl>
    <w:p w:rsidR="00E01B92" w:rsidRDefault="00E01B92" w:rsidP="00291858"/>
    <w:p w:rsidR="00EC37BE" w:rsidRPr="00735E40" w:rsidRDefault="00EC37BE" w:rsidP="00EC37BE">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EC37BE" w:rsidTr="00420B4F">
        <w:trPr>
          <w:cnfStyle w:val="100000000000"/>
        </w:trPr>
        <w:tc>
          <w:tcPr>
            <w:cnfStyle w:val="001000000000"/>
            <w:tcW w:w="1491" w:type="dxa"/>
          </w:tcPr>
          <w:p w:rsidR="00EC37BE" w:rsidRDefault="00EC37BE" w:rsidP="00420B4F">
            <w:pPr>
              <w:spacing w:line="276" w:lineRule="auto"/>
            </w:pPr>
            <w:r>
              <w:t>Action</w:t>
            </w:r>
          </w:p>
        </w:tc>
        <w:tc>
          <w:tcPr>
            <w:tcW w:w="7797" w:type="dxa"/>
          </w:tcPr>
          <w:p w:rsidR="00EC37BE" w:rsidRDefault="00EC37BE" w:rsidP="00420B4F">
            <w:pPr>
              <w:spacing w:line="276" w:lineRule="auto"/>
              <w:cnfStyle w:val="100000000000"/>
            </w:pPr>
            <w:r>
              <w:t>Bedeutung</w:t>
            </w:r>
          </w:p>
        </w:tc>
      </w:tr>
      <w:tr w:rsidR="00EC37BE" w:rsidTr="00420B4F">
        <w:trPr>
          <w:cnfStyle w:val="000000100000"/>
        </w:trPr>
        <w:tc>
          <w:tcPr>
            <w:cnfStyle w:val="001000000000"/>
            <w:tcW w:w="1491" w:type="dxa"/>
          </w:tcPr>
          <w:p w:rsidR="00EC37BE" w:rsidRDefault="00EC37BE" w:rsidP="00420B4F">
            <w:pPr>
              <w:spacing w:line="276" w:lineRule="auto"/>
            </w:pPr>
            <w:r>
              <w:t>Start periodictimer</w:t>
            </w:r>
          </w:p>
        </w:tc>
        <w:tc>
          <w:tcPr>
            <w:tcW w:w="7797" w:type="dxa"/>
          </w:tcPr>
          <w:p w:rsidR="00EC37BE" w:rsidRDefault="00EC37BE" w:rsidP="00EC37BE">
            <w:pPr>
              <w:spacing w:line="276" w:lineRule="auto"/>
              <w:cnfStyle w:val="000000100000"/>
            </w:pPr>
            <w:r>
              <w:t>Nachdem der Timer abgelaufen ist, wird eine periodic Nachricht abgeschickt.</w:t>
            </w:r>
          </w:p>
        </w:tc>
      </w:tr>
      <w:tr w:rsidR="00EC37BE" w:rsidTr="00420B4F">
        <w:tc>
          <w:tcPr>
            <w:cnfStyle w:val="001000000000"/>
            <w:tcW w:w="1491" w:type="dxa"/>
          </w:tcPr>
          <w:p w:rsidR="00EC37BE" w:rsidRDefault="00EC37BE" w:rsidP="00420B4F">
            <w:pPr>
              <w:spacing w:line="276" w:lineRule="auto"/>
            </w:pPr>
            <w:r>
              <w:t>periodic</w:t>
            </w:r>
          </w:p>
        </w:tc>
        <w:tc>
          <w:tcPr>
            <w:tcW w:w="7797" w:type="dxa"/>
          </w:tcPr>
          <w:p w:rsidR="00EC37BE" w:rsidRDefault="00EC37BE" w:rsidP="00420B4F">
            <w:pPr>
              <w:spacing w:line="276" w:lineRule="auto"/>
              <w:cnfStyle w:val="000000000000"/>
            </w:pPr>
            <w:r>
              <w:t>Sendet eine periodic Nachricht an die Applicant state machine, damit sie eine JoinIn Nachricht schickt.</w:t>
            </w:r>
          </w:p>
        </w:tc>
      </w:tr>
    </w:tbl>
    <w:p w:rsidR="00EC37BE" w:rsidRDefault="00EC37BE" w:rsidP="00291858"/>
    <w:p w:rsidR="00CC32AB" w:rsidRDefault="00CC32AB" w:rsidP="00E01B92">
      <w:pPr>
        <w:pStyle w:val="berschrift3"/>
        <w:numPr>
          <w:ilvl w:val="2"/>
          <w:numId w:val="3"/>
        </w:numPr>
      </w:pPr>
      <w:bookmarkStart w:id="218" w:name="_Toc308214005"/>
      <w:r>
        <w:lastRenderedPageBreak/>
        <w:t>Das MMRP-Paket</w:t>
      </w:r>
      <w:bookmarkEnd w:id="218"/>
    </w:p>
    <w:p w:rsidR="00E01B92" w:rsidRPr="00E01B92" w:rsidRDefault="00E01B92" w:rsidP="00E01B92"/>
    <w:p w:rsidR="00CC32AB" w:rsidRDefault="00CC32AB" w:rsidP="00E01B92">
      <w:r w:rsidRPr="00CC32AB">
        <w:t>Generell werden im Netzwerk Pa</w:t>
      </w:r>
      <w:r>
        <w:t>kete im</w:t>
      </w:r>
      <w:r w:rsidRPr="00CC32AB">
        <w:t xml:space="preserve"> IEEE 802.3-Frame Format verschickt. Dieses Format ist folgendermaßen aufgebaut:</w:t>
      </w:r>
    </w:p>
    <w:p w:rsidR="00CC32AB" w:rsidRDefault="00CC32AB" w:rsidP="00E01B92">
      <w:pPr>
        <w:pStyle w:val="KeinLeerraum"/>
        <w:jc w:val="center"/>
      </w:pPr>
      <w:r>
        <w:rPr>
          <w:noProof/>
        </w:rPr>
        <w:drawing>
          <wp:inline distT="0" distB="0" distL="0" distR="0">
            <wp:extent cx="5760720" cy="891688"/>
            <wp:effectExtent l="19050" t="0" r="0" b="0"/>
            <wp:docPr id="39" name="internal-source-marker_0.7599444382651555" descr="https://lh3.googleusercontent.com/lyavdOx7nIIBpSAdh_gtUtzhywvyLXWUBjAa128aj92dUPKJjKCqocpSVgGIrCEiHwYoLdEB4qdrKg8w0ajmNTPbVt9cBkisOt40CpmfjfotndX4V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lyavdOx7nIIBpSAdh_gtUtzhywvyLXWUBjAa128aj92dUPKJjKCqocpSVgGIrCEiHwYoLdEB4qdrKg8w0ajmNTPbVt9cBkisOt40CpmfjfotndX4VJs"/>
                    <pic:cNvPicPr>
                      <a:picLocks noChangeAspect="1" noChangeArrowheads="1"/>
                    </pic:cNvPicPr>
                  </pic:nvPicPr>
                  <pic:blipFill>
                    <a:blip r:embed="rId26" cstate="print"/>
                    <a:srcRect/>
                    <a:stretch>
                      <a:fillRect/>
                    </a:stretch>
                  </pic:blipFill>
                  <pic:spPr bwMode="auto">
                    <a:xfrm>
                      <a:off x="0" y="0"/>
                      <a:ext cx="5760720" cy="891688"/>
                    </a:xfrm>
                    <a:prstGeom prst="rect">
                      <a:avLst/>
                    </a:prstGeom>
                    <a:noFill/>
                    <a:ln w="9525">
                      <a:noFill/>
                      <a:miter lim="800000"/>
                      <a:headEnd/>
                      <a:tailEnd/>
                    </a:ln>
                  </pic:spPr>
                </pic:pic>
              </a:graphicData>
            </a:graphic>
          </wp:inline>
        </w:drawing>
      </w:r>
    </w:p>
    <w:p w:rsidR="00CC32AB" w:rsidRDefault="00CC32AB" w:rsidP="00E01B92">
      <w:pPr>
        <w:pStyle w:val="Beschriftung"/>
        <w:jc w:val="center"/>
      </w:pPr>
      <w:r>
        <w:t xml:space="preserve">Abbildung </w:t>
      </w:r>
      <w:fldSimple w:instr=" SEQ Abbildung \* ARABIC ">
        <w:r w:rsidR="006844C3">
          <w:rPr>
            <w:noProof/>
          </w:rPr>
          <w:t>17</w:t>
        </w:r>
      </w:fldSimple>
      <w:r>
        <w:t>: Paketaufbau nach IEEE 802.3</w:t>
      </w:r>
      <w:r>
        <w:rPr>
          <w:rStyle w:val="Funotenzeichen"/>
        </w:rPr>
        <w:footnoteReference w:id="10"/>
      </w:r>
    </w:p>
    <w:p w:rsidR="00CC32AB" w:rsidRPr="000C795A" w:rsidRDefault="000C795A" w:rsidP="00CC32AB">
      <w:pPr>
        <w:rPr>
          <w:b/>
        </w:rPr>
      </w:pPr>
      <w:r>
        <w:rPr>
          <w:b/>
        </w:rPr>
        <w:t>Erläuterungen zum IEEE 802.3-Frame</w:t>
      </w:r>
    </w:p>
    <w:tbl>
      <w:tblPr>
        <w:tblStyle w:val="HelleSchattierung-Akzent2"/>
        <w:tblW w:w="0" w:type="auto"/>
        <w:tblLook w:val="04A0"/>
      </w:tblPr>
      <w:tblGrid>
        <w:gridCol w:w="2093"/>
        <w:gridCol w:w="7119"/>
      </w:tblGrid>
      <w:tr w:rsidR="00D239C2" w:rsidTr="00081D31">
        <w:trPr>
          <w:cnfStyle w:val="100000000000"/>
        </w:trPr>
        <w:tc>
          <w:tcPr>
            <w:cnfStyle w:val="001000000000"/>
            <w:tcW w:w="2093" w:type="dxa"/>
          </w:tcPr>
          <w:p w:rsidR="00D239C2" w:rsidRDefault="000C795A" w:rsidP="000C795A">
            <w:r>
              <w:t>Frame Abschnitt</w:t>
            </w:r>
          </w:p>
        </w:tc>
        <w:tc>
          <w:tcPr>
            <w:tcW w:w="7119" w:type="dxa"/>
          </w:tcPr>
          <w:p w:rsidR="00D239C2" w:rsidRDefault="00D239C2" w:rsidP="00193513">
            <w:pPr>
              <w:cnfStyle w:val="100000000000"/>
            </w:pPr>
            <w:r>
              <w:t>Bedeutung</w:t>
            </w:r>
          </w:p>
        </w:tc>
      </w:tr>
      <w:tr w:rsidR="00D239C2" w:rsidTr="00081D31">
        <w:trPr>
          <w:cnfStyle w:val="000000100000"/>
        </w:trPr>
        <w:tc>
          <w:tcPr>
            <w:cnfStyle w:val="001000000000"/>
            <w:tcW w:w="2093" w:type="dxa"/>
          </w:tcPr>
          <w:p w:rsidR="00D239C2" w:rsidRDefault="00081D31" w:rsidP="00193513">
            <w:r>
              <w:t>Präambel</w:t>
            </w:r>
          </w:p>
        </w:tc>
        <w:tc>
          <w:tcPr>
            <w:tcW w:w="7119" w:type="dxa"/>
          </w:tcPr>
          <w:p w:rsidR="00D239C2" w:rsidRDefault="00081D31" w:rsidP="00193513">
            <w:pPr>
              <w:cnfStyle w:val="000000100000"/>
            </w:pPr>
            <w:r>
              <w:t>Dient zur zeitlichen Abstimmung der Kommunizerenden (Quelle: Wikipedia)</w:t>
            </w:r>
          </w:p>
        </w:tc>
      </w:tr>
      <w:tr w:rsidR="00D239C2" w:rsidTr="00081D31">
        <w:tc>
          <w:tcPr>
            <w:cnfStyle w:val="001000000000"/>
            <w:tcW w:w="2093" w:type="dxa"/>
          </w:tcPr>
          <w:p w:rsidR="00D239C2" w:rsidRDefault="00081D31" w:rsidP="00193513">
            <w:r>
              <w:t>Zieladresse</w:t>
            </w:r>
          </w:p>
        </w:tc>
        <w:tc>
          <w:tcPr>
            <w:tcW w:w="7119" w:type="dxa"/>
          </w:tcPr>
          <w:p w:rsidR="00D239C2" w:rsidRDefault="00081D31" w:rsidP="00193513">
            <w:pPr>
              <w:cnfStyle w:val="000000000000"/>
            </w:pPr>
            <w:r>
              <w:t>MAC-Adresse vom Empfänger</w:t>
            </w:r>
          </w:p>
        </w:tc>
      </w:tr>
      <w:tr w:rsidR="00081D31" w:rsidTr="00081D31">
        <w:trPr>
          <w:cnfStyle w:val="000000100000"/>
        </w:trPr>
        <w:tc>
          <w:tcPr>
            <w:cnfStyle w:val="001000000000"/>
            <w:tcW w:w="2093" w:type="dxa"/>
          </w:tcPr>
          <w:p w:rsidR="00081D31" w:rsidRDefault="00081D31" w:rsidP="00193513">
            <w:r>
              <w:t>Quellenadresse</w:t>
            </w:r>
          </w:p>
        </w:tc>
        <w:tc>
          <w:tcPr>
            <w:tcW w:w="7119" w:type="dxa"/>
          </w:tcPr>
          <w:p w:rsidR="00081D31" w:rsidRDefault="00081D31" w:rsidP="00193513">
            <w:pPr>
              <w:cnfStyle w:val="000000100000"/>
            </w:pPr>
            <w:r>
              <w:t>MAC-Adresse vom Sender</w:t>
            </w:r>
          </w:p>
        </w:tc>
      </w:tr>
      <w:tr w:rsidR="00081D31" w:rsidTr="00081D31">
        <w:tc>
          <w:tcPr>
            <w:cnfStyle w:val="001000000000"/>
            <w:tcW w:w="2093" w:type="dxa"/>
          </w:tcPr>
          <w:p w:rsidR="00081D31" w:rsidRDefault="00081D31" w:rsidP="00193513">
            <w:r>
              <w:t>Länge</w:t>
            </w:r>
          </w:p>
        </w:tc>
        <w:tc>
          <w:tcPr>
            <w:tcW w:w="7119" w:type="dxa"/>
          </w:tcPr>
          <w:p w:rsidR="00081D31" w:rsidRDefault="00081D31" w:rsidP="00193513">
            <w:pPr>
              <w:cnfStyle w:val="000000000000"/>
            </w:pPr>
            <w:r>
              <w:t>Größe des Pakets</w:t>
            </w:r>
          </w:p>
        </w:tc>
      </w:tr>
      <w:tr w:rsidR="00081D31" w:rsidRPr="00420B4F" w:rsidTr="00081D31">
        <w:trPr>
          <w:cnfStyle w:val="000000100000"/>
        </w:trPr>
        <w:tc>
          <w:tcPr>
            <w:cnfStyle w:val="001000000000"/>
            <w:tcW w:w="2093" w:type="dxa"/>
          </w:tcPr>
          <w:p w:rsidR="00081D31" w:rsidRDefault="00081D31" w:rsidP="00193513">
            <w:r>
              <w:t>DSAP</w:t>
            </w:r>
          </w:p>
        </w:tc>
        <w:tc>
          <w:tcPr>
            <w:tcW w:w="7119" w:type="dxa"/>
          </w:tcPr>
          <w:p w:rsidR="00081D31" w:rsidRPr="00420B4F" w:rsidRDefault="00081D31" w:rsidP="00193513">
            <w:pPr>
              <w:cnfStyle w:val="000000100000"/>
              <w:rPr>
                <w:lang w:val="en-US"/>
              </w:rPr>
            </w:pPr>
            <w:r w:rsidRPr="00420B4F">
              <w:rPr>
                <w:lang w:val="en-US"/>
              </w:rPr>
              <w:t>Destination Service Access Point, enthält das Individual oder das Group Bit</w:t>
            </w:r>
          </w:p>
        </w:tc>
      </w:tr>
      <w:tr w:rsidR="00081D31" w:rsidTr="00081D31">
        <w:tc>
          <w:tcPr>
            <w:cnfStyle w:val="001000000000"/>
            <w:tcW w:w="2093" w:type="dxa"/>
          </w:tcPr>
          <w:p w:rsidR="00081D31" w:rsidRDefault="00081D31" w:rsidP="00193513">
            <w:r>
              <w:t>SSAP</w:t>
            </w:r>
          </w:p>
        </w:tc>
        <w:tc>
          <w:tcPr>
            <w:tcW w:w="7119" w:type="dxa"/>
          </w:tcPr>
          <w:p w:rsidR="00081D31" w:rsidRDefault="00081D31" w:rsidP="00193513">
            <w:pPr>
              <w:cnfStyle w:val="000000000000"/>
            </w:pPr>
            <w:r>
              <w:t>Source Service Access Point; Bit sagt aus, ob es ein Commad oder eine Response Nachricht ist</w:t>
            </w:r>
          </w:p>
        </w:tc>
      </w:tr>
      <w:tr w:rsidR="00081D31" w:rsidTr="00081D31">
        <w:trPr>
          <w:cnfStyle w:val="000000100000"/>
        </w:trPr>
        <w:tc>
          <w:tcPr>
            <w:cnfStyle w:val="001000000000"/>
            <w:tcW w:w="2093" w:type="dxa"/>
          </w:tcPr>
          <w:p w:rsidR="00081D31" w:rsidRDefault="00081D31" w:rsidP="00193513">
            <w:r>
              <w:t>Ctrl</w:t>
            </w:r>
          </w:p>
        </w:tc>
        <w:tc>
          <w:tcPr>
            <w:tcW w:w="7119" w:type="dxa"/>
          </w:tcPr>
          <w:p w:rsidR="00081D31" w:rsidRDefault="00081D31" w:rsidP="00081D31">
            <w:pPr>
              <w:cnfStyle w:val="000000100000"/>
            </w:pPr>
            <w:r>
              <w:t>Dienst zur Erkennung, ob ein SNAP-Frame enthalten ist</w:t>
            </w:r>
          </w:p>
        </w:tc>
      </w:tr>
      <w:tr w:rsidR="00081D31" w:rsidTr="00081D31">
        <w:tc>
          <w:tcPr>
            <w:cnfStyle w:val="001000000000"/>
            <w:tcW w:w="2093" w:type="dxa"/>
          </w:tcPr>
          <w:p w:rsidR="00081D31" w:rsidRDefault="00081D31" w:rsidP="00193513">
            <w:r>
              <w:t>SNAP OUI</w:t>
            </w:r>
          </w:p>
        </w:tc>
        <w:tc>
          <w:tcPr>
            <w:tcW w:w="7119" w:type="dxa"/>
          </w:tcPr>
          <w:p w:rsidR="00081D31" w:rsidRDefault="00081D31" w:rsidP="00081D31">
            <w:pPr>
              <w:cnfStyle w:val="000000000000"/>
            </w:pPr>
            <w:r>
              <w:t>Enthält den Wert 0x000 zur Erkennung, welcher Protokolltyp enthalten ist</w:t>
            </w:r>
          </w:p>
        </w:tc>
      </w:tr>
      <w:tr w:rsidR="00081D31" w:rsidTr="00081D31">
        <w:trPr>
          <w:cnfStyle w:val="000000100000"/>
        </w:trPr>
        <w:tc>
          <w:tcPr>
            <w:cnfStyle w:val="001000000000"/>
            <w:tcW w:w="2093" w:type="dxa"/>
          </w:tcPr>
          <w:p w:rsidR="00081D31" w:rsidRDefault="00081D31" w:rsidP="00193513">
            <w:r>
              <w:t>SNAP PID</w:t>
            </w:r>
          </w:p>
        </w:tc>
        <w:tc>
          <w:tcPr>
            <w:tcW w:w="7119" w:type="dxa"/>
          </w:tcPr>
          <w:p w:rsidR="00081D31" w:rsidRDefault="00081D31" w:rsidP="00081D31">
            <w:pPr>
              <w:cnfStyle w:val="000000100000"/>
            </w:pPr>
            <w:r>
              <w:t>Enthält den Protokolltyp</w:t>
            </w:r>
          </w:p>
        </w:tc>
      </w:tr>
      <w:tr w:rsidR="00081D31" w:rsidTr="00081D31">
        <w:tc>
          <w:tcPr>
            <w:cnfStyle w:val="001000000000"/>
            <w:tcW w:w="2093" w:type="dxa"/>
          </w:tcPr>
          <w:p w:rsidR="00081D31" w:rsidRDefault="00081D31" w:rsidP="00193513">
            <w:r>
              <w:t>Daten</w:t>
            </w:r>
          </w:p>
        </w:tc>
        <w:tc>
          <w:tcPr>
            <w:tcW w:w="7119" w:type="dxa"/>
          </w:tcPr>
          <w:p w:rsidR="00081D31" w:rsidRDefault="00081D31" w:rsidP="00081D31">
            <w:pPr>
              <w:cnfStyle w:val="000000000000"/>
            </w:pPr>
            <w:r>
              <w:t>protokollspezifische Daten</w:t>
            </w:r>
          </w:p>
        </w:tc>
      </w:tr>
      <w:tr w:rsidR="00081D31" w:rsidTr="00081D31">
        <w:trPr>
          <w:cnfStyle w:val="000000100000"/>
        </w:trPr>
        <w:tc>
          <w:tcPr>
            <w:cnfStyle w:val="001000000000"/>
            <w:tcW w:w="2093" w:type="dxa"/>
          </w:tcPr>
          <w:p w:rsidR="00081D31" w:rsidRDefault="00081D31" w:rsidP="00193513">
            <w:r>
              <w:t>PAD</w:t>
            </w:r>
          </w:p>
        </w:tc>
        <w:tc>
          <w:tcPr>
            <w:tcW w:w="7119" w:type="dxa"/>
          </w:tcPr>
          <w:p w:rsidR="00081D31" w:rsidRDefault="00081D31" w:rsidP="00081D31">
            <w:pPr>
              <w:cnfStyle w:val="000000100000"/>
            </w:pPr>
            <w:r>
              <w:t>Wird genutzt, um das Paket auf 64 Byte zu bringen, wenn das Paket kleiner ist</w:t>
            </w:r>
          </w:p>
        </w:tc>
      </w:tr>
      <w:tr w:rsidR="00081D31" w:rsidTr="00081D31">
        <w:tc>
          <w:tcPr>
            <w:cnfStyle w:val="001000000000"/>
            <w:tcW w:w="2093" w:type="dxa"/>
          </w:tcPr>
          <w:p w:rsidR="00081D31" w:rsidRDefault="00081D31" w:rsidP="00193513">
            <w:r>
              <w:t>FCS(CRC)</w:t>
            </w:r>
          </w:p>
        </w:tc>
        <w:tc>
          <w:tcPr>
            <w:tcW w:w="7119" w:type="dxa"/>
          </w:tcPr>
          <w:p w:rsidR="00081D31" w:rsidRPr="009405A6" w:rsidRDefault="009405A6" w:rsidP="00081D31">
            <w:pPr>
              <w:cnfStyle w:val="000000000000"/>
              <w:rPr>
                <w:color w:val="00B050"/>
              </w:rPr>
            </w:pPr>
            <w:r>
              <w:t>Feld, dass zur Fehlererkennung dient</w:t>
            </w:r>
          </w:p>
        </w:tc>
      </w:tr>
    </w:tbl>
    <w:p w:rsidR="00291858" w:rsidRDefault="00291858" w:rsidP="00291858"/>
    <w:p w:rsidR="00291858" w:rsidRDefault="00081D31" w:rsidP="00291858">
      <w:r w:rsidRPr="00081D31">
        <w:t>Das MMRP Pa</w:t>
      </w:r>
      <w:r>
        <w:t>ket ist im IEEE 802.3</w:t>
      </w:r>
      <w:r w:rsidRPr="00081D31">
        <w:t xml:space="preserve">-Frame eingebettet. </w:t>
      </w:r>
      <w:r>
        <w:t>Genau definiert ist das MMRP Pa</w:t>
      </w:r>
      <w:r w:rsidRPr="00081D31">
        <w:t xml:space="preserve">ket im SNAP-Frame. </w:t>
      </w:r>
      <w:r>
        <w:t>Es</w:t>
      </w:r>
      <w:r w:rsidRPr="00081D31">
        <w:t xml:space="preserve"> setzt sich folgendermaßen zusammen:</w:t>
      </w:r>
    </w:p>
    <w:p w:rsidR="00210CB6" w:rsidRDefault="00210CB6" w:rsidP="00210CB6">
      <w:pPr>
        <w:pStyle w:val="KeinLeerraum"/>
        <w:keepNext/>
        <w:jc w:val="center"/>
      </w:pPr>
      <w:r>
        <w:rPr>
          <w:noProof/>
        </w:rPr>
        <w:lastRenderedPageBreak/>
        <w:drawing>
          <wp:inline distT="0" distB="0" distL="0" distR="0">
            <wp:extent cx="6276975" cy="3638550"/>
            <wp:effectExtent l="19050" t="0" r="9525" b="0"/>
            <wp:docPr id="1" name="internal-source-marker_0.3196301065750753" descr="https://lh6.googleusercontent.com/8MD_HvsTg1RP3ofPA_ylSn-A6V8kOFrJbfZxIO3rDCim3lyaY-5oxcFegT1SE4CR2c70b-joOuRSIUEP-k4Kq5vdouM0FjKv042pVwReb3Ato2d9I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96301065750753" descr="https://lh6.googleusercontent.com/8MD_HvsTg1RP3ofPA_ylSn-A6V8kOFrJbfZxIO3rDCim3lyaY-5oxcFegT1SE4CR2c70b-joOuRSIUEP-k4Kq5vdouM0FjKv042pVwReb3Ato2d9I5g"/>
                    <pic:cNvPicPr>
                      <a:picLocks noChangeAspect="1" noChangeArrowheads="1"/>
                    </pic:cNvPicPr>
                  </pic:nvPicPr>
                  <pic:blipFill>
                    <a:blip r:embed="rId27" cstate="print"/>
                    <a:srcRect/>
                    <a:stretch>
                      <a:fillRect/>
                    </a:stretch>
                  </pic:blipFill>
                  <pic:spPr bwMode="auto">
                    <a:xfrm>
                      <a:off x="0" y="0"/>
                      <a:ext cx="6276975" cy="3638550"/>
                    </a:xfrm>
                    <a:prstGeom prst="rect">
                      <a:avLst/>
                    </a:prstGeom>
                    <a:noFill/>
                    <a:ln w="9525">
                      <a:noFill/>
                      <a:miter lim="800000"/>
                      <a:headEnd/>
                      <a:tailEnd/>
                    </a:ln>
                  </pic:spPr>
                </pic:pic>
              </a:graphicData>
            </a:graphic>
          </wp:inline>
        </w:drawing>
      </w:r>
    </w:p>
    <w:p w:rsidR="00210CB6" w:rsidRPr="00E74CFC" w:rsidRDefault="00210CB6" w:rsidP="00210CB6">
      <w:pPr>
        <w:pStyle w:val="Beschriftung"/>
        <w:jc w:val="center"/>
        <w:rPr>
          <w:color w:val="00B050"/>
        </w:rPr>
      </w:pPr>
      <w:r>
        <w:t xml:space="preserve">Abbildung </w:t>
      </w:r>
      <w:fldSimple w:instr=" SEQ Abbildung \* ARABIC ">
        <w:r w:rsidR="006844C3">
          <w:rPr>
            <w:noProof/>
          </w:rPr>
          <w:t>18</w:t>
        </w:r>
      </w:fldSimple>
      <w:r>
        <w:t>: Aufbau MMR-Paket</w:t>
      </w:r>
      <w:r>
        <w:rPr>
          <w:rStyle w:val="Funotenzeichen"/>
        </w:rPr>
        <w:footnoteReference w:id="11"/>
      </w:r>
    </w:p>
    <w:p w:rsidR="00291858" w:rsidRPr="00291858" w:rsidRDefault="00291858" w:rsidP="00291858"/>
    <w:p w:rsidR="00291858" w:rsidRPr="004D2352" w:rsidRDefault="006833B2" w:rsidP="00BC1773">
      <w:pPr>
        <w:rPr>
          <w:b/>
          <w:color w:val="C00000"/>
        </w:rPr>
      </w:pPr>
      <w:r w:rsidRPr="004D2352">
        <w:rPr>
          <w:b/>
          <w:color w:val="C00000"/>
        </w:rPr>
        <w:t>Erläuterungen zum MMRP Paket:</w:t>
      </w:r>
    </w:p>
    <w:tbl>
      <w:tblPr>
        <w:tblStyle w:val="HelleSchattierung-Akzent2"/>
        <w:tblW w:w="0" w:type="auto"/>
        <w:tblLook w:val="04A0"/>
      </w:tblPr>
      <w:tblGrid>
        <w:gridCol w:w="2376"/>
        <w:gridCol w:w="6836"/>
      </w:tblGrid>
      <w:tr w:rsidR="006833B2" w:rsidTr="006833B2">
        <w:trPr>
          <w:cnfStyle w:val="100000000000"/>
        </w:trPr>
        <w:tc>
          <w:tcPr>
            <w:cnfStyle w:val="001000000000"/>
            <w:tcW w:w="2376" w:type="dxa"/>
          </w:tcPr>
          <w:p w:rsidR="006833B2" w:rsidRDefault="006833B2" w:rsidP="004D2352">
            <w:pPr>
              <w:spacing w:line="276" w:lineRule="auto"/>
            </w:pPr>
            <w:r>
              <w:t>MMRP Abschnitt</w:t>
            </w:r>
          </w:p>
        </w:tc>
        <w:tc>
          <w:tcPr>
            <w:tcW w:w="6836" w:type="dxa"/>
          </w:tcPr>
          <w:p w:rsidR="006833B2" w:rsidRDefault="006833B2" w:rsidP="004D2352">
            <w:pPr>
              <w:spacing w:line="276" w:lineRule="auto"/>
              <w:cnfStyle w:val="100000000000"/>
            </w:pPr>
            <w:r>
              <w:t>Bedeutung</w:t>
            </w:r>
          </w:p>
        </w:tc>
      </w:tr>
      <w:tr w:rsidR="006833B2" w:rsidTr="006833B2">
        <w:trPr>
          <w:cnfStyle w:val="000000100000"/>
        </w:trPr>
        <w:tc>
          <w:tcPr>
            <w:cnfStyle w:val="001000000000"/>
            <w:tcW w:w="2376" w:type="dxa"/>
          </w:tcPr>
          <w:p w:rsidR="006833B2" w:rsidRDefault="006833B2" w:rsidP="004D2352">
            <w:pPr>
              <w:spacing w:line="276" w:lineRule="auto"/>
            </w:pPr>
            <w:r>
              <w:t>EtherType</w:t>
            </w:r>
          </w:p>
        </w:tc>
        <w:tc>
          <w:tcPr>
            <w:tcW w:w="6836" w:type="dxa"/>
          </w:tcPr>
          <w:p w:rsidR="006833B2" w:rsidRDefault="006833B2" w:rsidP="004D2352">
            <w:pPr>
              <w:spacing w:line="276" w:lineRule="auto"/>
              <w:cnfStyle w:val="000000100000"/>
            </w:pPr>
            <w:r>
              <w:t>Hier ist der Protokolltyp definiert. Im Falle von MMRP steht hier 0x88f6</w:t>
            </w:r>
          </w:p>
        </w:tc>
      </w:tr>
      <w:tr w:rsidR="006833B2" w:rsidTr="006833B2">
        <w:tc>
          <w:tcPr>
            <w:cnfStyle w:val="001000000000"/>
            <w:tcW w:w="2376" w:type="dxa"/>
          </w:tcPr>
          <w:p w:rsidR="006833B2" w:rsidRDefault="006833B2" w:rsidP="004D2352">
            <w:pPr>
              <w:spacing w:line="276" w:lineRule="auto"/>
            </w:pPr>
            <w:r>
              <w:t>ProtocolVersion</w:t>
            </w:r>
          </w:p>
        </w:tc>
        <w:tc>
          <w:tcPr>
            <w:tcW w:w="6836" w:type="dxa"/>
          </w:tcPr>
          <w:p w:rsidR="006833B2" w:rsidRDefault="006833B2" w:rsidP="004D2352">
            <w:pPr>
              <w:spacing w:line="276" w:lineRule="auto"/>
              <w:cnfStyle w:val="000000000000"/>
            </w:pPr>
            <w:r>
              <w:t>Hier steht die Protokollversion</w:t>
            </w:r>
          </w:p>
        </w:tc>
      </w:tr>
      <w:tr w:rsidR="006833B2" w:rsidTr="006833B2">
        <w:trPr>
          <w:cnfStyle w:val="000000100000"/>
        </w:trPr>
        <w:tc>
          <w:tcPr>
            <w:cnfStyle w:val="001000000000"/>
            <w:tcW w:w="2376" w:type="dxa"/>
          </w:tcPr>
          <w:p w:rsidR="006833B2" w:rsidRDefault="006833B2" w:rsidP="004D2352">
            <w:pPr>
              <w:spacing w:line="276" w:lineRule="auto"/>
            </w:pPr>
            <w:r>
              <w:t>Message</w:t>
            </w:r>
          </w:p>
        </w:tc>
        <w:tc>
          <w:tcPr>
            <w:tcW w:w="6836" w:type="dxa"/>
          </w:tcPr>
          <w:p w:rsidR="006833B2" w:rsidRDefault="006833B2" w:rsidP="004D2352">
            <w:pPr>
              <w:spacing w:line="276" w:lineRule="auto"/>
              <w:cnfStyle w:val="000000100000"/>
            </w:pPr>
            <w:r>
              <w:t>Hier steht die eigentliche Information. Der Messageabschnitt ist unterteilt in AttributeType, AttributeLength, AttributeListLength und AttributeList</w:t>
            </w:r>
          </w:p>
        </w:tc>
      </w:tr>
      <w:tr w:rsidR="006833B2" w:rsidRPr="00420B4F" w:rsidTr="006833B2">
        <w:tc>
          <w:tcPr>
            <w:cnfStyle w:val="001000000000"/>
            <w:tcW w:w="2376" w:type="dxa"/>
          </w:tcPr>
          <w:p w:rsidR="006833B2" w:rsidRDefault="006833B2" w:rsidP="004D2352">
            <w:pPr>
              <w:spacing w:line="276" w:lineRule="auto"/>
            </w:pPr>
            <w:r>
              <w:t>AttributeType</w:t>
            </w:r>
          </w:p>
        </w:tc>
        <w:tc>
          <w:tcPr>
            <w:tcW w:w="6836" w:type="dxa"/>
          </w:tcPr>
          <w:p w:rsidR="006833B2" w:rsidRDefault="006833B2" w:rsidP="004D2352">
            <w:pPr>
              <w:spacing w:line="276" w:lineRule="auto"/>
              <w:cnfStyle w:val="000000000000"/>
            </w:pPr>
            <w:r>
              <w:t>Hier ist angegeben, welcher Typ von Attribut verschickt wird. Das MMRP Protokoll ist im Stade zwei Typen zu verschicken.</w:t>
            </w:r>
          </w:p>
          <w:p w:rsidR="006833B2" w:rsidRPr="00420B4F" w:rsidRDefault="006833B2" w:rsidP="004D2352">
            <w:pPr>
              <w:spacing w:line="276" w:lineRule="auto"/>
              <w:cnfStyle w:val="000000000000"/>
              <w:rPr>
                <w:lang w:val="en-US"/>
              </w:rPr>
            </w:pPr>
            <w:r w:rsidRPr="00420B4F">
              <w:rPr>
                <w:lang w:val="en-US"/>
              </w:rPr>
              <w:t>Typ1: Service Requirement</w:t>
            </w:r>
          </w:p>
          <w:p w:rsidR="006833B2" w:rsidRPr="00420B4F" w:rsidRDefault="006833B2" w:rsidP="004D2352">
            <w:pPr>
              <w:spacing w:line="276" w:lineRule="auto"/>
              <w:cnfStyle w:val="000000000000"/>
              <w:rPr>
                <w:lang w:val="en-US"/>
              </w:rPr>
            </w:pPr>
            <w:r w:rsidRPr="00420B4F">
              <w:rPr>
                <w:lang w:val="en-US"/>
              </w:rPr>
              <w:t>Typ2: MAC-Adresse</w:t>
            </w:r>
          </w:p>
        </w:tc>
      </w:tr>
      <w:tr w:rsidR="006833B2" w:rsidTr="006833B2">
        <w:trPr>
          <w:cnfStyle w:val="000000100000"/>
        </w:trPr>
        <w:tc>
          <w:tcPr>
            <w:cnfStyle w:val="001000000000"/>
            <w:tcW w:w="2376" w:type="dxa"/>
          </w:tcPr>
          <w:p w:rsidR="006833B2" w:rsidRDefault="006833B2" w:rsidP="004D2352">
            <w:pPr>
              <w:spacing w:line="276" w:lineRule="auto"/>
            </w:pPr>
            <w:r>
              <w:t>AtttributeLength</w:t>
            </w:r>
          </w:p>
        </w:tc>
        <w:tc>
          <w:tcPr>
            <w:tcW w:w="6836" w:type="dxa"/>
          </w:tcPr>
          <w:p w:rsidR="006833B2" w:rsidRDefault="006833B2" w:rsidP="004D2352">
            <w:pPr>
              <w:spacing w:line="276" w:lineRule="auto"/>
              <w:cnfStyle w:val="000000100000"/>
            </w:pPr>
            <w:r>
              <w:t>Gibt die Größe von Attribute an</w:t>
            </w:r>
          </w:p>
        </w:tc>
      </w:tr>
      <w:tr w:rsidR="006833B2" w:rsidTr="006833B2">
        <w:tc>
          <w:tcPr>
            <w:cnfStyle w:val="001000000000"/>
            <w:tcW w:w="2376" w:type="dxa"/>
          </w:tcPr>
          <w:p w:rsidR="006833B2" w:rsidRDefault="006833B2" w:rsidP="004D2352">
            <w:pPr>
              <w:spacing w:line="276" w:lineRule="auto"/>
            </w:pPr>
            <w:r>
              <w:t>AttributeList</w:t>
            </w:r>
          </w:p>
        </w:tc>
        <w:tc>
          <w:tcPr>
            <w:tcW w:w="6836" w:type="dxa"/>
          </w:tcPr>
          <w:p w:rsidR="006833B2" w:rsidRDefault="006833B2" w:rsidP="004D2352">
            <w:pPr>
              <w:spacing w:line="276" w:lineRule="auto"/>
              <w:cnfStyle w:val="000000000000"/>
            </w:pPr>
            <w:r>
              <w:t>Enthält eine bestimmte Anzahl von VectorAttributes</w:t>
            </w:r>
          </w:p>
        </w:tc>
      </w:tr>
      <w:tr w:rsidR="006833B2" w:rsidTr="006833B2">
        <w:trPr>
          <w:cnfStyle w:val="000000100000"/>
        </w:trPr>
        <w:tc>
          <w:tcPr>
            <w:cnfStyle w:val="001000000000"/>
            <w:tcW w:w="2376" w:type="dxa"/>
          </w:tcPr>
          <w:p w:rsidR="006833B2" w:rsidRDefault="006833B2" w:rsidP="004D2352">
            <w:pPr>
              <w:spacing w:line="276" w:lineRule="auto"/>
            </w:pPr>
            <w:r>
              <w:t>VectorAttribute</w:t>
            </w:r>
          </w:p>
        </w:tc>
        <w:tc>
          <w:tcPr>
            <w:tcW w:w="6836" w:type="dxa"/>
          </w:tcPr>
          <w:p w:rsidR="006833B2" w:rsidRDefault="006833B2" w:rsidP="004D2352">
            <w:pPr>
              <w:spacing w:line="276" w:lineRule="auto"/>
              <w:cnfStyle w:val="000000100000"/>
            </w:pPr>
            <w:r>
              <w:t>Setzt sich zusammen aus VectorHeader, FirstValue und Vector</w:t>
            </w:r>
          </w:p>
        </w:tc>
      </w:tr>
      <w:tr w:rsidR="006833B2" w:rsidTr="006833B2">
        <w:tc>
          <w:tcPr>
            <w:cnfStyle w:val="001000000000"/>
            <w:tcW w:w="2376" w:type="dxa"/>
          </w:tcPr>
          <w:p w:rsidR="006833B2" w:rsidRDefault="006833B2" w:rsidP="004D2352">
            <w:pPr>
              <w:spacing w:line="276" w:lineRule="auto"/>
            </w:pPr>
            <w:r>
              <w:t>VectorHeader</w:t>
            </w:r>
          </w:p>
        </w:tc>
        <w:tc>
          <w:tcPr>
            <w:tcW w:w="6836" w:type="dxa"/>
          </w:tcPr>
          <w:p w:rsidR="006833B2" w:rsidRDefault="006833B2" w:rsidP="004D2352">
            <w:pPr>
              <w:spacing w:line="276" w:lineRule="auto"/>
              <w:cnfStyle w:val="000000000000"/>
            </w:pPr>
            <w:r>
              <w:t>Enthält das LeaveAllEvent und NumberOfValues</w:t>
            </w:r>
          </w:p>
        </w:tc>
      </w:tr>
      <w:tr w:rsidR="006833B2" w:rsidTr="006833B2">
        <w:trPr>
          <w:cnfStyle w:val="000000100000"/>
        </w:trPr>
        <w:tc>
          <w:tcPr>
            <w:cnfStyle w:val="001000000000"/>
            <w:tcW w:w="2376" w:type="dxa"/>
          </w:tcPr>
          <w:p w:rsidR="006833B2" w:rsidRDefault="006833B2" w:rsidP="004D2352">
            <w:pPr>
              <w:spacing w:line="276" w:lineRule="auto"/>
            </w:pPr>
            <w:r>
              <w:t>LeaveAllEvent</w:t>
            </w:r>
          </w:p>
        </w:tc>
        <w:tc>
          <w:tcPr>
            <w:tcW w:w="6836" w:type="dxa"/>
          </w:tcPr>
          <w:p w:rsidR="006833B2" w:rsidRDefault="006833B2" w:rsidP="004D2352">
            <w:pPr>
              <w:spacing w:line="276" w:lineRule="auto"/>
              <w:cnfStyle w:val="000000100000"/>
            </w:pPr>
            <w:r>
              <w:t>Hier wird definiert, ob die Nachricht eine LeaveAll-Nachricht ist</w:t>
            </w:r>
          </w:p>
        </w:tc>
      </w:tr>
      <w:tr w:rsidR="006833B2" w:rsidTr="006833B2">
        <w:tc>
          <w:tcPr>
            <w:cnfStyle w:val="001000000000"/>
            <w:tcW w:w="2376" w:type="dxa"/>
          </w:tcPr>
          <w:p w:rsidR="006833B2" w:rsidRDefault="006833B2" w:rsidP="004D2352">
            <w:pPr>
              <w:spacing w:line="276" w:lineRule="auto"/>
            </w:pPr>
            <w:r>
              <w:t>NumberOfValues</w:t>
            </w:r>
          </w:p>
        </w:tc>
        <w:tc>
          <w:tcPr>
            <w:tcW w:w="6836" w:type="dxa"/>
          </w:tcPr>
          <w:p w:rsidR="006833B2" w:rsidRDefault="006833B2" w:rsidP="004D2352">
            <w:pPr>
              <w:spacing w:line="276" w:lineRule="auto"/>
              <w:cnfStyle w:val="000000000000"/>
            </w:pPr>
            <w:r>
              <w:t>Hier ist die Anzahl der Nachrichten definiert. Nachrichten wie beispiesweise JoinIn und Leave können zusammengefasst in einem Paket versendet werden. Die maximale Anzahl der zusammengefassten Nachrichten pro ThreePacketEvents beträgt drei</w:t>
            </w:r>
          </w:p>
        </w:tc>
      </w:tr>
      <w:tr w:rsidR="006833B2" w:rsidTr="006833B2">
        <w:trPr>
          <w:cnfStyle w:val="000000100000"/>
        </w:trPr>
        <w:tc>
          <w:tcPr>
            <w:cnfStyle w:val="001000000000"/>
            <w:tcW w:w="2376" w:type="dxa"/>
          </w:tcPr>
          <w:p w:rsidR="006833B2" w:rsidRDefault="006833B2" w:rsidP="004D2352">
            <w:pPr>
              <w:spacing w:line="276" w:lineRule="auto"/>
            </w:pPr>
            <w:r>
              <w:lastRenderedPageBreak/>
              <w:t>FirstValue</w:t>
            </w:r>
          </w:p>
        </w:tc>
        <w:tc>
          <w:tcPr>
            <w:tcW w:w="6836" w:type="dxa"/>
          </w:tcPr>
          <w:p w:rsidR="006833B2" w:rsidRDefault="006833B2" w:rsidP="004D2352">
            <w:pPr>
              <w:spacing w:line="276" w:lineRule="auto"/>
              <w:cnfStyle w:val="000000100000"/>
            </w:pPr>
            <w:r>
              <w:t>Gibt an, wieviele Nachrichten verschickt werden. Möglich sind die Werte 0 bis 3</w:t>
            </w:r>
          </w:p>
        </w:tc>
      </w:tr>
      <w:tr w:rsidR="006833B2" w:rsidTr="006833B2">
        <w:tc>
          <w:tcPr>
            <w:cnfStyle w:val="001000000000"/>
            <w:tcW w:w="2376" w:type="dxa"/>
          </w:tcPr>
          <w:p w:rsidR="006833B2" w:rsidRDefault="006833B2" w:rsidP="004D2352">
            <w:pPr>
              <w:spacing w:line="276" w:lineRule="auto"/>
            </w:pPr>
            <w:r>
              <w:t>Vector</w:t>
            </w:r>
          </w:p>
        </w:tc>
        <w:tc>
          <w:tcPr>
            <w:tcW w:w="6836" w:type="dxa"/>
          </w:tcPr>
          <w:p w:rsidR="006833B2" w:rsidRDefault="006833B2" w:rsidP="004D2352">
            <w:pPr>
              <w:spacing w:line="276" w:lineRule="auto"/>
              <w:cnfStyle w:val="000000000000"/>
            </w:pPr>
            <w:r>
              <w:t>Hier sind die zusammengefassten Nachrichten gespeichert</w:t>
            </w:r>
          </w:p>
        </w:tc>
      </w:tr>
      <w:tr w:rsidR="006833B2" w:rsidRPr="00420B4F" w:rsidTr="006833B2">
        <w:trPr>
          <w:cnfStyle w:val="000000100000"/>
        </w:trPr>
        <w:tc>
          <w:tcPr>
            <w:cnfStyle w:val="001000000000"/>
            <w:tcW w:w="2376" w:type="dxa"/>
          </w:tcPr>
          <w:p w:rsidR="006833B2" w:rsidRDefault="006833B2" w:rsidP="004D2352">
            <w:pPr>
              <w:spacing w:line="276" w:lineRule="auto"/>
            </w:pPr>
            <w:r>
              <w:t>ThreePacketEvents</w:t>
            </w:r>
          </w:p>
        </w:tc>
        <w:tc>
          <w:tcPr>
            <w:tcW w:w="6836" w:type="dxa"/>
          </w:tcPr>
          <w:p w:rsidR="006833B2" w:rsidRDefault="006833B2" w:rsidP="004D2352">
            <w:pPr>
              <w:spacing w:line="276" w:lineRule="auto"/>
              <w:cnfStyle w:val="000000100000"/>
            </w:pPr>
            <w:r>
              <w:t>Ein ThreePacketEvent kann drei Nachrichten enthalten, die wie folgt gespeichert sind:</w:t>
            </w:r>
          </w:p>
          <w:p w:rsidR="006833B2" w:rsidRDefault="006833B2" w:rsidP="004D2352">
            <w:pPr>
              <w:spacing w:line="276" w:lineRule="auto"/>
              <w:cnfStyle w:val="000000100000"/>
            </w:pPr>
            <w:r>
              <w:t>36 * ErsteNachrichtTyp + 6 * ZweiteNachrichtTyp + DritteNachrichtTyp</w:t>
            </w:r>
          </w:p>
          <w:p w:rsidR="006833B2" w:rsidRDefault="006833B2" w:rsidP="004D2352">
            <w:pPr>
              <w:spacing w:line="276" w:lineRule="auto"/>
              <w:cnfStyle w:val="000000100000"/>
            </w:pPr>
            <w:r>
              <w:t>Folgende Nachrichtentypen sind möglich:</w:t>
            </w:r>
          </w:p>
          <w:p w:rsidR="006833B2" w:rsidRPr="00420B4F" w:rsidRDefault="006833B2" w:rsidP="004D2352">
            <w:pPr>
              <w:spacing w:line="276" w:lineRule="auto"/>
              <w:cnfStyle w:val="000000100000"/>
              <w:rPr>
                <w:lang w:val="en-US"/>
              </w:rPr>
            </w:pPr>
            <w:r w:rsidRPr="00420B4F">
              <w:rPr>
                <w:lang w:val="en-US"/>
              </w:rPr>
              <w:t xml:space="preserve">JoinIn, In, JoinMt, Empty, Leave </w:t>
            </w:r>
          </w:p>
        </w:tc>
      </w:tr>
      <w:tr w:rsidR="006833B2" w:rsidTr="006833B2">
        <w:tc>
          <w:tcPr>
            <w:cnfStyle w:val="001000000000"/>
            <w:tcW w:w="2376" w:type="dxa"/>
          </w:tcPr>
          <w:p w:rsidR="006833B2" w:rsidRDefault="006833B2" w:rsidP="004D2352">
            <w:pPr>
              <w:spacing w:line="276" w:lineRule="auto"/>
            </w:pPr>
            <w:r>
              <w:t>EndMark</w:t>
            </w:r>
          </w:p>
        </w:tc>
        <w:tc>
          <w:tcPr>
            <w:tcW w:w="6836" w:type="dxa"/>
          </w:tcPr>
          <w:p w:rsidR="006833B2" w:rsidRDefault="006833B2" w:rsidP="004D2352">
            <w:pPr>
              <w:spacing w:line="276" w:lineRule="auto"/>
              <w:cnfStyle w:val="000000000000"/>
            </w:pPr>
            <w:r>
              <w:t>Definiert das Ende vom Paket. Die zwei Bytes sind gefüllt mit Nullen</w:t>
            </w:r>
          </w:p>
        </w:tc>
      </w:tr>
    </w:tbl>
    <w:p w:rsidR="006833B2" w:rsidRPr="006833B2" w:rsidRDefault="006833B2" w:rsidP="00BC1773"/>
    <w:p w:rsidR="00030484" w:rsidRDefault="006833B2" w:rsidP="006833B2">
      <w:pPr>
        <w:pStyle w:val="berschrift2"/>
        <w:numPr>
          <w:ilvl w:val="1"/>
          <w:numId w:val="3"/>
        </w:numPr>
      </w:pPr>
      <w:r>
        <w:t xml:space="preserve"> </w:t>
      </w:r>
      <w:bookmarkStart w:id="219" w:name="_Toc308214006"/>
      <w:r>
        <w:t>Systemdesign und Programmstruktur</w:t>
      </w:r>
      <w:bookmarkEnd w:id="219"/>
    </w:p>
    <w:p w:rsidR="004D2352" w:rsidRPr="004D2352" w:rsidRDefault="004D2352" w:rsidP="004D2352"/>
    <w:tbl>
      <w:tblPr>
        <w:tblStyle w:val="HelleSchattierung-Akzent2"/>
        <w:tblW w:w="0" w:type="auto"/>
        <w:tblLook w:val="04A0"/>
      </w:tblPr>
      <w:tblGrid>
        <w:gridCol w:w="4606"/>
        <w:gridCol w:w="4606"/>
      </w:tblGrid>
      <w:tr w:rsidR="004D41F0" w:rsidTr="004D41F0">
        <w:trPr>
          <w:cnfStyle w:val="100000000000"/>
        </w:trPr>
        <w:tc>
          <w:tcPr>
            <w:cnfStyle w:val="001000000000"/>
            <w:tcW w:w="4606" w:type="dxa"/>
          </w:tcPr>
          <w:p w:rsidR="004D41F0" w:rsidRDefault="004D41F0" w:rsidP="004D2352">
            <w:pPr>
              <w:spacing w:line="276" w:lineRule="auto"/>
            </w:pPr>
            <w:r>
              <w:t>&lt;MOD-ID&gt;</w:t>
            </w:r>
          </w:p>
        </w:tc>
        <w:tc>
          <w:tcPr>
            <w:tcW w:w="4606" w:type="dxa"/>
          </w:tcPr>
          <w:p w:rsidR="004D41F0" w:rsidRDefault="004D41F0" w:rsidP="004D2352">
            <w:pPr>
              <w:spacing w:line="276" w:lineRule="auto"/>
              <w:cnfStyle w:val="100000000000"/>
            </w:pPr>
            <w:r>
              <w:t>1. Registrar state machine</w:t>
            </w:r>
          </w:p>
        </w:tc>
      </w:tr>
      <w:tr w:rsidR="004D41F0" w:rsidTr="004D41F0">
        <w:trPr>
          <w:cnfStyle w:val="000000100000"/>
        </w:trPr>
        <w:tc>
          <w:tcPr>
            <w:cnfStyle w:val="001000000000"/>
            <w:tcW w:w="4606" w:type="dxa"/>
          </w:tcPr>
          <w:p w:rsidR="004D41F0" w:rsidRDefault="004D41F0" w:rsidP="004D2352">
            <w:pPr>
              <w:spacing w:line="276" w:lineRule="auto"/>
            </w:pPr>
            <w:r>
              <w:t>Abgedeckte Systemanforderungen</w:t>
            </w:r>
          </w:p>
        </w:tc>
        <w:tc>
          <w:tcPr>
            <w:tcW w:w="4606" w:type="dxa"/>
          </w:tcPr>
          <w:p w:rsidR="004D41F0" w:rsidRDefault="004D41F0" w:rsidP="004D2352">
            <w:pPr>
              <w:spacing w:line="276" w:lineRule="auto"/>
              <w:cnfStyle w:val="000000100000"/>
            </w:pPr>
            <w:r>
              <w:t>MMR-Protokoll-Unterstützung</w:t>
            </w:r>
          </w:p>
        </w:tc>
      </w:tr>
      <w:tr w:rsidR="004D41F0" w:rsidTr="004D41F0">
        <w:tc>
          <w:tcPr>
            <w:cnfStyle w:val="001000000000"/>
            <w:tcW w:w="4606" w:type="dxa"/>
          </w:tcPr>
          <w:p w:rsidR="004D41F0" w:rsidRDefault="004D41F0" w:rsidP="004D2352">
            <w:pPr>
              <w:spacing w:line="276" w:lineRule="auto"/>
            </w:pPr>
            <w:r>
              <w:t>Leistung:</w:t>
            </w:r>
          </w:p>
        </w:tc>
        <w:tc>
          <w:tcPr>
            <w:tcW w:w="4606" w:type="dxa"/>
          </w:tcPr>
          <w:p w:rsidR="004D41F0" w:rsidRDefault="004D41F0" w:rsidP="004D2352">
            <w:pPr>
              <w:spacing w:line="276" w:lineRule="auto"/>
              <w:cnfStyle w:val="000000000000"/>
            </w:pPr>
            <w:r>
              <w:t>Zustandsautomat, der die MAC-Adresse registrieren kann</w:t>
            </w:r>
          </w:p>
        </w:tc>
      </w:tr>
      <w:tr w:rsidR="004D41F0" w:rsidTr="004D41F0">
        <w:trPr>
          <w:cnfStyle w:val="000000100000"/>
        </w:trPr>
        <w:tc>
          <w:tcPr>
            <w:cnfStyle w:val="001000000000"/>
            <w:tcW w:w="4606" w:type="dxa"/>
          </w:tcPr>
          <w:p w:rsidR="004D41F0" w:rsidRDefault="004D41F0" w:rsidP="004D2352">
            <w:pPr>
              <w:spacing w:line="276" w:lineRule="auto"/>
            </w:pPr>
            <w:r>
              <w:t>Schnittstellen:</w:t>
            </w:r>
          </w:p>
        </w:tc>
        <w:tc>
          <w:tcPr>
            <w:tcW w:w="4606" w:type="dxa"/>
          </w:tcPr>
          <w:p w:rsidR="004D41F0" w:rsidRDefault="004D41F0" w:rsidP="004D2352">
            <w:pPr>
              <w:spacing w:line="276" w:lineRule="auto"/>
              <w:cnfStyle w:val="000000100000"/>
            </w:pPr>
            <w:r>
              <w:t>Filesystem, MCastor2.0 client</w:t>
            </w:r>
          </w:p>
        </w:tc>
      </w:tr>
      <w:tr w:rsidR="004D41F0" w:rsidTr="004D41F0">
        <w:tc>
          <w:tcPr>
            <w:cnfStyle w:val="001000000000"/>
            <w:tcW w:w="4606" w:type="dxa"/>
          </w:tcPr>
          <w:p w:rsidR="004D41F0" w:rsidRDefault="004D41F0" w:rsidP="004D2352">
            <w:pPr>
              <w:spacing w:line="276" w:lineRule="auto"/>
            </w:pPr>
            <w:r>
              <w:t>Externe Daten:</w:t>
            </w:r>
          </w:p>
        </w:tc>
        <w:tc>
          <w:tcPr>
            <w:tcW w:w="4606" w:type="dxa"/>
          </w:tcPr>
          <w:p w:rsidR="004D41F0" w:rsidRDefault="004D41F0" w:rsidP="004D2352">
            <w:pPr>
              <w:spacing w:line="276" w:lineRule="auto"/>
              <w:cnfStyle w:val="000000000000"/>
            </w:pPr>
            <w:r>
              <w:t>Logfile für den aktuellen Zustand</w:t>
            </w:r>
          </w:p>
        </w:tc>
      </w:tr>
      <w:tr w:rsidR="004D41F0" w:rsidTr="004D41F0">
        <w:trPr>
          <w:cnfStyle w:val="000000100000"/>
        </w:trPr>
        <w:tc>
          <w:tcPr>
            <w:cnfStyle w:val="001000000000"/>
            <w:tcW w:w="4606" w:type="dxa"/>
          </w:tcPr>
          <w:p w:rsidR="004D41F0" w:rsidRDefault="004D41F0" w:rsidP="004D2352">
            <w:pPr>
              <w:spacing w:line="276" w:lineRule="auto"/>
            </w:pPr>
            <w:r>
              <w:t>Ablageort:</w:t>
            </w:r>
          </w:p>
        </w:tc>
        <w:tc>
          <w:tcPr>
            <w:tcW w:w="4606" w:type="dxa"/>
          </w:tcPr>
          <w:p w:rsidR="004D41F0" w:rsidRDefault="004D41F0" w:rsidP="004D2352">
            <w:pPr>
              <w:spacing w:line="276" w:lineRule="auto"/>
              <w:cnfStyle w:val="000000100000"/>
            </w:pPr>
            <w:r>
              <w:t>/Multicastor</w:t>
            </w:r>
          </w:p>
        </w:tc>
      </w:tr>
      <w:tr w:rsidR="004D41F0" w:rsidTr="004D41F0">
        <w:tc>
          <w:tcPr>
            <w:cnfStyle w:val="001000000000"/>
            <w:tcW w:w="4606" w:type="dxa"/>
          </w:tcPr>
          <w:p w:rsidR="004D41F0" w:rsidRDefault="004D41F0" w:rsidP="004D2352">
            <w:pPr>
              <w:spacing w:line="276" w:lineRule="auto"/>
            </w:pPr>
            <w:r>
              <w:t>Offene Punkte</w:t>
            </w:r>
          </w:p>
        </w:tc>
        <w:tc>
          <w:tcPr>
            <w:tcW w:w="4606" w:type="dxa"/>
          </w:tcPr>
          <w:p w:rsidR="004D41F0" w:rsidRDefault="004D41F0" w:rsidP="004D2352">
            <w:pPr>
              <w:spacing w:line="276" w:lineRule="auto"/>
              <w:cnfStyle w:val="000000000000"/>
            </w:pPr>
            <w:r>
              <w:t>-</w:t>
            </w:r>
          </w:p>
        </w:tc>
      </w:tr>
    </w:tbl>
    <w:p w:rsidR="006833B2" w:rsidRPr="006833B2" w:rsidRDefault="006833B2"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2. Application state machine</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Zustandsautomat, der dieKommunikation im Netzwerk durchführen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r>
              <w:t>Filesystem, MCastor2.0 client</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r>
              <w:t>Logfile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3. LeaveAll state machine</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Zustandsautomat, der in bestimmten Zeitintervallen LeaveAll-Messages abschicken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r>
              <w:t>Filesystem, MCastor2.0 client</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r>
              <w:t>Logfile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lastRenderedPageBreak/>
              <w:t>&lt;MOD-ID&gt;</w:t>
            </w:r>
          </w:p>
        </w:tc>
        <w:tc>
          <w:tcPr>
            <w:tcW w:w="4606" w:type="dxa"/>
          </w:tcPr>
          <w:p w:rsidR="00B210C9" w:rsidRDefault="00B210C9" w:rsidP="004D2352">
            <w:pPr>
              <w:spacing w:line="276" w:lineRule="auto"/>
              <w:cnfStyle w:val="100000000000"/>
            </w:pPr>
            <w:r>
              <w:t>4. Periodic Transmission state machine</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Zustandsautomat, der die Application state machine auffordert, JoinIn-Nachrichten zu verschicken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r>
              <w:t>Filesystem, MCastor2.0 client</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r>
              <w:t>Logfile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5. MMRP Paket</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Switch soll mit den Paketen Multicasting auf Layer-2-Ebene betreiben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9F2974" w:rsidP="004D2352">
            <w:pPr>
              <w:spacing w:line="276" w:lineRule="auto"/>
              <w:cnfStyle w:val="000000100000"/>
            </w:pPr>
            <w:r>
              <w:t>Netzwerkkarte</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9F2974" w:rsidP="004D2352">
            <w:pPr>
              <w:spacing w:line="276" w:lineRule="auto"/>
              <w:cnfStyle w:val="000000000000"/>
            </w:pPr>
            <w:r>
              <w:t>-</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9F2974" w:rsidP="004D2352">
            <w:pPr>
              <w:spacing w:line="276" w:lineRule="auto"/>
              <w:cnfStyle w:val="000000100000"/>
            </w:pPr>
            <w:r>
              <w:t>-</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p w:rsidR="00E95DBD" w:rsidRDefault="00E95DBD" w:rsidP="00E95DBD">
      <w:pPr>
        <w:pStyle w:val="berschrift1"/>
        <w:numPr>
          <w:ilvl w:val="0"/>
          <w:numId w:val="3"/>
        </w:numPr>
      </w:pPr>
      <w:bookmarkStart w:id="220" w:name="_Toc308214007"/>
      <w:r>
        <w:t>Integration in das Testframework STAF/STAX</w:t>
      </w:r>
      <w:bookmarkEnd w:id="220"/>
    </w:p>
    <w:p w:rsidR="004D2352" w:rsidRPr="004D2352" w:rsidRDefault="004D2352" w:rsidP="004D2352"/>
    <w:p w:rsidR="00E95DBD" w:rsidRDefault="00EE2D49" w:rsidP="00EE2D49">
      <w:pPr>
        <w:pStyle w:val="berschrift2"/>
        <w:numPr>
          <w:ilvl w:val="1"/>
          <w:numId w:val="3"/>
        </w:numPr>
      </w:pPr>
      <w:r>
        <w:t xml:space="preserve"> </w:t>
      </w:r>
      <w:bookmarkStart w:id="221" w:name="_Toc308214008"/>
      <w:r>
        <w:t>Einführung</w:t>
      </w:r>
      <w:bookmarkEnd w:id="221"/>
    </w:p>
    <w:p w:rsidR="004D2352" w:rsidRPr="004D2352" w:rsidRDefault="004D2352" w:rsidP="004D2352"/>
    <w:p w:rsidR="00EE2D49" w:rsidRPr="00EE2D49" w:rsidRDefault="00ED6A30" w:rsidP="00EE2D49">
      <w:r w:rsidRPr="00ED6A30">
        <w:t>Software Testing Automation Framework (STAF) ist ein OpenSource Framework für automatisierte Software Tests, basierend auf wiederverwendbaren Komponenten - Services genannt - und mehreren Systemen. STAF eXecution Engine (STAX) ist ein STAF Service, der das Ausführen und Testen von Software mit XML und Python (genauer Jython) erleichtert.</w:t>
      </w:r>
    </w:p>
    <w:p w:rsidR="00E95DBD" w:rsidRDefault="00E95DBD" w:rsidP="00BC1773"/>
    <w:p w:rsidR="00ED6A30" w:rsidRDefault="00ED6A30" w:rsidP="00ED6A30">
      <w:pPr>
        <w:pStyle w:val="berschrift2"/>
        <w:numPr>
          <w:ilvl w:val="1"/>
          <w:numId w:val="3"/>
        </w:numPr>
      </w:pPr>
      <w:r>
        <w:t xml:space="preserve"> </w:t>
      </w:r>
      <w:bookmarkStart w:id="222" w:name="_Toc308214009"/>
      <w:r>
        <w:t>Technische Dokumentation</w:t>
      </w:r>
      <w:bookmarkEnd w:id="222"/>
    </w:p>
    <w:p w:rsidR="00C51025" w:rsidRPr="00C51025" w:rsidRDefault="00C51025" w:rsidP="00C51025"/>
    <w:p w:rsidR="00ED6A30" w:rsidRPr="00ED6A30" w:rsidRDefault="00ED6A30" w:rsidP="00ED6A30">
      <w:r w:rsidRPr="00ED6A30">
        <w:t>STAX ist ein STAF Service</w:t>
      </w:r>
      <w:r>
        <w:t>. Über ihn kann man bequem STAF-</w:t>
      </w:r>
      <w:r w:rsidRPr="00ED6A30">
        <w:t>Tests in XML anlegen. Auf den Test Clients muss nur STAFProc gestartet und in der STAF.cfg dem Server (STAX Monitor) Security Level 5 g</w:t>
      </w:r>
      <w:r>
        <w:t>eg</w:t>
      </w:r>
      <w:r w:rsidRPr="00ED6A30">
        <w:t>eben werden. Nur auf dem Server muss STAF mit dem Service STAX installiert werden. STAX verwendet die normalen STAF Funktionen und daher muss auf den Clients kein STAX installiert werden.</w:t>
      </w:r>
    </w:p>
    <w:p w:rsidR="003207E2" w:rsidRDefault="003207E2" w:rsidP="00C51025">
      <w:pPr>
        <w:pStyle w:val="KeinLeerraum"/>
        <w:jc w:val="center"/>
      </w:pPr>
      <w:r>
        <w:rPr>
          <w:noProof/>
        </w:rPr>
        <w:lastRenderedPageBreak/>
        <w:drawing>
          <wp:inline distT="0" distB="0" distL="0" distR="0">
            <wp:extent cx="4069585" cy="3114675"/>
            <wp:effectExtent l="19050" t="0" r="7115" b="0"/>
            <wp:docPr id="42" name="internal-source-marker_0.08628454837757804" descr="https://lh5.googleusercontent.com/eRt1bjnFLgwNeXRQRpVxCCOU2YIEcLmBchfcmyMowdx-iLo5MMu743s0vxZkLWIDJ_qGS4WJ9Z_4whMzkxfN3sUVZLumVO1zJCeMPNk_Prsr-3KMc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eRt1bjnFLgwNeXRQRpVxCCOU2YIEcLmBchfcmyMowdx-iLo5MMu743s0vxZkLWIDJ_qGS4WJ9Z_4whMzkxfN3sUVZLumVO1zJCeMPNk_Prsr-3KMcDo"/>
                    <pic:cNvPicPr>
                      <a:picLocks noChangeAspect="1" noChangeArrowheads="1"/>
                    </pic:cNvPicPr>
                  </pic:nvPicPr>
                  <pic:blipFill>
                    <a:blip r:embed="rId28" cstate="print"/>
                    <a:srcRect/>
                    <a:stretch>
                      <a:fillRect/>
                    </a:stretch>
                  </pic:blipFill>
                  <pic:spPr bwMode="auto">
                    <a:xfrm>
                      <a:off x="0" y="0"/>
                      <a:ext cx="4074188" cy="3118198"/>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sidR="006844C3">
          <w:rPr>
            <w:noProof/>
          </w:rPr>
          <w:t>19</w:t>
        </w:r>
      </w:fldSimple>
      <w:r>
        <w:t>: STAF - STAX Zuzammenspiel</w:t>
      </w:r>
    </w:p>
    <w:p w:rsidR="00E95DBD" w:rsidRDefault="003207E2" w:rsidP="00BC1773">
      <w:r w:rsidRPr="003207E2">
        <w:t>STAX liefert einen in Java geschriebenen STAX Monitor GUI (STAXMon.jar), mit de</w:t>
      </w:r>
      <w:r>
        <w:t>m</w:t>
      </w:r>
      <w:r w:rsidRPr="003207E2">
        <w:t xml:space="preserve"> man bequem die Tests (</w:t>
      </w:r>
      <w:r>
        <w:t>XML-</w:t>
      </w:r>
      <w:r w:rsidRPr="003207E2">
        <w:t>Dateien) laden und ausführen kann. Hier ist eine klein</w:t>
      </w:r>
      <w:r>
        <w:t>es simples Beispiel STAX Skript:</w:t>
      </w:r>
    </w:p>
    <w:tbl>
      <w:tblPr>
        <w:tblStyle w:val="Tabellengitternetz"/>
        <w:tblW w:w="0" w:type="auto"/>
        <w:tblLook w:val="04A0"/>
      </w:tblPr>
      <w:tblGrid>
        <w:gridCol w:w="9212"/>
      </w:tblGrid>
      <w:tr w:rsidR="006844C3" w:rsidTr="006844C3">
        <w:trPr>
          <w:ins w:id="223" w:author="Jonas" w:date="2011-11-07T00:05:00Z"/>
        </w:trPr>
        <w:tc>
          <w:tcPr>
            <w:tcW w:w="9212" w:type="dxa"/>
            <w:tcBorders>
              <w:top w:val="single" w:sz="12" w:space="0" w:color="auto"/>
              <w:left w:val="single" w:sz="12" w:space="0" w:color="auto"/>
              <w:bottom w:val="single" w:sz="12" w:space="0" w:color="auto"/>
              <w:right w:val="single" w:sz="12" w:space="0" w:color="auto"/>
            </w:tcBorders>
          </w:tcPr>
          <w:p w:rsidR="006844C3" w:rsidRPr="00420B4F" w:rsidRDefault="006844C3" w:rsidP="006844C3">
            <w:pPr>
              <w:jc w:val="left"/>
              <w:rPr>
                <w:ins w:id="224" w:author="Jonas" w:date="2011-11-07T00:05:00Z"/>
                <w:rFonts w:ascii="Times New Roman" w:eastAsia="Times New Roman" w:hAnsi="Times New Roman" w:cs="Times New Roman"/>
                <w:szCs w:val="24"/>
                <w:lang w:val="en-US"/>
              </w:rPr>
            </w:pPr>
            <w:commentRangeStart w:id="225"/>
            <w:ins w:id="226" w:author="Jonas" w:date="2011-11-07T00:05:00Z">
              <w:r w:rsidRPr="006844C3">
                <w:rPr>
                  <w:rFonts w:ascii="Courier New" w:eastAsia="Times New Roman" w:hAnsi="Courier New" w:cs="Courier New"/>
                  <w:color w:val="000000"/>
                  <w:lang w:val="en-US"/>
                </w:rPr>
                <w:t>&lt;?xml version="1.0" encoding="UTF-8" standalone="no"?&gt;</w:t>
              </w:r>
              <w:r w:rsidRPr="006844C3">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&lt;!DOCTYPE stax SYSTEM "stax.dtd"&gt;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&lt;stax&gt;</w:t>
              </w:r>
            </w:ins>
          </w:p>
          <w:p w:rsidR="006844C3" w:rsidRPr="00420B4F" w:rsidRDefault="006844C3" w:rsidP="006844C3">
            <w:pPr>
              <w:ind w:left="720"/>
              <w:jc w:val="left"/>
              <w:rPr>
                <w:ins w:id="227" w:author="Jonas" w:date="2011-11-07T00:05:00Z"/>
                <w:rFonts w:ascii="Times New Roman" w:eastAsia="Times New Roman" w:hAnsi="Times New Roman" w:cs="Times New Roman"/>
                <w:szCs w:val="24"/>
                <w:lang w:val="en-US"/>
              </w:rPr>
            </w:pPr>
            <w:ins w:id="228" w:author="Jonas" w:date="2011-11-07T00:05:00Z">
              <w:r w:rsidRPr="00420B4F">
                <w:rPr>
                  <w:rFonts w:ascii="Courier New" w:eastAsia="Times New Roman" w:hAnsi="Courier New" w:cs="Courier New"/>
                  <w:color w:val="000000"/>
                  <w:lang w:val="en-US"/>
                </w:rPr>
                <w:t>&lt;defaultcall function="main"/&gt;</w:t>
              </w:r>
            </w:ins>
          </w:p>
          <w:p w:rsidR="006844C3" w:rsidRPr="00420B4F" w:rsidRDefault="006844C3" w:rsidP="006844C3">
            <w:pPr>
              <w:ind w:firstLine="720"/>
              <w:jc w:val="left"/>
              <w:rPr>
                <w:ins w:id="229" w:author="Jonas" w:date="2011-11-07T00:05:00Z"/>
                <w:rFonts w:ascii="Times New Roman" w:eastAsia="Times New Roman" w:hAnsi="Times New Roman" w:cs="Times New Roman"/>
                <w:szCs w:val="24"/>
                <w:lang w:val="en-US"/>
              </w:rPr>
            </w:pPr>
            <w:ins w:id="230" w:author="Jonas" w:date="2011-11-07T00:05:00Z">
              <w:r w:rsidRPr="00420B4F">
                <w:rPr>
                  <w:rFonts w:ascii="Courier New" w:eastAsia="Times New Roman" w:hAnsi="Courier New" w:cs="Courier New"/>
                  <w:color w:val="000000"/>
                  <w:lang w:val="en-US"/>
                </w:rPr>
                <w:t xml:space="preserve">&lt;function name="main"&gt;    </w:t>
              </w:r>
            </w:ins>
          </w:p>
          <w:p w:rsidR="006844C3" w:rsidRPr="00420B4F" w:rsidRDefault="006844C3" w:rsidP="006844C3">
            <w:pPr>
              <w:ind w:left="1440"/>
              <w:jc w:val="left"/>
              <w:rPr>
                <w:ins w:id="231" w:author="Jonas" w:date="2011-11-07T00:05:00Z"/>
                <w:rFonts w:ascii="Times New Roman" w:eastAsia="Times New Roman" w:hAnsi="Times New Roman" w:cs="Times New Roman"/>
                <w:szCs w:val="24"/>
                <w:lang w:val="en-US"/>
              </w:rPr>
            </w:pPr>
            <w:ins w:id="232" w:author="Jonas" w:date="2011-11-07T00:05:00Z">
              <w:r w:rsidRPr="00420B4F">
                <w:rPr>
                  <w:rFonts w:ascii="Courier New" w:eastAsia="Times New Roman" w:hAnsi="Courier New" w:cs="Courier New"/>
                  <w:color w:val="000000"/>
                  <w:lang w:val="en-US"/>
                </w:rPr>
                <w:t>&lt;sequence&gt;</w:t>
              </w:r>
            </w:ins>
          </w:p>
          <w:p w:rsidR="006844C3" w:rsidRPr="00420B4F" w:rsidRDefault="006844C3" w:rsidP="006844C3">
            <w:pPr>
              <w:ind w:left="2160"/>
              <w:jc w:val="left"/>
              <w:rPr>
                <w:ins w:id="233" w:author="Jonas" w:date="2011-11-07T00:05:00Z"/>
                <w:rFonts w:ascii="Times New Roman" w:eastAsia="Times New Roman" w:hAnsi="Times New Roman" w:cs="Times New Roman"/>
                <w:szCs w:val="24"/>
                <w:lang w:val="en-US"/>
              </w:rPr>
            </w:pPr>
            <w:ins w:id="234" w:author="Jonas" w:date="2011-11-07T00:05:00Z">
              <w:r w:rsidRPr="00420B4F">
                <w:rPr>
                  <w:rFonts w:ascii="Courier New" w:eastAsia="Times New Roman" w:hAnsi="Courier New" w:cs="Courier New"/>
                  <w:color w:val="000000"/>
                  <w:lang w:val="en-US"/>
                </w:rPr>
                <w:t>&lt;stafcmd&gt;</w:t>
              </w:r>
            </w:ins>
          </w:p>
          <w:p w:rsidR="006844C3" w:rsidRPr="00420B4F" w:rsidRDefault="006844C3" w:rsidP="006844C3">
            <w:pPr>
              <w:ind w:left="2880"/>
              <w:jc w:val="left"/>
              <w:rPr>
                <w:ins w:id="235" w:author="Jonas" w:date="2011-11-07T00:05:00Z"/>
                <w:rFonts w:ascii="Times New Roman" w:eastAsia="Times New Roman" w:hAnsi="Times New Roman" w:cs="Times New Roman"/>
                <w:szCs w:val="24"/>
                <w:lang w:val="en-US"/>
              </w:rPr>
            </w:pPr>
            <w:ins w:id="236" w:author="Jonas" w:date="2011-11-07T00:05:00Z">
              <w:r w:rsidRPr="00420B4F">
                <w:rPr>
                  <w:rFonts w:ascii="Courier New" w:eastAsia="Times New Roman" w:hAnsi="Courier New" w:cs="Courier New"/>
                  <w:color w:val="000000"/>
                  <w:lang w:val="en-US"/>
                </w:rPr>
                <w:t>&lt;location&gt;'local'&lt;/location&gt;</w:t>
              </w:r>
            </w:ins>
          </w:p>
          <w:p w:rsidR="006844C3" w:rsidRPr="00420B4F" w:rsidRDefault="006844C3" w:rsidP="006844C3">
            <w:pPr>
              <w:ind w:left="2160" w:firstLine="720"/>
              <w:jc w:val="left"/>
              <w:rPr>
                <w:ins w:id="237" w:author="Jonas" w:date="2011-11-07T00:05:00Z"/>
                <w:rFonts w:ascii="Times New Roman" w:eastAsia="Times New Roman" w:hAnsi="Times New Roman" w:cs="Times New Roman"/>
                <w:szCs w:val="24"/>
                <w:lang w:val="en-US"/>
              </w:rPr>
            </w:pPr>
            <w:ins w:id="238" w:author="Jonas" w:date="2011-11-07T00:05:00Z">
              <w:r w:rsidRPr="00420B4F">
                <w:rPr>
                  <w:rFonts w:ascii="Courier New" w:eastAsia="Times New Roman" w:hAnsi="Courier New" w:cs="Courier New"/>
                  <w:color w:val="000000"/>
                  <w:lang w:val="en-US"/>
                </w:rPr>
                <w:t>&lt;service&gt;'delay'&lt;/service&gt;</w:t>
              </w:r>
            </w:ins>
          </w:p>
          <w:p w:rsidR="006844C3" w:rsidRPr="00420B4F" w:rsidRDefault="006844C3" w:rsidP="006844C3">
            <w:pPr>
              <w:ind w:left="2880"/>
              <w:jc w:val="left"/>
              <w:rPr>
                <w:ins w:id="239" w:author="Jonas" w:date="2011-11-07T00:05:00Z"/>
                <w:rFonts w:ascii="Times New Roman" w:eastAsia="Times New Roman" w:hAnsi="Times New Roman" w:cs="Times New Roman"/>
                <w:szCs w:val="24"/>
                <w:lang w:val="en-US"/>
              </w:rPr>
            </w:pPr>
            <w:ins w:id="240" w:author="Jonas" w:date="2011-11-07T00:05:00Z">
              <w:r w:rsidRPr="00420B4F">
                <w:rPr>
                  <w:rFonts w:ascii="Courier New" w:eastAsia="Times New Roman" w:hAnsi="Courier New" w:cs="Courier New"/>
                  <w:color w:val="000000"/>
                  <w:lang w:val="en-US"/>
                </w:rPr>
                <w:t>&lt;request&gt;'delay 50000'&lt;/request&gt;</w:t>
              </w:r>
            </w:ins>
          </w:p>
          <w:p w:rsidR="006844C3" w:rsidRPr="00420B4F" w:rsidRDefault="006844C3" w:rsidP="006844C3">
            <w:pPr>
              <w:ind w:left="2160"/>
              <w:jc w:val="left"/>
              <w:rPr>
                <w:ins w:id="241" w:author="Jonas" w:date="2011-11-07T00:05:00Z"/>
                <w:rFonts w:ascii="Times New Roman" w:eastAsia="Times New Roman" w:hAnsi="Times New Roman" w:cs="Times New Roman"/>
                <w:szCs w:val="24"/>
                <w:lang w:val="en-US"/>
              </w:rPr>
            </w:pPr>
            <w:ins w:id="242" w:author="Jonas" w:date="2011-11-07T00:05:00Z">
              <w:r w:rsidRPr="00420B4F">
                <w:rPr>
                  <w:rFonts w:ascii="Courier New" w:eastAsia="Times New Roman" w:hAnsi="Courier New" w:cs="Courier New"/>
                  <w:color w:val="000000"/>
                  <w:lang w:val="en-US"/>
                </w:rPr>
                <w:t>&lt;/stafcmd&gt;</w:t>
              </w:r>
            </w:ins>
          </w:p>
          <w:p w:rsidR="006844C3" w:rsidRPr="00420B4F" w:rsidRDefault="006844C3" w:rsidP="006844C3">
            <w:pPr>
              <w:ind w:left="2160"/>
              <w:jc w:val="left"/>
              <w:rPr>
                <w:ins w:id="243" w:author="Jonas" w:date="2011-11-07T00:05:00Z"/>
                <w:rFonts w:ascii="Times New Roman" w:eastAsia="Times New Roman" w:hAnsi="Times New Roman" w:cs="Times New Roman"/>
                <w:szCs w:val="24"/>
                <w:lang w:val="en-US"/>
              </w:rPr>
            </w:pPr>
            <w:ins w:id="244" w:author="Jonas" w:date="2011-11-07T00:05:00Z">
              <w:r w:rsidRPr="00420B4F">
                <w:rPr>
                  <w:rFonts w:ascii="Courier New" w:eastAsia="Times New Roman" w:hAnsi="Courier New" w:cs="Courier New"/>
                  <w:color w:val="000000"/>
                  <w:lang w:val="en-US"/>
                </w:rPr>
                <w:t>&lt;if expr="RC != 0"&gt;</w:t>
              </w:r>
            </w:ins>
          </w:p>
          <w:p w:rsidR="006844C3" w:rsidRPr="00420B4F" w:rsidRDefault="006844C3" w:rsidP="006844C3">
            <w:pPr>
              <w:ind w:left="2880"/>
              <w:jc w:val="left"/>
              <w:rPr>
                <w:ins w:id="245" w:author="Jonas" w:date="2011-11-07T00:05:00Z"/>
                <w:rFonts w:ascii="Times New Roman" w:eastAsia="Times New Roman" w:hAnsi="Times New Roman" w:cs="Times New Roman"/>
                <w:szCs w:val="24"/>
                <w:lang w:val="en-US"/>
              </w:rPr>
            </w:pPr>
            <w:ins w:id="246"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3600"/>
              <w:jc w:val="left"/>
              <w:rPr>
                <w:ins w:id="247" w:author="Jonas" w:date="2011-11-07T00:05:00Z"/>
                <w:rFonts w:ascii="Times New Roman" w:eastAsia="Times New Roman" w:hAnsi="Times New Roman" w:cs="Times New Roman"/>
                <w:szCs w:val="24"/>
                <w:lang w:val="en-US"/>
              </w:rPr>
            </w:pPr>
            <w:ins w:id="248" w:author="Jonas" w:date="2011-11-07T00:05:00Z">
              <w:r w:rsidRPr="00420B4F">
                <w:rPr>
                  <w:rFonts w:ascii="Courier New" w:eastAsia="Times New Roman" w:hAnsi="Courier New" w:cs="Courier New"/>
                  <w:color w:val="000000"/>
                  <w:lang w:val="en-US"/>
                </w:rPr>
                <w:t>'Error: RC = %s' % (RC)</w:t>
              </w:r>
            </w:ins>
          </w:p>
          <w:p w:rsidR="006844C3" w:rsidRPr="00420B4F" w:rsidRDefault="006844C3" w:rsidP="006844C3">
            <w:pPr>
              <w:ind w:left="2160" w:firstLine="720"/>
              <w:jc w:val="left"/>
              <w:rPr>
                <w:ins w:id="249" w:author="Jonas" w:date="2011-11-07T00:05:00Z"/>
                <w:rFonts w:ascii="Times New Roman" w:eastAsia="Times New Roman" w:hAnsi="Times New Roman" w:cs="Times New Roman"/>
                <w:szCs w:val="24"/>
                <w:lang w:val="en-US"/>
              </w:rPr>
            </w:pPr>
            <w:ins w:id="250"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2160" w:firstLine="720"/>
              <w:jc w:val="left"/>
              <w:rPr>
                <w:ins w:id="251" w:author="Jonas" w:date="2011-11-07T00:05:00Z"/>
                <w:rFonts w:ascii="Times New Roman" w:eastAsia="Times New Roman" w:hAnsi="Times New Roman" w:cs="Times New Roman"/>
                <w:szCs w:val="24"/>
                <w:lang w:val="en-US"/>
              </w:rPr>
            </w:pPr>
            <w:ins w:id="252" w:author="Jonas" w:date="2011-11-07T00:05:00Z">
              <w:r w:rsidRPr="00420B4F">
                <w:rPr>
                  <w:rFonts w:ascii="Courier New" w:eastAsia="Times New Roman" w:hAnsi="Courier New" w:cs="Courier New"/>
                  <w:color w:val="000000"/>
                  <w:lang w:val="en-US"/>
                </w:rPr>
                <w:t>&lt;else&gt;</w:t>
              </w:r>
            </w:ins>
          </w:p>
          <w:p w:rsidR="006844C3" w:rsidRPr="00420B4F" w:rsidRDefault="006844C3" w:rsidP="006844C3">
            <w:pPr>
              <w:ind w:left="3600"/>
              <w:jc w:val="left"/>
              <w:rPr>
                <w:ins w:id="253" w:author="Jonas" w:date="2011-11-07T00:05:00Z"/>
                <w:rFonts w:ascii="Times New Roman" w:eastAsia="Times New Roman" w:hAnsi="Times New Roman" w:cs="Times New Roman"/>
                <w:szCs w:val="24"/>
                <w:lang w:val="en-US"/>
              </w:rPr>
            </w:pPr>
            <w:ins w:id="254"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4320"/>
              <w:jc w:val="left"/>
              <w:rPr>
                <w:ins w:id="255" w:author="Jonas" w:date="2011-11-07T00:05:00Z"/>
                <w:rFonts w:ascii="Times New Roman" w:eastAsia="Times New Roman" w:hAnsi="Times New Roman" w:cs="Times New Roman"/>
                <w:szCs w:val="24"/>
                <w:lang w:val="en-US"/>
              </w:rPr>
            </w:pPr>
            <w:ins w:id="256" w:author="Jonas" w:date="2011-11-07T00:05:00Z">
              <w:r w:rsidRPr="00420B4F">
                <w:rPr>
                  <w:rFonts w:ascii="Courier New" w:eastAsia="Times New Roman" w:hAnsi="Courier New" w:cs="Courier New"/>
                  <w:color w:val="000000"/>
                  <w:lang w:val="en-US"/>
                </w:rPr>
                <w:t>'Success = %s' % (STAXResult)</w:t>
              </w:r>
            </w:ins>
          </w:p>
          <w:p w:rsidR="006844C3" w:rsidRPr="00420B4F" w:rsidRDefault="006844C3" w:rsidP="006844C3">
            <w:pPr>
              <w:ind w:left="3600"/>
              <w:jc w:val="left"/>
              <w:rPr>
                <w:ins w:id="257" w:author="Jonas" w:date="2011-11-07T00:05:00Z"/>
                <w:rFonts w:ascii="Times New Roman" w:eastAsia="Times New Roman" w:hAnsi="Times New Roman" w:cs="Times New Roman"/>
                <w:szCs w:val="24"/>
                <w:lang w:val="en-US"/>
              </w:rPr>
            </w:pPr>
            <w:ins w:id="258"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2880"/>
              <w:jc w:val="left"/>
              <w:rPr>
                <w:ins w:id="259" w:author="Jonas" w:date="2011-11-07T00:05:00Z"/>
                <w:rFonts w:ascii="Times New Roman" w:eastAsia="Times New Roman" w:hAnsi="Times New Roman" w:cs="Times New Roman"/>
                <w:szCs w:val="24"/>
                <w:lang w:val="en-US"/>
              </w:rPr>
            </w:pPr>
            <w:ins w:id="260" w:author="Jonas" w:date="2011-11-07T00:05:00Z">
              <w:r w:rsidRPr="00420B4F">
                <w:rPr>
                  <w:rFonts w:ascii="Courier New" w:eastAsia="Times New Roman" w:hAnsi="Courier New" w:cs="Courier New"/>
                  <w:color w:val="000000"/>
                  <w:lang w:val="en-US"/>
                </w:rPr>
                <w:t>&lt;/else&gt;</w:t>
              </w:r>
            </w:ins>
          </w:p>
          <w:p w:rsidR="006844C3" w:rsidRPr="00420B4F" w:rsidRDefault="006844C3" w:rsidP="006844C3">
            <w:pPr>
              <w:ind w:left="2160"/>
              <w:jc w:val="left"/>
              <w:rPr>
                <w:ins w:id="261" w:author="Jonas" w:date="2011-11-07T00:05:00Z"/>
                <w:rFonts w:ascii="Times New Roman" w:eastAsia="Times New Roman" w:hAnsi="Times New Roman" w:cs="Times New Roman"/>
                <w:szCs w:val="24"/>
                <w:lang w:val="en-US"/>
              </w:rPr>
            </w:pPr>
            <w:ins w:id="262" w:author="Jonas" w:date="2011-11-07T00:05:00Z">
              <w:r w:rsidRPr="00420B4F">
                <w:rPr>
                  <w:rFonts w:ascii="Courier New" w:eastAsia="Times New Roman" w:hAnsi="Courier New" w:cs="Courier New"/>
                  <w:color w:val="000000"/>
                  <w:lang w:val="en-US"/>
                </w:rPr>
                <w:t>&lt;/if&gt;</w:t>
              </w:r>
            </w:ins>
          </w:p>
          <w:p w:rsidR="006844C3" w:rsidRPr="00420B4F" w:rsidRDefault="006844C3" w:rsidP="006844C3">
            <w:pPr>
              <w:ind w:left="720" w:firstLine="720"/>
              <w:jc w:val="left"/>
              <w:rPr>
                <w:ins w:id="263" w:author="Jonas" w:date="2011-11-07T00:05:00Z"/>
                <w:rFonts w:ascii="Times New Roman" w:eastAsia="Times New Roman" w:hAnsi="Times New Roman" w:cs="Times New Roman"/>
                <w:szCs w:val="24"/>
                <w:lang w:val="en-US"/>
              </w:rPr>
            </w:pPr>
            <w:ins w:id="264" w:author="Jonas" w:date="2011-11-07T00:05:00Z">
              <w:r w:rsidRPr="00420B4F">
                <w:rPr>
                  <w:rFonts w:ascii="Courier New" w:eastAsia="Times New Roman" w:hAnsi="Courier New" w:cs="Courier New"/>
                  <w:color w:val="000000"/>
                  <w:lang w:val="en-US"/>
                </w:rPr>
                <w:t>&lt;/sequence&gt;</w:t>
              </w:r>
            </w:ins>
          </w:p>
          <w:p w:rsidR="006844C3" w:rsidRDefault="006844C3" w:rsidP="006844C3">
            <w:pPr>
              <w:jc w:val="left"/>
              <w:rPr>
                <w:ins w:id="265" w:author="Jonas" w:date="2011-11-07T00:05:00Z"/>
                <w:rFonts w:ascii="Courier New" w:eastAsia="Times New Roman" w:hAnsi="Courier New" w:cs="Courier New"/>
                <w:color w:val="000000"/>
                <w:lang w:val="en-US"/>
              </w:rPr>
            </w:pPr>
            <w:ins w:id="266" w:author="Jonas" w:date="2011-11-07T00:05:00Z">
              <w:r w:rsidRPr="00420B4F">
                <w:rPr>
                  <w:rFonts w:ascii="Courier New" w:eastAsia="Times New Roman" w:hAnsi="Courier New" w:cs="Courier New"/>
                  <w:color w:val="000000"/>
                  <w:lang w:val="en-US"/>
                </w:rPr>
                <w:t>&lt;/function&gt;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&lt;/stax&gt;</w:t>
              </w:r>
            </w:ins>
            <w:commentRangeEnd w:id="225"/>
            <w:ins w:id="267" w:author="Jonas" w:date="2011-11-07T00:09:00Z">
              <w:r>
                <w:rPr>
                  <w:rStyle w:val="Kommentarzeichen"/>
                </w:rPr>
                <w:commentReference w:id="225"/>
              </w:r>
            </w:ins>
          </w:p>
        </w:tc>
      </w:tr>
    </w:tbl>
    <w:p w:rsidR="0011062E" w:rsidRDefault="0011062E" w:rsidP="00C51025">
      <w:pPr>
        <w:spacing w:after="0" w:line="240" w:lineRule="auto"/>
        <w:jc w:val="left"/>
        <w:rPr>
          <w:ins w:id="268" w:author="Jonas" w:date="2011-11-07T00:03:00Z"/>
          <w:rFonts w:ascii="Courier New" w:eastAsia="Times New Roman" w:hAnsi="Courier New" w:cs="Courier New"/>
          <w:color w:val="000000"/>
          <w:sz w:val="22"/>
          <w:lang w:val="en-US"/>
        </w:rPr>
      </w:pPr>
    </w:p>
    <w:p w:rsidR="003207E2" w:rsidRPr="00420B4F" w:rsidDel="006844C3" w:rsidRDefault="003207E2" w:rsidP="00C51025">
      <w:pPr>
        <w:spacing w:after="0" w:line="240" w:lineRule="auto"/>
        <w:jc w:val="left"/>
        <w:rPr>
          <w:del w:id="269" w:author="Jonas" w:date="2011-11-07T00:05:00Z"/>
          <w:rFonts w:ascii="Times New Roman" w:eastAsia="Times New Roman" w:hAnsi="Times New Roman" w:cs="Times New Roman"/>
          <w:szCs w:val="24"/>
          <w:lang w:val="en-US"/>
        </w:rPr>
      </w:pPr>
      <w:del w:id="270" w:author="Jonas" w:date="2011-11-07T00:05:00Z">
        <w:r w:rsidRPr="006844C3" w:rsidDel="006844C3">
          <w:rPr>
            <w:rFonts w:ascii="Courier New" w:eastAsia="Times New Roman" w:hAnsi="Courier New" w:cs="Courier New"/>
            <w:color w:val="000000"/>
            <w:sz w:val="22"/>
            <w:lang w:val="en-US"/>
          </w:rPr>
          <w:delText>&lt;?xml version="1.0" encoding="UTF-8" standalone="no"?&gt;</w:delText>
        </w:r>
        <w:r w:rsidRPr="006844C3" w:rsidDel="006844C3">
          <w:rPr>
            <w:rFonts w:ascii="Times New Roman" w:eastAsia="Times New Roman" w:hAnsi="Times New Roman" w:cs="Times New Roman"/>
            <w:szCs w:val="24"/>
            <w:lang w:val="en-US"/>
          </w:rPr>
          <w:br/>
        </w:r>
        <w:r w:rsidRPr="00420B4F" w:rsidDel="006844C3">
          <w:rPr>
            <w:rFonts w:ascii="Courier New" w:eastAsia="Times New Roman" w:hAnsi="Courier New" w:cs="Courier New"/>
            <w:color w:val="000000"/>
            <w:sz w:val="22"/>
            <w:lang w:val="en-US"/>
          </w:rPr>
          <w:delText>&lt;!DOCTYPE stax SYSTEM "stax.dtd"&gt;</w:delText>
        </w:r>
        <w:r w:rsidRPr="00420B4F" w:rsidDel="006844C3">
          <w:rPr>
            <w:rFonts w:ascii="Times New Roman" w:eastAsia="Times New Roman" w:hAnsi="Times New Roman" w:cs="Times New Roman"/>
            <w:szCs w:val="24"/>
            <w:lang w:val="en-US"/>
          </w:rPr>
          <w:br/>
        </w:r>
        <w:r w:rsidRPr="00420B4F" w:rsidDel="006844C3">
          <w:rPr>
            <w:rFonts w:ascii="Courier New" w:eastAsia="Times New Roman" w:hAnsi="Courier New" w:cs="Courier New"/>
            <w:color w:val="000000"/>
            <w:sz w:val="22"/>
            <w:lang w:val="en-US"/>
          </w:rPr>
          <w:delText>&lt;stax&gt;</w:delText>
        </w:r>
      </w:del>
    </w:p>
    <w:p w:rsidR="003207E2" w:rsidRPr="00420B4F" w:rsidDel="006844C3" w:rsidRDefault="003207E2" w:rsidP="00C51025">
      <w:pPr>
        <w:spacing w:after="0" w:line="240" w:lineRule="auto"/>
        <w:ind w:left="720"/>
        <w:jc w:val="left"/>
        <w:rPr>
          <w:del w:id="271" w:author="Jonas" w:date="2011-11-07T00:05:00Z"/>
          <w:rFonts w:ascii="Times New Roman" w:eastAsia="Times New Roman" w:hAnsi="Times New Roman" w:cs="Times New Roman"/>
          <w:szCs w:val="24"/>
          <w:lang w:val="en-US"/>
        </w:rPr>
      </w:pPr>
      <w:del w:id="272" w:author="Jonas" w:date="2011-11-07T00:05:00Z">
        <w:r w:rsidRPr="00420B4F" w:rsidDel="006844C3">
          <w:rPr>
            <w:rFonts w:ascii="Courier New" w:eastAsia="Times New Roman" w:hAnsi="Courier New" w:cs="Courier New"/>
            <w:color w:val="000000"/>
            <w:sz w:val="22"/>
            <w:lang w:val="en-US"/>
          </w:rPr>
          <w:delText>&lt;defaultcall function="main"/&gt;</w:delText>
        </w:r>
      </w:del>
    </w:p>
    <w:p w:rsidR="003207E2" w:rsidRPr="00420B4F" w:rsidDel="006844C3" w:rsidRDefault="003207E2" w:rsidP="00C51025">
      <w:pPr>
        <w:spacing w:after="0" w:line="240" w:lineRule="auto"/>
        <w:ind w:firstLine="720"/>
        <w:jc w:val="left"/>
        <w:rPr>
          <w:del w:id="273" w:author="Jonas" w:date="2011-11-07T00:05:00Z"/>
          <w:rFonts w:ascii="Times New Roman" w:eastAsia="Times New Roman" w:hAnsi="Times New Roman" w:cs="Times New Roman"/>
          <w:szCs w:val="24"/>
          <w:lang w:val="en-US"/>
        </w:rPr>
      </w:pPr>
      <w:del w:id="274" w:author="Jonas" w:date="2011-11-07T00:05:00Z">
        <w:r w:rsidRPr="00420B4F" w:rsidDel="006844C3">
          <w:rPr>
            <w:rFonts w:ascii="Courier New" w:eastAsia="Times New Roman" w:hAnsi="Courier New" w:cs="Courier New"/>
            <w:color w:val="000000"/>
            <w:sz w:val="22"/>
            <w:lang w:val="en-US"/>
          </w:rPr>
          <w:delText xml:space="preserve">&lt;function name="main"&gt;    </w:delText>
        </w:r>
      </w:del>
    </w:p>
    <w:p w:rsidR="003207E2" w:rsidRPr="00420B4F" w:rsidDel="006844C3" w:rsidRDefault="003207E2" w:rsidP="00C51025">
      <w:pPr>
        <w:spacing w:after="0" w:line="240" w:lineRule="auto"/>
        <w:ind w:left="1440"/>
        <w:jc w:val="left"/>
        <w:rPr>
          <w:del w:id="275" w:author="Jonas" w:date="2011-11-07T00:05:00Z"/>
          <w:rFonts w:ascii="Times New Roman" w:eastAsia="Times New Roman" w:hAnsi="Times New Roman" w:cs="Times New Roman"/>
          <w:szCs w:val="24"/>
          <w:lang w:val="en-US"/>
        </w:rPr>
      </w:pPr>
      <w:del w:id="276" w:author="Jonas" w:date="2011-11-07T00:05:00Z">
        <w:r w:rsidRPr="00420B4F" w:rsidDel="006844C3">
          <w:rPr>
            <w:rFonts w:ascii="Courier New" w:eastAsia="Times New Roman" w:hAnsi="Courier New" w:cs="Courier New"/>
            <w:color w:val="000000"/>
            <w:sz w:val="22"/>
            <w:lang w:val="en-US"/>
          </w:rPr>
          <w:delText>&lt;sequence&gt;</w:delText>
        </w:r>
      </w:del>
    </w:p>
    <w:p w:rsidR="003207E2" w:rsidRPr="00420B4F" w:rsidDel="006844C3" w:rsidRDefault="003207E2" w:rsidP="00C51025">
      <w:pPr>
        <w:spacing w:after="0" w:line="240" w:lineRule="auto"/>
        <w:ind w:left="2160"/>
        <w:jc w:val="left"/>
        <w:rPr>
          <w:del w:id="277" w:author="Jonas" w:date="2011-11-07T00:05:00Z"/>
          <w:rFonts w:ascii="Times New Roman" w:eastAsia="Times New Roman" w:hAnsi="Times New Roman" w:cs="Times New Roman"/>
          <w:szCs w:val="24"/>
          <w:lang w:val="en-US"/>
        </w:rPr>
      </w:pPr>
      <w:del w:id="278" w:author="Jonas" w:date="2011-11-07T00:05:00Z">
        <w:r w:rsidRPr="00420B4F" w:rsidDel="006844C3">
          <w:rPr>
            <w:rFonts w:ascii="Courier New" w:eastAsia="Times New Roman" w:hAnsi="Courier New" w:cs="Courier New"/>
            <w:color w:val="000000"/>
            <w:sz w:val="22"/>
            <w:lang w:val="en-US"/>
          </w:rPr>
          <w:delText>&lt;stafcmd&gt;</w:delText>
        </w:r>
      </w:del>
    </w:p>
    <w:p w:rsidR="003207E2" w:rsidRPr="00420B4F" w:rsidDel="006844C3" w:rsidRDefault="003207E2" w:rsidP="00C51025">
      <w:pPr>
        <w:spacing w:after="0" w:line="240" w:lineRule="auto"/>
        <w:ind w:left="2880"/>
        <w:jc w:val="left"/>
        <w:rPr>
          <w:del w:id="279" w:author="Jonas" w:date="2011-11-07T00:05:00Z"/>
          <w:rFonts w:ascii="Times New Roman" w:eastAsia="Times New Roman" w:hAnsi="Times New Roman" w:cs="Times New Roman"/>
          <w:szCs w:val="24"/>
          <w:lang w:val="en-US"/>
        </w:rPr>
      </w:pPr>
      <w:del w:id="280" w:author="Jonas" w:date="2011-11-07T00:05:00Z">
        <w:r w:rsidRPr="00420B4F" w:rsidDel="006844C3">
          <w:rPr>
            <w:rFonts w:ascii="Courier New" w:eastAsia="Times New Roman" w:hAnsi="Courier New" w:cs="Courier New"/>
            <w:color w:val="000000"/>
            <w:sz w:val="22"/>
            <w:lang w:val="en-US"/>
          </w:rPr>
          <w:delText>&lt;location&gt;'local'&lt;/location&gt;</w:delText>
        </w:r>
      </w:del>
    </w:p>
    <w:p w:rsidR="003207E2" w:rsidRPr="00420B4F" w:rsidDel="006844C3" w:rsidRDefault="003207E2" w:rsidP="00C51025">
      <w:pPr>
        <w:spacing w:after="0" w:line="240" w:lineRule="auto"/>
        <w:ind w:left="2160" w:firstLine="720"/>
        <w:jc w:val="left"/>
        <w:rPr>
          <w:del w:id="281" w:author="Jonas" w:date="2011-11-07T00:05:00Z"/>
          <w:rFonts w:ascii="Times New Roman" w:eastAsia="Times New Roman" w:hAnsi="Times New Roman" w:cs="Times New Roman"/>
          <w:szCs w:val="24"/>
          <w:lang w:val="en-US"/>
        </w:rPr>
      </w:pPr>
      <w:del w:id="282" w:author="Jonas" w:date="2011-11-07T00:05:00Z">
        <w:r w:rsidRPr="00420B4F" w:rsidDel="006844C3">
          <w:rPr>
            <w:rFonts w:ascii="Courier New" w:eastAsia="Times New Roman" w:hAnsi="Courier New" w:cs="Courier New"/>
            <w:color w:val="000000"/>
            <w:sz w:val="22"/>
            <w:lang w:val="en-US"/>
          </w:rPr>
          <w:delText>&lt;service&gt;'delay'&lt;/service&gt;</w:delText>
        </w:r>
      </w:del>
    </w:p>
    <w:p w:rsidR="003207E2" w:rsidRPr="00420B4F" w:rsidDel="006844C3" w:rsidRDefault="003207E2" w:rsidP="00C51025">
      <w:pPr>
        <w:spacing w:after="0" w:line="240" w:lineRule="auto"/>
        <w:ind w:left="2880"/>
        <w:jc w:val="left"/>
        <w:rPr>
          <w:del w:id="283" w:author="Jonas" w:date="2011-11-07T00:05:00Z"/>
          <w:rFonts w:ascii="Times New Roman" w:eastAsia="Times New Roman" w:hAnsi="Times New Roman" w:cs="Times New Roman"/>
          <w:szCs w:val="24"/>
          <w:lang w:val="en-US"/>
        </w:rPr>
      </w:pPr>
      <w:del w:id="284" w:author="Jonas" w:date="2011-11-07T00:05:00Z">
        <w:r w:rsidRPr="00420B4F" w:rsidDel="006844C3">
          <w:rPr>
            <w:rFonts w:ascii="Courier New" w:eastAsia="Times New Roman" w:hAnsi="Courier New" w:cs="Courier New"/>
            <w:color w:val="000000"/>
            <w:sz w:val="22"/>
            <w:lang w:val="en-US"/>
          </w:rPr>
          <w:delText>&lt;request&gt;'delay 50000'&lt;/request&gt;</w:delText>
        </w:r>
      </w:del>
    </w:p>
    <w:p w:rsidR="003207E2" w:rsidRPr="00420B4F" w:rsidDel="006844C3" w:rsidRDefault="003207E2" w:rsidP="00C51025">
      <w:pPr>
        <w:spacing w:after="0" w:line="240" w:lineRule="auto"/>
        <w:ind w:left="2160"/>
        <w:jc w:val="left"/>
        <w:rPr>
          <w:del w:id="285" w:author="Jonas" w:date="2011-11-07T00:05:00Z"/>
          <w:rFonts w:ascii="Times New Roman" w:eastAsia="Times New Roman" w:hAnsi="Times New Roman" w:cs="Times New Roman"/>
          <w:szCs w:val="24"/>
          <w:lang w:val="en-US"/>
        </w:rPr>
      </w:pPr>
      <w:del w:id="286" w:author="Jonas" w:date="2011-11-07T00:05:00Z">
        <w:r w:rsidRPr="00420B4F" w:rsidDel="006844C3">
          <w:rPr>
            <w:rFonts w:ascii="Courier New" w:eastAsia="Times New Roman" w:hAnsi="Courier New" w:cs="Courier New"/>
            <w:color w:val="000000"/>
            <w:sz w:val="22"/>
            <w:lang w:val="en-US"/>
          </w:rPr>
          <w:delText>&lt;/stafcmd&gt;</w:delText>
        </w:r>
      </w:del>
    </w:p>
    <w:p w:rsidR="003207E2" w:rsidRPr="00420B4F" w:rsidDel="006844C3" w:rsidRDefault="003207E2" w:rsidP="00C51025">
      <w:pPr>
        <w:spacing w:after="0" w:line="240" w:lineRule="auto"/>
        <w:ind w:left="2160"/>
        <w:jc w:val="left"/>
        <w:rPr>
          <w:del w:id="287" w:author="Jonas" w:date="2011-11-07T00:05:00Z"/>
          <w:rFonts w:ascii="Times New Roman" w:eastAsia="Times New Roman" w:hAnsi="Times New Roman" w:cs="Times New Roman"/>
          <w:szCs w:val="24"/>
          <w:lang w:val="en-US"/>
        </w:rPr>
      </w:pPr>
      <w:del w:id="288" w:author="Jonas" w:date="2011-11-07T00:05:00Z">
        <w:r w:rsidRPr="00420B4F" w:rsidDel="006844C3">
          <w:rPr>
            <w:rFonts w:ascii="Courier New" w:eastAsia="Times New Roman" w:hAnsi="Courier New" w:cs="Courier New"/>
            <w:color w:val="000000"/>
            <w:sz w:val="22"/>
            <w:lang w:val="en-US"/>
          </w:rPr>
          <w:delText>&lt;if expr="RC != 0"&gt;</w:delText>
        </w:r>
      </w:del>
    </w:p>
    <w:p w:rsidR="003207E2" w:rsidRPr="00420B4F" w:rsidDel="006844C3" w:rsidRDefault="003207E2" w:rsidP="00C51025">
      <w:pPr>
        <w:spacing w:after="0" w:line="240" w:lineRule="auto"/>
        <w:ind w:left="2880"/>
        <w:jc w:val="left"/>
        <w:rPr>
          <w:del w:id="289" w:author="Jonas" w:date="2011-11-07T00:05:00Z"/>
          <w:rFonts w:ascii="Times New Roman" w:eastAsia="Times New Roman" w:hAnsi="Times New Roman" w:cs="Times New Roman"/>
          <w:szCs w:val="24"/>
          <w:lang w:val="en-US"/>
        </w:rPr>
      </w:pPr>
      <w:del w:id="290"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3600"/>
        <w:jc w:val="left"/>
        <w:rPr>
          <w:del w:id="291" w:author="Jonas" w:date="2011-11-07T00:05:00Z"/>
          <w:rFonts w:ascii="Times New Roman" w:eastAsia="Times New Roman" w:hAnsi="Times New Roman" w:cs="Times New Roman"/>
          <w:szCs w:val="24"/>
          <w:lang w:val="en-US"/>
        </w:rPr>
      </w:pPr>
      <w:del w:id="292" w:author="Jonas" w:date="2011-11-07T00:05:00Z">
        <w:r w:rsidRPr="00420B4F" w:rsidDel="006844C3">
          <w:rPr>
            <w:rFonts w:ascii="Courier New" w:eastAsia="Times New Roman" w:hAnsi="Courier New" w:cs="Courier New"/>
            <w:color w:val="000000"/>
            <w:sz w:val="22"/>
            <w:lang w:val="en-US"/>
          </w:rPr>
          <w:delText>'Error: RC = %s' % (RC)</w:delText>
        </w:r>
      </w:del>
    </w:p>
    <w:p w:rsidR="003207E2" w:rsidRPr="00420B4F" w:rsidDel="006844C3" w:rsidRDefault="003207E2" w:rsidP="00C51025">
      <w:pPr>
        <w:spacing w:after="0" w:line="240" w:lineRule="auto"/>
        <w:ind w:left="2160" w:firstLine="720"/>
        <w:jc w:val="left"/>
        <w:rPr>
          <w:del w:id="293" w:author="Jonas" w:date="2011-11-07T00:05:00Z"/>
          <w:rFonts w:ascii="Times New Roman" w:eastAsia="Times New Roman" w:hAnsi="Times New Roman" w:cs="Times New Roman"/>
          <w:szCs w:val="24"/>
          <w:lang w:val="en-US"/>
        </w:rPr>
      </w:pPr>
      <w:del w:id="294"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2160" w:firstLine="720"/>
        <w:jc w:val="left"/>
        <w:rPr>
          <w:del w:id="295" w:author="Jonas" w:date="2011-11-07T00:05:00Z"/>
          <w:rFonts w:ascii="Times New Roman" w:eastAsia="Times New Roman" w:hAnsi="Times New Roman" w:cs="Times New Roman"/>
          <w:szCs w:val="24"/>
          <w:lang w:val="en-US"/>
        </w:rPr>
      </w:pPr>
      <w:del w:id="296" w:author="Jonas" w:date="2011-11-07T00:05:00Z">
        <w:r w:rsidRPr="00420B4F" w:rsidDel="006844C3">
          <w:rPr>
            <w:rFonts w:ascii="Courier New" w:eastAsia="Times New Roman" w:hAnsi="Courier New" w:cs="Courier New"/>
            <w:color w:val="000000"/>
            <w:sz w:val="22"/>
            <w:lang w:val="en-US"/>
          </w:rPr>
          <w:delText>&lt;else&gt;</w:delText>
        </w:r>
      </w:del>
    </w:p>
    <w:p w:rsidR="003207E2" w:rsidRPr="00420B4F" w:rsidDel="006844C3" w:rsidRDefault="003207E2" w:rsidP="00C51025">
      <w:pPr>
        <w:spacing w:after="0" w:line="240" w:lineRule="auto"/>
        <w:ind w:left="3600"/>
        <w:jc w:val="left"/>
        <w:rPr>
          <w:del w:id="297" w:author="Jonas" w:date="2011-11-07T00:05:00Z"/>
          <w:rFonts w:ascii="Times New Roman" w:eastAsia="Times New Roman" w:hAnsi="Times New Roman" w:cs="Times New Roman"/>
          <w:szCs w:val="24"/>
          <w:lang w:val="en-US"/>
        </w:rPr>
      </w:pPr>
      <w:del w:id="298"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4320"/>
        <w:jc w:val="left"/>
        <w:rPr>
          <w:del w:id="299" w:author="Jonas" w:date="2011-11-07T00:05:00Z"/>
          <w:rFonts w:ascii="Times New Roman" w:eastAsia="Times New Roman" w:hAnsi="Times New Roman" w:cs="Times New Roman"/>
          <w:szCs w:val="24"/>
          <w:lang w:val="en-US"/>
        </w:rPr>
      </w:pPr>
      <w:del w:id="300" w:author="Jonas" w:date="2011-11-07T00:05:00Z">
        <w:r w:rsidRPr="00420B4F" w:rsidDel="006844C3">
          <w:rPr>
            <w:rFonts w:ascii="Courier New" w:eastAsia="Times New Roman" w:hAnsi="Courier New" w:cs="Courier New"/>
            <w:color w:val="000000"/>
            <w:sz w:val="22"/>
            <w:lang w:val="en-US"/>
          </w:rPr>
          <w:delText>'Success = %s' % (STAXResult)</w:delText>
        </w:r>
      </w:del>
    </w:p>
    <w:p w:rsidR="003207E2" w:rsidRPr="00420B4F" w:rsidDel="006844C3" w:rsidRDefault="003207E2" w:rsidP="00C51025">
      <w:pPr>
        <w:spacing w:after="0" w:line="240" w:lineRule="auto"/>
        <w:ind w:left="3600"/>
        <w:jc w:val="left"/>
        <w:rPr>
          <w:del w:id="301" w:author="Jonas" w:date="2011-11-07T00:05:00Z"/>
          <w:rFonts w:ascii="Times New Roman" w:eastAsia="Times New Roman" w:hAnsi="Times New Roman" w:cs="Times New Roman"/>
          <w:szCs w:val="24"/>
          <w:lang w:val="en-US"/>
        </w:rPr>
      </w:pPr>
      <w:del w:id="302"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2880"/>
        <w:jc w:val="left"/>
        <w:rPr>
          <w:del w:id="303" w:author="Jonas" w:date="2011-11-07T00:05:00Z"/>
          <w:rFonts w:ascii="Times New Roman" w:eastAsia="Times New Roman" w:hAnsi="Times New Roman" w:cs="Times New Roman"/>
          <w:szCs w:val="24"/>
          <w:lang w:val="en-US"/>
        </w:rPr>
      </w:pPr>
      <w:del w:id="304" w:author="Jonas" w:date="2011-11-07T00:05:00Z">
        <w:r w:rsidRPr="00420B4F" w:rsidDel="006844C3">
          <w:rPr>
            <w:rFonts w:ascii="Courier New" w:eastAsia="Times New Roman" w:hAnsi="Courier New" w:cs="Courier New"/>
            <w:color w:val="000000"/>
            <w:sz w:val="22"/>
            <w:lang w:val="en-US"/>
          </w:rPr>
          <w:delText>&lt;/else&gt;</w:delText>
        </w:r>
      </w:del>
    </w:p>
    <w:p w:rsidR="003207E2" w:rsidRPr="00420B4F" w:rsidDel="006844C3" w:rsidRDefault="003207E2" w:rsidP="00C51025">
      <w:pPr>
        <w:spacing w:after="0" w:line="240" w:lineRule="auto"/>
        <w:ind w:left="2160"/>
        <w:jc w:val="left"/>
        <w:rPr>
          <w:del w:id="305" w:author="Jonas" w:date="2011-11-07T00:05:00Z"/>
          <w:rFonts w:ascii="Times New Roman" w:eastAsia="Times New Roman" w:hAnsi="Times New Roman" w:cs="Times New Roman"/>
          <w:szCs w:val="24"/>
          <w:lang w:val="en-US"/>
        </w:rPr>
      </w:pPr>
      <w:del w:id="306" w:author="Jonas" w:date="2011-11-07T00:05:00Z">
        <w:r w:rsidRPr="00420B4F" w:rsidDel="006844C3">
          <w:rPr>
            <w:rFonts w:ascii="Courier New" w:eastAsia="Times New Roman" w:hAnsi="Courier New" w:cs="Courier New"/>
            <w:color w:val="000000"/>
            <w:sz w:val="22"/>
            <w:lang w:val="en-US"/>
          </w:rPr>
          <w:delText>&lt;/if&gt;</w:delText>
        </w:r>
      </w:del>
    </w:p>
    <w:p w:rsidR="003207E2" w:rsidRPr="00420B4F" w:rsidDel="006844C3" w:rsidRDefault="003207E2" w:rsidP="00C51025">
      <w:pPr>
        <w:spacing w:after="0" w:line="240" w:lineRule="auto"/>
        <w:ind w:left="720" w:firstLine="720"/>
        <w:jc w:val="left"/>
        <w:rPr>
          <w:del w:id="307" w:author="Jonas" w:date="2011-11-07T00:05:00Z"/>
          <w:rFonts w:ascii="Times New Roman" w:eastAsia="Times New Roman" w:hAnsi="Times New Roman" w:cs="Times New Roman"/>
          <w:szCs w:val="24"/>
          <w:lang w:val="en-US"/>
        </w:rPr>
      </w:pPr>
      <w:del w:id="308" w:author="Jonas" w:date="2011-11-07T00:05:00Z">
        <w:r w:rsidRPr="00420B4F" w:rsidDel="006844C3">
          <w:rPr>
            <w:rFonts w:ascii="Courier New" w:eastAsia="Times New Roman" w:hAnsi="Courier New" w:cs="Courier New"/>
            <w:color w:val="000000"/>
            <w:sz w:val="22"/>
            <w:lang w:val="en-US"/>
          </w:rPr>
          <w:delText>&lt;/sequence&gt;</w:delText>
        </w:r>
      </w:del>
    </w:p>
    <w:p w:rsidR="00E95DBD" w:rsidRPr="00420B4F" w:rsidRDefault="003207E2" w:rsidP="00C51025">
      <w:pPr>
        <w:ind w:firstLine="708"/>
        <w:jc w:val="left"/>
        <w:rPr>
          <w:lang w:val="en-US"/>
        </w:rPr>
      </w:pPr>
      <w:del w:id="309" w:author="Jonas" w:date="2011-11-07T00:05:00Z">
        <w:r w:rsidRPr="00420B4F" w:rsidDel="006844C3">
          <w:rPr>
            <w:rFonts w:ascii="Courier New" w:eastAsia="Times New Roman" w:hAnsi="Courier New" w:cs="Courier New"/>
            <w:color w:val="000000"/>
            <w:sz w:val="22"/>
            <w:lang w:val="en-US"/>
          </w:rPr>
          <w:delText>&lt;/function&gt;</w:delText>
        </w:r>
        <w:r w:rsidRPr="00420B4F" w:rsidDel="006844C3">
          <w:rPr>
            <w:rFonts w:ascii="Times New Roman" w:eastAsia="Times New Roman" w:hAnsi="Times New Roman" w:cs="Times New Roman"/>
            <w:szCs w:val="24"/>
            <w:lang w:val="en-US"/>
          </w:rPr>
          <w:br/>
        </w:r>
        <w:r w:rsidRPr="00420B4F" w:rsidDel="006844C3">
          <w:rPr>
            <w:rFonts w:ascii="Courier New" w:eastAsia="Times New Roman" w:hAnsi="Courier New" w:cs="Courier New"/>
            <w:color w:val="000000"/>
            <w:sz w:val="22"/>
            <w:lang w:val="en-US"/>
          </w:rPr>
          <w:delText>&lt;/stax&gt;</w:delText>
        </w:r>
      </w:del>
    </w:p>
    <w:p w:rsidR="003207E2" w:rsidRDefault="003207E2" w:rsidP="003207E2">
      <w:r>
        <w:lastRenderedPageBreak/>
        <w:t xml:space="preserve">Hier wird eine </w:t>
      </w:r>
      <w:r w:rsidRPr="003207E2">
        <w:rPr>
          <w:i/>
        </w:rPr>
        <w:t>main</w:t>
      </w:r>
      <w:r>
        <w:t xml:space="preserve"> Funktion definiert, die mit dem defaultcall aufgerufen wird. In der main Funktion wird eine Sequenz gestartet, die einen STAF Command/Service “delay” mit 50 Sekunden ausführt. Wenn der delay fehlschlägt, wird eine Error Message angezeigt.</w:t>
      </w:r>
    </w:p>
    <w:p w:rsidR="00E95DBD" w:rsidRDefault="003207E2" w:rsidP="003207E2">
      <w:r>
        <w:t>Im folgenden Bild kann man den STAX Job Monitor sehen.</w:t>
      </w:r>
    </w:p>
    <w:p w:rsidR="003207E2" w:rsidRDefault="003207E2" w:rsidP="00A61EC6">
      <w:pPr>
        <w:pStyle w:val="KeinLeerraum"/>
        <w:jc w:val="center"/>
      </w:pPr>
      <w:r>
        <w:rPr>
          <w:noProof/>
        </w:rPr>
        <w:drawing>
          <wp:inline distT="0" distB="0" distL="0" distR="0">
            <wp:extent cx="5495925" cy="2053326"/>
            <wp:effectExtent l="19050" t="0" r="9525" b="0"/>
            <wp:docPr id="44" name="internal-source-marker_0.08628454837757804" descr="https://lh4.googleusercontent.com/d4vX3CzHknXZ9jjkRhVTV2F8mgNoaCL_OkCPgtJZ30Fxvq5O5LDsHFffVivFhOR7sTIYPvfO9mXTZePYU4yuKH0AwOUU8cKFTKmXUvcloBYA2fMgJ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4.googleusercontent.com/d4vX3CzHknXZ9jjkRhVTV2F8mgNoaCL_OkCPgtJZ30Fxvq5O5LDsHFffVivFhOR7sTIYPvfO9mXTZePYU4yuKH0AwOUU8cKFTKmXUvcloBYA2fMgJlc"/>
                    <pic:cNvPicPr>
                      <a:picLocks noChangeAspect="1" noChangeArrowheads="1"/>
                    </pic:cNvPicPr>
                  </pic:nvPicPr>
                  <pic:blipFill>
                    <a:blip r:embed="rId29" cstate="print"/>
                    <a:srcRect/>
                    <a:stretch>
                      <a:fillRect/>
                    </a:stretch>
                  </pic:blipFill>
                  <pic:spPr bwMode="auto">
                    <a:xfrm>
                      <a:off x="0" y="0"/>
                      <a:ext cx="5494919" cy="2052950"/>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sidR="006844C3">
          <w:rPr>
            <w:noProof/>
          </w:rPr>
          <w:t>20</w:t>
        </w:r>
      </w:fldSimple>
      <w:r>
        <w:t>: STAX Job Monitor</w:t>
      </w:r>
    </w:p>
    <w:p w:rsidR="00E95DBD" w:rsidRDefault="003207E2" w:rsidP="00BC1773">
      <w:r w:rsidRPr="003207E2">
        <w:t>Hier können wir nun neue Jobs hinzufügen.</w:t>
      </w:r>
    </w:p>
    <w:p w:rsidR="003207E2" w:rsidRDefault="003207E2" w:rsidP="00A61EC6">
      <w:pPr>
        <w:pStyle w:val="KeinLeerraum"/>
        <w:jc w:val="center"/>
      </w:pPr>
      <w:r>
        <w:rPr>
          <w:noProof/>
        </w:rPr>
        <w:drawing>
          <wp:inline distT="0" distB="0" distL="0" distR="0">
            <wp:extent cx="5760720" cy="2875935"/>
            <wp:effectExtent l="19050" t="0" r="0" b="0"/>
            <wp:docPr id="45" name="internal-source-marker_0.08628454837757804" descr="https://lh6.googleusercontent.com/_m6bz5ummUQuwq8aBr_Rn7e9yd1LUqHzpSjrOpZYNfVy6yNt9fMZ63-30dwDzk3eeFf62dAX7wJQPVdPkvfp10w_M3zLPShUDA9zPIAx9CbEHDuAX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6.googleusercontent.com/_m6bz5ummUQuwq8aBr_Rn7e9yd1LUqHzpSjrOpZYNfVy6yNt9fMZ63-30dwDzk3eeFf62dAX7wJQPVdPkvfp10w_M3zLPShUDA9zPIAx9CbEHDuAXsM"/>
                    <pic:cNvPicPr>
                      <a:picLocks noChangeAspect="1" noChangeArrowheads="1"/>
                    </pic:cNvPicPr>
                  </pic:nvPicPr>
                  <pic:blipFill>
                    <a:blip r:embed="rId30" cstate="print"/>
                    <a:srcRect/>
                    <a:stretch>
                      <a:fillRect/>
                    </a:stretch>
                  </pic:blipFill>
                  <pic:spPr bwMode="auto">
                    <a:xfrm>
                      <a:off x="0" y="0"/>
                      <a:ext cx="5760720" cy="2875935"/>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sidR="006844C3">
          <w:rPr>
            <w:noProof/>
          </w:rPr>
          <w:t>21</w:t>
        </w:r>
      </w:fldSimple>
      <w:r>
        <w:t>: STAX Job Monitor: Job hinzufügen</w:t>
      </w:r>
    </w:p>
    <w:p w:rsidR="00E95DBD" w:rsidRDefault="003207E2" w:rsidP="00BC1773">
      <w:r>
        <w:t>Nun wird die *.xml-Datei ausgewählt und der Job kann gestartet werden.</w:t>
      </w:r>
    </w:p>
    <w:p w:rsidR="003207E2" w:rsidRDefault="003207E2" w:rsidP="00A61EC6">
      <w:pPr>
        <w:pStyle w:val="KeinLeerraum"/>
        <w:jc w:val="center"/>
      </w:pPr>
      <w:r>
        <w:rPr>
          <w:noProof/>
        </w:rPr>
        <w:lastRenderedPageBreak/>
        <w:drawing>
          <wp:inline distT="0" distB="0" distL="0" distR="0">
            <wp:extent cx="5760720" cy="4416749"/>
            <wp:effectExtent l="19050" t="0" r="0" b="0"/>
            <wp:docPr id="49" name="internal-source-marker_0.08628454837757804" descr="https://lh5.googleusercontent.com/ZU_Oz4fDxbBAOAy5gwpe1YuwnUdqMVA5-nNkIw9RAZ3SqSd9inXe-6UuGDatZf1dNcCIsMgUcpFnpKDEBI6KhFJanDfycDPJ8mdM0GsWQLEW1LmnS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ZU_Oz4fDxbBAOAy5gwpe1YuwnUdqMVA5-nNkIw9RAZ3SqSd9inXe-6UuGDatZf1dNcCIsMgUcpFnpKDEBI6KhFJanDfycDPJ8mdM0GsWQLEW1LmnS3A"/>
                    <pic:cNvPicPr>
                      <a:picLocks noChangeAspect="1" noChangeArrowheads="1"/>
                    </pic:cNvPicPr>
                  </pic:nvPicPr>
                  <pic:blipFill>
                    <a:blip r:embed="rId31" cstate="print"/>
                    <a:srcRect/>
                    <a:stretch>
                      <a:fillRect/>
                    </a:stretch>
                  </pic:blipFill>
                  <pic:spPr bwMode="auto">
                    <a:xfrm>
                      <a:off x="0" y="0"/>
                      <a:ext cx="5760720" cy="4416749"/>
                    </a:xfrm>
                    <a:prstGeom prst="rect">
                      <a:avLst/>
                    </a:prstGeom>
                    <a:noFill/>
                    <a:ln w="9525">
                      <a:noFill/>
                      <a:miter lim="800000"/>
                      <a:headEnd/>
                      <a:tailEnd/>
                    </a:ln>
                  </pic:spPr>
                </pic:pic>
              </a:graphicData>
            </a:graphic>
          </wp:inline>
        </w:drawing>
      </w:r>
    </w:p>
    <w:p w:rsidR="003207E2" w:rsidRDefault="003207E2" w:rsidP="003207E2">
      <w:pPr>
        <w:pStyle w:val="Beschriftung"/>
        <w:jc w:val="center"/>
      </w:pPr>
      <w:r>
        <w:t xml:space="preserve">Abbildung </w:t>
      </w:r>
      <w:fldSimple w:instr=" SEQ Abbildung \* ARABIC ">
        <w:r w:rsidR="006844C3">
          <w:rPr>
            <w:noProof/>
          </w:rPr>
          <w:t>22</w:t>
        </w:r>
      </w:fldSimple>
      <w:r>
        <w:t>: STAX Job Monitor: Job starten</w:t>
      </w:r>
    </w:p>
    <w:p w:rsidR="003207E2" w:rsidRDefault="003207E2" w:rsidP="00BC1773">
      <w:r w:rsidRPr="003207E2">
        <w:t>STAX</w:t>
      </w:r>
      <w:r>
        <w:t xml:space="preserve"> liefert viele Informationen, welche man</w:t>
      </w:r>
      <w:r w:rsidRPr="003207E2">
        <w:t xml:space="preserve"> über die XML Datei </w:t>
      </w:r>
      <w:r>
        <w:t>d</w:t>
      </w:r>
      <w:r w:rsidRPr="003207E2">
        <w:t>efinieren</w:t>
      </w:r>
      <w:r>
        <w:t xml:space="preserve"> kann</w:t>
      </w:r>
      <w:r w:rsidRPr="003207E2">
        <w:t xml:space="preserve"> und </w:t>
      </w:r>
      <w:r>
        <w:t xml:space="preserve">dabei </w:t>
      </w:r>
      <w:r w:rsidRPr="003207E2">
        <w:t>dank Jython auf die kompletten Java und Python Libraries zurückgreifen</w:t>
      </w:r>
      <w:r>
        <w:t xml:space="preserve"> kann</w:t>
      </w:r>
      <w:r w:rsidRPr="003207E2">
        <w:t>.</w:t>
      </w:r>
    </w:p>
    <w:p w:rsidR="003207E2" w:rsidRDefault="003207E2" w:rsidP="00BC1773"/>
    <w:p w:rsidR="003207E2" w:rsidRDefault="00807120" w:rsidP="00807120">
      <w:pPr>
        <w:pStyle w:val="berschrift2"/>
        <w:numPr>
          <w:ilvl w:val="1"/>
          <w:numId w:val="3"/>
        </w:numPr>
      </w:pPr>
      <w:r>
        <w:t xml:space="preserve"> </w:t>
      </w:r>
      <w:bookmarkStart w:id="310" w:name="_Toc308214010"/>
      <w:r>
        <w:t>Systemdesign und Programmstruktur</w:t>
      </w:r>
      <w:bookmarkEnd w:id="310"/>
    </w:p>
    <w:p w:rsidR="00A61EC6" w:rsidRPr="00A61EC6" w:rsidRDefault="00A61EC6" w:rsidP="00A61EC6"/>
    <w:p w:rsidR="00807120" w:rsidRPr="00807120" w:rsidRDefault="00807120" w:rsidP="00A61EC6">
      <w:r w:rsidRPr="00807120">
        <w:t>Um die M</w:t>
      </w:r>
      <w:r>
        <w:t>ulti</w:t>
      </w:r>
      <w:r w:rsidRPr="00807120">
        <w:t>Castor2.0 Blackbox Tests durchzuführen, werden für die einzelnen Bereiche STAX</w:t>
      </w:r>
      <w:r>
        <w:t>-XML-</w:t>
      </w:r>
      <w:r w:rsidRPr="00807120">
        <w:t>Skripte erstellt. Die nun folgenden Module beschreiben die benötigten Skripte näher und beziehen sich auf die Anforderungs</w:t>
      </w:r>
      <w:r>
        <w:t>n</w:t>
      </w:r>
      <w:r w:rsidR="007A0D5C">
        <w:t xml:space="preserve">ummern aus dem </w:t>
      </w:r>
      <w:r w:rsidRPr="00807120">
        <w:t>Bu</w:t>
      </w:r>
      <w:r w:rsidR="007A0D5C">
        <w:t>siness Case</w:t>
      </w:r>
      <w:r w:rsidRPr="00807120">
        <w:t>.</w:t>
      </w:r>
    </w:p>
    <w:tbl>
      <w:tblPr>
        <w:tblStyle w:val="HelleSchattierung-Akzent2"/>
        <w:tblW w:w="0" w:type="auto"/>
        <w:tblLook w:val="04A0"/>
      </w:tblPr>
      <w:tblGrid>
        <w:gridCol w:w="4606"/>
        <w:gridCol w:w="4606"/>
      </w:tblGrid>
      <w:tr w:rsidR="009936EC" w:rsidTr="00193513">
        <w:trPr>
          <w:cnfStyle w:val="100000000000"/>
        </w:trPr>
        <w:tc>
          <w:tcPr>
            <w:cnfStyle w:val="001000000000"/>
            <w:tcW w:w="4606" w:type="dxa"/>
          </w:tcPr>
          <w:p w:rsidR="009936EC" w:rsidRDefault="009936EC" w:rsidP="00A61EC6">
            <w:pPr>
              <w:spacing w:line="276" w:lineRule="auto"/>
            </w:pPr>
            <w:r>
              <w:t>&lt;MOD-ID&gt;</w:t>
            </w:r>
          </w:p>
        </w:tc>
        <w:tc>
          <w:tcPr>
            <w:tcW w:w="4606" w:type="dxa"/>
          </w:tcPr>
          <w:p w:rsidR="009936EC" w:rsidRDefault="009936EC" w:rsidP="00A61EC6">
            <w:pPr>
              <w:spacing w:line="276" w:lineRule="auto"/>
              <w:cnfStyle w:val="100000000000"/>
            </w:pPr>
            <w:r>
              <w:t>/LF81.0/ Aufsetzen von Config-Filetest</w:t>
            </w:r>
            <w:r w:rsidR="00530CA4">
              <w:t>s</w:t>
            </w:r>
          </w:p>
        </w:tc>
      </w:tr>
      <w:tr w:rsidR="009936EC" w:rsidTr="00193513">
        <w:trPr>
          <w:cnfStyle w:val="000000100000"/>
        </w:trPr>
        <w:tc>
          <w:tcPr>
            <w:cnfStyle w:val="001000000000"/>
            <w:tcW w:w="4606" w:type="dxa"/>
          </w:tcPr>
          <w:p w:rsidR="009936EC" w:rsidRDefault="009936EC" w:rsidP="00A61EC6">
            <w:pPr>
              <w:spacing w:line="276" w:lineRule="auto"/>
            </w:pPr>
            <w:r>
              <w:t>Abgedeckte Systemanforderungen</w:t>
            </w:r>
          </w:p>
        </w:tc>
        <w:tc>
          <w:tcPr>
            <w:tcW w:w="4606" w:type="dxa"/>
          </w:tcPr>
          <w:p w:rsidR="009936EC" w:rsidRDefault="009936EC" w:rsidP="00A61EC6">
            <w:pPr>
              <w:spacing w:line="276" w:lineRule="auto"/>
              <w:cnfStyle w:val="000000100000"/>
            </w:pPr>
            <w:r>
              <w:t>Installiertes STAF/STAX</w:t>
            </w:r>
          </w:p>
        </w:tc>
      </w:tr>
      <w:tr w:rsidR="009936EC" w:rsidTr="00193513">
        <w:tc>
          <w:tcPr>
            <w:cnfStyle w:val="001000000000"/>
            <w:tcW w:w="4606" w:type="dxa"/>
          </w:tcPr>
          <w:p w:rsidR="009936EC" w:rsidRDefault="009936EC" w:rsidP="00A61EC6">
            <w:pPr>
              <w:spacing w:line="276" w:lineRule="auto"/>
            </w:pPr>
            <w:r>
              <w:t>Leistung:</w:t>
            </w:r>
          </w:p>
        </w:tc>
        <w:tc>
          <w:tcPr>
            <w:tcW w:w="4606" w:type="dxa"/>
          </w:tcPr>
          <w:p w:rsidR="009936EC" w:rsidRDefault="009936EC" w:rsidP="00A61EC6">
            <w:pPr>
              <w:spacing w:line="276" w:lineRule="auto"/>
              <w:cnfStyle w:val="000000000000"/>
            </w:pPr>
            <w:r>
              <w:t>Testet das korrekte Laden/Verwenden der MultiCastor2.0 Konfigurationsdateien</w:t>
            </w:r>
          </w:p>
        </w:tc>
      </w:tr>
      <w:tr w:rsidR="009936EC" w:rsidTr="00193513">
        <w:trPr>
          <w:cnfStyle w:val="000000100000"/>
        </w:trPr>
        <w:tc>
          <w:tcPr>
            <w:cnfStyle w:val="001000000000"/>
            <w:tcW w:w="4606" w:type="dxa"/>
          </w:tcPr>
          <w:p w:rsidR="009936EC" w:rsidRDefault="009936EC" w:rsidP="00A61EC6">
            <w:pPr>
              <w:spacing w:line="276" w:lineRule="auto"/>
            </w:pPr>
            <w:r>
              <w:t>Schnittstellen:</w:t>
            </w:r>
          </w:p>
        </w:tc>
        <w:tc>
          <w:tcPr>
            <w:tcW w:w="4606" w:type="dxa"/>
          </w:tcPr>
          <w:p w:rsidR="009936EC" w:rsidRDefault="009936EC" w:rsidP="00A61EC6">
            <w:pPr>
              <w:spacing w:line="276" w:lineRule="auto"/>
              <w:cnfStyle w:val="000000100000"/>
            </w:pPr>
            <w:r>
              <w:t>Filesystem, MultiCastor2.0 CLI</w:t>
            </w:r>
          </w:p>
        </w:tc>
      </w:tr>
      <w:tr w:rsidR="009936EC" w:rsidTr="00193513">
        <w:tc>
          <w:tcPr>
            <w:cnfStyle w:val="001000000000"/>
            <w:tcW w:w="4606" w:type="dxa"/>
          </w:tcPr>
          <w:p w:rsidR="009936EC" w:rsidRDefault="009936EC" w:rsidP="00A61EC6">
            <w:pPr>
              <w:spacing w:line="276" w:lineRule="auto"/>
            </w:pPr>
            <w:r>
              <w:t>Externe Daten:</w:t>
            </w:r>
          </w:p>
        </w:tc>
        <w:tc>
          <w:tcPr>
            <w:tcW w:w="4606" w:type="dxa"/>
          </w:tcPr>
          <w:p w:rsidR="009936EC" w:rsidRDefault="009936EC" w:rsidP="00A61EC6">
            <w:pPr>
              <w:spacing w:line="276" w:lineRule="auto"/>
              <w:cnfStyle w:val="000000000000"/>
            </w:pPr>
            <w:r>
              <w:t>vordefinierte Konfigurationsdateien für die Tests</w:t>
            </w:r>
          </w:p>
        </w:tc>
      </w:tr>
      <w:tr w:rsidR="009936EC" w:rsidTr="00193513">
        <w:trPr>
          <w:cnfStyle w:val="000000100000"/>
        </w:trPr>
        <w:tc>
          <w:tcPr>
            <w:cnfStyle w:val="001000000000"/>
            <w:tcW w:w="4606" w:type="dxa"/>
          </w:tcPr>
          <w:p w:rsidR="009936EC" w:rsidRDefault="009936EC" w:rsidP="00A61EC6">
            <w:pPr>
              <w:spacing w:line="276" w:lineRule="auto"/>
            </w:pPr>
            <w:r>
              <w:t>Ablageort:</w:t>
            </w:r>
          </w:p>
        </w:tc>
        <w:tc>
          <w:tcPr>
            <w:tcW w:w="4606" w:type="dxa"/>
          </w:tcPr>
          <w:p w:rsidR="009936EC" w:rsidRDefault="009936EC" w:rsidP="00A61EC6">
            <w:pPr>
              <w:spacing w:line="276" w:lineRule="auto"/>
              <w:cnfStyle w:val="000000100000"/>
            </w:pPr>
            <w:r>
              <w:t>/stax</w:t>
            </w:r>
          </w:p>
        </w:tc>
      </w:tr>
      <w:tr w:rsidR="009936EC" w:rsidTr="00193513">
        <w:tc>
          <w:tcPr>
            <w:cnfStyle w:val="001000000000"/>
            <w:tcW w:w="4606" w:type="dxa"/>
          </w:tcPr>
          <w:p w:rsidR="009936EC" w:rsidRDefault="009936EC" w:rsidP="00A61EC6">
            <w:pPr>
              <w:spacing w:line="276" w:lineRule="auto"/>
            </w:pPr>
            <w:r>
              <w:t>Offene Punkte</w:t>
            </w:r>
          </w:p>
        </w:tc>
        <w:tc>
          <w:tcPr>
            <w:tcW w:w="4606" w:type="dxa"/>
          </w:tcPr>
          <w:p w:rsidR="009936EC" w:rsidRDefault="009936EC" w:rsidP="00A61EC6">
            <w:pPr>
              <w:spacing w:line="276" w:lineRule="auto"/>
              <w:cnfStyle w:val="000000000000"/>
            </w:pPr>
            <w:r>
              <w:t>-</w:t>
            </w:r>
          </w:p>
        </w:tc>
      </w:tr>
    </w:tbl>
    <w:p w:rsidR="009936EC" w:rsidRDefault="009936EC"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/LF81.1/ Aufsetzen von Log-Filetests</w:t>
            </w:r>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530CA4" w:rsidP="00A61EC6">
            <w:pPr>
              <w:spacing w:line="276" w:lineRule="auto"/>
              <w:cnfStyle w:val="000000000000"/>
            </w:pPr>
            <w:r>
              <w:t>Testet, ob die Logfiles die erwarteten Daten beinhalten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530CA4" w:rsidP="00A61EC6">
            <w:pPr>
              <w:spacing w:line="276" w:lineRule="auto"/>
              <w:cnfStyle w:val="000000100000"/>
            </w:pPr>
            <w:r>
              <w:t>Filesystem,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r>
              <w:t>erwartete Werte definieren</w:t>
            </w: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/stax</w:t>
            </w:r>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530CA4" w:rsidP="00A61EC6">
            <w:pPr>
              <w:spacing w:line="276" w:lineRule="auto"/>
              <w:cnfStyle w:val="000000000000"/>
            </w:pPr>
            <w:r>
              <w:t>-</w:t>
            </w:r>
          </w:p>
        </w:tc>
      </w:tr>
    </w:tbl>
    <w:p w:rsidR="00530CA4" w:rsidRDefault="00530CA4"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w:t>
            </w:r>
            <w:r w:rsidR="00E6066B">
              <w:t>2</w:t>
            </w:r>
            <w:r>
              <w:t xml:space="preserve">/ Aufsetzen von </w:t>
            </w:r>
            <w:r w:rsidR="00E6066B">
              <w:t>Ethernet</w:t>
            </w:r>
            <w:r>
              <w:t>test</w:t>
            </w:r>
            <w:r w:rsidR="00E6066B">
              <w:t>s</w:t>
            </w:r>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E6066B" w:rsidP="00A61EC6">
            <w:pPr>
              <w:spacing w:line="276" w:lineRule="auto"/>
              <w:cnfStyle w:val="000000000000"/>
            </w:pPr>
            <w:r>
              <w:t>Testet, ob die Grundfunktionalitäten des MultiCastors2.0 – die Netzwerk/Ethernet Aufgaben - korrekt erfüllt werden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72776E" w:rsidP="00A61EC6">
            <w:pPr>
              <w:spacing w:line="276" w:lineRule="auto"/>
              <w:cnfStyle w:val="000000100000"/>
            </w:pPr>
            <w:r>
              <w:t>Ethernet</w:t>
            </w:r>
            <w:r w:rsidR="00530CA4">
              <w:t>,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/stax</w:t>
            </w:r>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72776E" w:rsidP="00A61EC6">
            <w:pPr>
              <w:spacing w:line="276" w:lineRule="auto"/>
              <w:cnfStyle w:val="000000000000"/>
            </w:pPr>
            <w:r>
              <w:t>STAF Service für Ethernet sniffing. Eventuell externes Programm „wireshark“ nutzen.</w:t>
            </w:r>
          </w:p>
        </w:tc>
      </w:tr>
    </w:tbl>
    <w:p w:rsidR="00E95DBD" w:rsidRDefault="00E95DBD" w:rsidP="00A61EC6"/>
    <w:p w:rsidR="003358B5" w:rsidRDefault="003358B5" w:rsidP="003358B5">
      <w:pPr>
        <w:pStyle w:val="berschrift1"/>
        <w:numPr>
          <w:ilvl w:val="0"/>
          <w:numId w:val="3"/>
        </w:numPr>
      </w:pPr>
      <w:r>
        <w:t>Programmreaktion im Fehlerfall</w:t>
      </w:r>
    </w:p>
    <w:p w:rsidR="003358B5" w:rsidRDefault="003358B5" w:rsidP="003358B5"/>
    <w:p w:rsidR="003358B5" w:rsidRDefault="003358B5" w:rsidP="003358B5">
      <w:r w:rsidRPr="003358B5">
        <w:t xml:space="preserve">In diesem Abschnitt wird die Programmreaktion im Fehlerfall behandelt. Darunter </w:t>
      </w:r>
      <w:r>
        <w:t>fällt das Verhalten des MCastor</w:t>
      </w:r>
      <w:r w:rsidRPr="003358B5">
        <w:t>2.0</w:t>
      </w:r>
      <w:r>
        <w:t>,</w:t>
      </w:r>
      <w:r w:rsidRPr="003358B5">
        <w:t xml:space="preserve"> wenn nicht zu vermeidende Fehler im Umfeld passieren. Die wohl größte Gefahr für den MCastor2.0 besteht darin</w:t>
      </w:r>
      <w:r>
        <w:t>,</w:t>
      </w:r>
      <w:r w:rsidRPr="003358B5">
        <w:t xml:space="preserve"> dass es Verbindungsprobleme</w:t>
      </w:r>
      <w:r>
        <w:t xml:space="preserve"> </w:t>
      </w:r>
      <w:r w:rsidRPr="003358B5">
        <w:t>(Netzwerkabrisse) geben kann.</w:t>
      </w:r>
    </w:p>
    <w:p w:rsidR="003358B5" w:rsidRDefault="003358B5" w:rsidP="003358B5"/>
    <w:p w:rsidR="003358B5" w:rsidRDefault="003358B5" w:rsidP="003358B5">
      <w:pPr>
        <w:pStyle w:val="berschrift2"/>
        <w:numPr>
          <w:ilvl w:val="1"/>
          <w:numId w:val="3"/>
        </w:numPr>
      </w:pPr>
      <w:r>
        <w:t xml:space="preserve"> Grundlegendes</w:t>
      </w:r>
    </w:p>
    <w:p w:rsidR="003358B5" w:rsidRDefault="003358B5" w:rsidP="003358B5"/>
    <w:p w:rsidR="003358B5" w:rsidRPr="003358B5" w:rsidRDefault="003358B5" w:rsidP="003358B5">
      <w:r w:rsidRPr="003358B5">
        <w:t>Es ist i</w:t>
      </w:r>
      <w:r>
        <w:t>mmer möglich, dass ein Sender/Rec</w:t>
      </w:r>
      <w:r w:rsidRPr="003358B5">
        <w:t>e</w:t>
      </w:r>
      <w:r>
        <w:t>i</w:t>
      </w:r>
      <w:r w:rsidRPr="003358B5">
        <w:t xml:space="preserve">ver die LAN oder Internetverbindung verliert. </w:t>
      </w:r>
      <w:r>
        <w:t>Dies kann b</w:t>
      </w:r>
      <w:r w:rsidRPr="003358B5">
        <w:t xml:space="preserve">eispielsweise durch </w:t>
      </w:r>
      <w:r>
        <w:t>ein A</w:t>
      </w:r>
      <w:r w:rsidRPr="003358B5">
        <w:t>usstecken des Kabels</w:t>
      </w:r>
      <w:r w:rsidR="00E56F14">
        <w:t xml:space="preserve"> oder ein</w:t>
      </w:r>
      <w:r w:rsidRPr="003358B5">
        <w:t xml:space="preserve"> Ausfall von </w:t>
      </w:r>
      <w:r w:rsidR="00E56F14">
        <w:t>Knotenpunkten im Netzwerk geschehen.</w:t>
      </w:r>
      <w:r w:rsidRPr="003358B5">
        <w:t xml:space="preserve"> Dieser Fall muss deshalb beachtet und vom Programm behandelt werden.</w:t>
      </w:r>
    </w:p>
    <w:p w:rsidR="003358B5" w:rsidRDefault="003358B5" w:rsidP="00A61EC6"/>
    <w:p w:rsidR="003358B5" w:rsidRDefault="001469DE" w:rsidP="001469DE">
      <w:pPr>
        <w:pStyle w:val="berschrift2"/>
        <w:numPr>
          <w:ilvl w:val="1"/>
          <w:numId w:val="3"/>
        </w:numPr>
      </w:pPr>
      <w:r>
        <w:lastRenderedPageBreak/>
        <w:t xml:space="preserve"> Existierendes Problem Handling</w:t>
      </w:r>
    </w:p>
    <w:p w:rsidR="001469DE" w:rsidRDefault="001469DE" w:rsidP="001469DE"/>
    <w:p w:rsidR="001469DE" w:rsidRDefault="001469DE" w:rsidP="001469DE">
      <w:r w:rsidRPr="001469DE">
        <w:t xml:space="preserve">Bisher wird </w:t>
      </w:r>
      <w:r>
        <w:t>das S</w:t>
      </w:r>
      <w:r w:rsidRPr="001469DE">
        <w:t xml:space="preserve">enden und </w:t>
      </w:r>
      <w:r>
        <w:t>E</w:t>
      </w:r>
      <w:r w:rsidRPr="001469DE">
        <w:t xml:space="preserve">mpfangen </w:t>
      </w:r>
      <w:r>
        <w:t>durch</w:t>
      </w:r>
      <w:r w:rsidRPr="001469DE">
        <w:t xml:space="preserve"> die Klassen “MulticastSender” und “MulticastReciever”</w:t>
      </w:r>
      <w:r>
        <w:t xml:space="preserve"> übernommen</w:t>
      </w:r>
      <w:r w:rsidRPr="001469DE">
        <w:t>. Diese beid</w:t>
      </w:r>
      <w:r>
        <w:t>en Klassen erben von der abstrak</w:t>
      </w:r>
      <w:r w:rsidRPr="001469DE">
        <w:t>ten Klasse “MulticastThreadSuper”</w:t>
      </w:r>
      <w:r>
        <w:t>,</w:t>
      </w:r>
      <w:r w:rsidRPr="001469DE">
        <w:t xml:space="preserve"> welche das Inter</w:t>
      </w:r>
      <w:r>
        <w:t>face Runnable implementiert. Das bedeutet, dass</w:t>
      </w:r>
      <w:r w:rsidRPr="001469DE">
        <w:t xml:space="preserve"> </w:t>
      </w:r>
      <w:r>
        <w:t>s</w:t>
      </w:r>
      <w:r w:rsidRPr="001469DE">
        <w:t>owohl Sender als auch Rece</w:t>
      </w:r>
      <w:r>
        <w:t>i</w:t>
      </w:r>
      <w:r w:rsidRPr="001469DE">
        <w:t>ver “Runnable”</w:t>
      </w:r>
      <w:r>
        <w:t xml:space="preserve"> sind</w:t>
      </w:r>
      <w:r w:rsidRPr="001469DE">
        <w:t xml:space="preserve"> und die entscheidende Methode </w:t>
      </w:r>
      <w:r w:rsidRPr="001469DE">
        <w:rPr>
          <w:b/>
          <w:bCs/>
        </w:rPr>
        <w:t>run()</w:t>
      </w:r>
      <w:r>
        <w:rPr>
          <w:b/>
          <w:bCs/>
        </w:rPr>
        <w:t xml:space="preserve"> </w:t>
      </w:r>
      <w:r>
        <w:rPr>
          <w:bCs/>
        </w:rPr>
        <w:t>implementieren</w:t>
      </w:r>
      <w:r w:rsidRPr="001469DE">
        <w:t>.</w:t>
      </w:r>
    </w:p>
    <w:p w:rsidR="00AB38D2" w:rsidRDefault="00AB38D2" w:rsidP="00AB38D2">
      <w:pPr>
        <w:pStyle w:val="KeinLeerraum"/>
        <w:jc w:val="center"/>
      </w:pPr>
      <w:r>
        <w:rPr>
          <w:noProof/>
        </w:rPr>
        <w:drawing>
          <wp:inline distT="0" distB="0" distL="0" distR="0">
            <wp:extent cx="3524250" cy="22764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524250" cy="2276475"/>
                    </a:xfrm>
                    <a:prstGeom prst="rect">
                      <a:avLst/>
                    </a:prstGeom>
                    <a:noFill/>
                    <a:ln w="9525">
                      <a:noFill/>
                      <a:miter lim="800000"/>
                      <a:headEnd/>
                      <a:tailEnd/>
                    </a:ln>
                  </pic:spPr>
                </pic:pic>
              </a:graphicData>
            </a:graphic>
          </wp:inline>
        </w:drawing>
      </w:r>
    </w:p>
    <w:p w:rsidR="00AB38D2" w:rsidRDefault="00AB38D2" w:rsidP="00AB38D2">
      <w:pPr>
        <w:pStyle w:val="Beschriftung"/>
        <w:jc w:val="center"/>
      </w:pPr>
      <w:r>
        <w:t xml:space="preserve">Abbildung </w:t>
      </w:r>
      <w:fldSimple w:instr=" SEQ Abbildung \* ARABIC ">
        <w:r w:rsidR="006844C3">
          <w:rPr>
            <w:noProof/>
          </w:rPr>
          <w:t>23</w:t>
        </w:r>
      </w:fldSimple>
      <w:r>
        <w:t>: Klassendiagramm MulticastReceiver</w:t>
      </w:r>
    </w:p>
    <w:p w:rsidR="001469DE" w:rsidRPr="001469DE" w:rsidRDefault="001469DE" w:rsidP="001469DE">
      <w:r w:rsidRPr="001469DE">
        <w:t>Diese wird aufgerufen wenn der Thread (</w:t>
      </w:r>
      <w:r w:rsidR="001B78D1">
        <w:t>in unserem Fall der</w:t>
      </w:r>
      <w:r w:rsidRPr="001469DE">
        <w:t xml:space="preserve"> Sender/Rece</w:t>
      </w:r>
      <w:r w:rsidR="001B78D1">
        <w:t>i</w:t>
      </w:r>
      <w:r w:rsidRPr="001469DE">
        <w:t>ver) aktiv wird. In dieser Methode gibt es jeweils eine while Schleife:</w:t>
      </w:r>
    </w:p>
    <w:tbl>
      <w:tblPr>
        <w:tblStyle w:val="Tabellengitternetz"/>
        <w:tblW w:w="0" w:type="auto"/>
        <w:tblLook w:val="04A0"/>
      </w:tblPr>
      <w:tblGrid>
        <w:gridCol w:w="9212"/>
      </w:tblGrid>
      <w:tr w:rsidR="002B1A6E" w:rsidTr="002B1A6E">
        <w:trPr>
          <w:ins w:id="311" w:author="Jonas" w:date="2011-11-07T00:14:00Z"/>
        </w:trPr>
        <w:tc>
          <w:tcPr>
            <w:tcW w:w="9212" w:type="dxa"/>
          </w:tcPr>
          <w:p w:rsidR="002B1A6E" w:rsidRPr="002B1A6E" w:rsidRDefault="002B1A6E" w:rsidP="002B1A6E">
            <w:pPr>
              <w:jc w:val="left"/>
              <w:rPr>
                <w:ins w:id="312" w:author="Jonas" w:date="2011-11-07T00:15:00Z"/>
                <w:rFonts w:ascii="Courier New" w:eastAsia="Times New Roman" w:hAnsi="Courier New" w:cs="Courier New"/>
                <w:iCs/>
                <w:color w:val="000000"/>
              </w:rPr>
            </w:pPr>
            <w:ins w:id="313" w:author="Jonas" w:date="2011-11-07T00:15:00Z">
              <w:r w:rsidRPr="002B1A6E">
                <w:rPr>
                  <w:rFonts w:ascii="Courier New" w:eastAsia="Times New Roman" w:hAnsi="Courier New" w:cs="Courier New"/>
                  <w:iCs/>
                  <w:color w:val="000000"/>
                </w:rPr>
                <w:t>#Code zum Beenden des Sender/Receiver#</w:t>
              </w:r>
            </w:ins>
          </w:p>
          <w:p w:rsidR="002B1A6E" w:rsidRPr="002B1A6E" w:rsidRDefault="002B1A6E" w:rsidP="002B1A6E">
            <w:pPr>
              <w:jc w:val="left"/>
              <w:rPr>
                <w:ins w:id="314" w:author="Jonas" w:date="2011-11-07T00:15:00Z"/>
                <w:rFonts w:ascii="Courier New" w:eastAsia="Times New Roman" w:hAnsi="Courier New" w:cs="Courier New"/>
                <w:iCs/>
                <w:color w:val="000000"/>
              </w:rPr>
            </w:pPr>
            <w:ins w:id="315" w:author="Jonas" w:date="2011-11-07T00:15:00Z">
              <w:r w:rsidRPr="002B1A6E">
                <w:rPr>
                  <w:rFonts w:ascii="Courier New" w:eastAsia="Times New Roman" w:hAnsi="Courier New" w:cs="Courier New"/>
                  <w:iCs/>
                  <w:color w:val="000000"/>
                </w:rPr>
                <w:t>while(isSending){</w:t>
              </w:r>
            </w:ins>
          </w:p>
          <w:p w:rsidR="002B1A6E" w:rsidRPr="002B1A6E" w:rsidRDefault="002B1A6E" w:rsidP="002B1A6E">
            <w:pPr>
              <w:jc w:val="left"/>
              <w:rPr>
                <w:ins w:id="316" w:author="Jonas" w:date="2011-11-07T00:15:00Z"/>
                <w:rFonts w:ascii="Courier New" w:eastAsia="Times New Roman" w:hAnsi="Courier New" w:cs="Courier New"/>
                <w:szCs w:val="24"/>
              </w:rPr>
            </w:pPr>
            <w:ins w:id="317" w:author="Jonas" w:date="2011-11-07T00:15:00Z">
              <w:r w:rsidRPr="002B1A6E">
                <w:rPr>
                  <w:rFonts w:ascii="Courier New" w:eastAsia="Times New Roman" w:hAnsi="Courier New" w:cs="Courier New"/>
                  <w:iCs/>
                  <w:color w:val="000000"/>
                </w:rPr>
                <w:tab/>
                <w:t>try {</w:t>
              </w:r>
            </w:ins>
          </w:p>
          <w:p w:rsidR="002B1A6E" w:rsidRPr="002B1A6E" w:rsidRDefault="002B1A6E" w:rsidP="002B1A6E">
            <w:pPr>
              <w:jc w:val="left"/>
              <w:rPr>
                <w:ins w:id="318" w:author="Jonas" w:date="2011-11-07T00:15:00Z"/>
                <w:rFonts w:ascii="Courier New" w:eastAsia="Times New Roman" w:hAnsi="Courier New" w:cs="Courier New"/>
                <w:szCs w:val="24"/>
              </w:rPr>
            </w:pPr>
            <w:ins w:id="319" w:author="Jonas" w:date="2011-11-07T00:15:00Z">
              <w:r w:rsidRPr="002B1A6E">
                <w:rPr>
                  <w:rFonts w:ascii="Courier New" w:eastAsia="Times New Roman" w:hAnsi="Courier New" w:cs="Courier New"/>
                  <w:iCs/>
                  <w:color w:val="000000"/>
                </w:rPr>
                <w:tab/>
              </w:r>
              <w:r w:rsidRPr="002B1A6E">
                <w:rPr>
                  <w:rFonts w:ascii="Courier New" w:eastAsia="Times New Roman" w:hAnsi="Courier New" w:cs="Courier New"/>
                  <w:iCs/>
                  <w:color w:val="000000"/>
                </w:rPr>
                <w:tab/>
                <w:t xml:space="preserve">#Code vom Senden/Empfangen# </w:t>
              </w:r>
            </w:ins>
          </w:p>
          <w:p w:rsidR="002B1A6E" w:rsidRPr="002B1A6E" w:rsidRDefault="002B1A6E" w:rsidP="002B1A6E">
            <w:pPr>
              <w:jc w:val="left"/>
              <w:rPr>
                <w:ins w:id="320" w:author="Jonas" w:date="2011-11-07T00:15:00Z"/>
                <w:rFonts w:ascii="Courier New" w:eastAsia="Times New Roman" w:hAnsi="Courier New" w:cs="Courier New"/>
                <w:szCs w:val="24"/>
              </w:rPr>
            </w:pPr>
            <w:ins w:id="321" w:author="Jonas" w:date="2011-11-07T00:15:00Z">
              <w:r w:rsidRPr="002B1A6E">
                <w:rPr>
                  <w:rFonts w:ascii="Courier New" w:eastAsia="Times New Roman" w:hAnsi="Courier New" w:cs="Courier New"/>
                  <w:iCs/>
                  <w:color w:val="000000"/>
                </w:rPr>
                <w:tab/>
                <w:t>} catch(IOException e) {</w:t>
              </w:r>
              <w:r w:rsidRPr="002B1A6E">
                <w:rPr>
                  <w:rFonts w:ascii="Courier New" w:eastAsia="Times New Roman" w:hAnsi="Courier New" w:cs="Courier New"/>
                  <w:iCs/>
                  <w:color w:val="000000"/>
                </w:rPr>
                <w:tab/>
                <w:t>#...#</w:t>
              </w:r>
            </w:ins>
          </w:p>
          <w:p w:rsidR="002B1A6E" w:rsidRPr="002B1A6E" w:rsidRDefault="002B1A6E" w:rsidP="002B1A6E">
            <w:pPr>
              <w:jc w:val="left"/>
              <w:rPr>
                <w:ins w:id="322" w:author="Jonas" w:date="2011-11-07T00:15:00Z"/>
                <w:rFonts w:ascii="Courier New" w:eastAsia="Times New Roman" w:hAnsi="Courier New" w:cs="Courier New"/>
                <w:szCs w:val="24"/>
              </w:rPr>
            </w:pPr>
            <w:ins w:id="323" w:author="Jonas" w:date="2011-11-07T00:15:00Z">
              <w:r w:rsidRPr="002B1A6E">
                <w:rPr>
                  <w:rFonts w:ascii="Courier New" w:eastAsia="Times New Roman" w:hAnsi="Courier New" w:cs="Courier New"/>
                  <w:iCs/>
                  <w:color w:val="000000"/>
                </w:rPr>
                <w:tab/>
              </w:r>
              <w:r w:rsidRPr="002B1A6E">
                <w:rPr>
                  <w:rFonts w:ascii="Courier New" w:eastAsia="Times New Roman" w:hAnsi="Courier New" w:cs="Courier New"/>
                  <w:iCs/>
                  <w:color w:val="000000"/>
                </w:rPr>
                <w:tab/>
                <w:t>#Logging des Fehlers#</w:t>
              </w:r>
            </w:ins>
          </w:p>
          <w:p w:rsidR="002B1A6E" w:rsidRPr="002B1A6E" w:rsidRDefault="002B1A6E" w:rsidP="002B1A6E">
            <w:pPr>
              <w:jc w:val="left"/>
              <w:rPr>
                <w:ins w:id="324" w:author="Jonas" w:date="2011-11-07T00:15:00Z"/>
                <w:rFonts w:ascii="Courier New" w:eastAsia="Times New Roman" w:hAnsi="Courier New" w:cs="Courier New"/>
                <w:szCs w:val="24"/>
              </w:rPr>
            </w:pPr>
            <w:ins w:id="325" w:author="Jonas" w:date="2011-11-07T00:15:00Z">
              <w:r w:rsidRPr="002B1A6E">
                <w:rPr>
                  <w:rFonts w:ascii="Courier New" w:eastAsia="Times New Roman" w:hAnsi="Courier New" w:cs="Courier New"/>
                  <w:iCs/>
                  <w:color w:val="000000"/>
                </w:rPr>
                <w:tab/>
                <w:t>}</w:t>
              </w:r>
            </w:ins>
          </w:p>
          <w:p w:rsidR="002B1A6E" w:rsidRPr="002B1A6E" w:rsidRDefault="002B1A6E" w:rsidP="002B1A6E">
            <w:pPr>
              <w:jc w:val="left"/>
              <w:rPr>
                <w:ins w:id="326" w:author="Jonas" w:date="2011-11-07T00:15:00Z"/>
                <w:rFonts w:ascii="Courier New" w:eastAsia="Times New Roman" w:hAnsi="Courier New" w:cs="Courier New"/>
                <w:iCs/>
                <w:color w:val="000000"/>
              </w:rPr>
            </w:pPr>
            <w:ins w:id="327" w:author="Jonas" w:date="2011-11-07T00:15:00Z">
              <w:r w:rsidRPr="002B1A6E">
                <w:rPr>
                  <w:rFonts w:ascii="Courier New" w:eastAsia="Times New Roman" w:hAnsi="Courier New" w:cs="Courier New"/>
                  <w:iCs/>
                  <w:color w:val="000000"/>
                </w:rPr>
                <w:t>}</w:t>
              </w:r>
            </w:ins>
          </w:p>
          <w:p w:rsidR="002B1A6E" w:rsidRDefault="002B1A6E" w:rsidP="00AC1AF9">
            <w:pPr>
              <w:jc w:val="left"/>
              <w:rPr>
                <w:ins w:id="328" w:author="Jonas" w:date="2011-11-07T00:14:00Z"/>
                <w:rFonts w:ascii="Courier New" w:eastAsia="Times New Roman" w:hAnsi="Courier New" w:cs="Courier New"/>
                <w:iCs/>
                <w:color w:val="000000"/>
              </w:rPr>
            </w:pPr>
          </w:p>
        </w:tc>
      </w:tr>
    </w:tbl>
    <w:p w:rsidR="001B78D1" w:rsidRPr="002B1A6E" w:rsidDel="002B1A6E" w:rsidRDefault="001B78D1" w:rsidP="00AC1AF9">
      <w:pPr>
        <w:spacing w:after="0" w:line="240" w:lineRule="auto"/>
        <w:jc w:val="left"/>
        <w:rPr>
          <w:del w:id="329" w:author="Jonas" w:date="2011-11-07T00:15:00Z"/>
          <w:rFonts w:ascii="Courier New" w:eastAsia="Times New Roman" w:hAnsi="Courier New" w:cs="Courier New"/>
          <w:iCs/>
          <w:color w:val="000000"/>
          <w:sz w:val="22"/>
        </w:rPr>
      </w:pPr>
      <w:del w:id="330" w:author="Jonas" w:date="2011-11-07T00:15:00Z">
        <w:r w:rsidRPr="002B1A6E" w:rsidDel="002B1A6E">
          <w:rPr>
            <w:rFonts w:ascii="Courier New" w:eastAsia="Times New Roman" w:hAnsi="Courier New" w:cs="Courier New"/>
            <w:iCs/>
            <w:color w:val="000000"/>
            <w:sz w:val="22"/>
          </w:rPr>
          <w:delText>while(isSending){</w:delText>
        </w:r>
      </w:del>
    </w:p>
    <w:p w:rsidR="001B78D1" w:rsidRPr="002B1A6E" w:rsidDel="002B1A6E" w:rsidRDefault="001B78D1" w:rsidP="00AC1AF9">
      <w:pPr>
        <w:spacing w:after="0" w:line="240" w:lineRule="auto"/>
        <w:jc w:val="left"/>
        <w:rPr>
          <w:del w:id="331" w:author="Jonas" w:date="2011-11-07T00:15:00Z"/>
          <w:rFonts w:ascii="Courier New" w:eastAsia="Times New Roman" w:hAnsi="Courier New" w:cs="Courier New"/>
          <w:szCs w:val="24"/>
        </w:rPr>
      </w:pPr>
      <w:del w:id="332" w:author="Jonas" w:date="2011-11-07T00:15:00Z">
        <w:r w:rsidRPr="002B1A6E" w:rsidDel="002B1A6E">
          <w:rPr>
            <w:rFonts w:ascii="Courier New" w:eastAsia="Times New Roman" w:hAnsi="Courier New" w:cs="Courier New"/>
            <w:iCs/>
            <w:color w:val="000000"/>
            <w:sz w:val="22"/>
          </w:rPr>
          <w:tab/>
          <w:delText>try {</w:delText>
        </w:r>
      </w:del>
    </w:p>
    <w:p w:rsidR="001B78D1" w:rsidRPr="002B1A6E" w:rsidDel="002B1A6E" w:rsidRDefault="001B78D1" w:rsidP="00AC1AF9">
      <w:pPr>
        <w:spacing w:after="0" w:line="240" w:lineRule="auto"/>
        <w:jc w:val="left"/>
        <w:rPr>
          <w:del w:id="333" w:author="Jonas" w:date="2011-11-07T00:15:00Z"/>
          <w:rFonts w:ascii="Courier New" w:eastAsia="Times New Roman" w:hAnsi="Courier New" w:cs="Courier New"/>
          <w:szCs w:val="24"/>
        </w:rPr>
      </w:pPr>
      <w:del w:id="334" w:author="Jonas" w:date="2011-11-07T00:15:00Z">
        <w:r w:rsidRPr="002B1A6E" w:rsidDel="002B1A6E">
          <w:rPr>
            <w:rFonts w:ascii="Courier New" w:eastAsia="Times New Roman" w:hAnsi="Courier New" w:cs="Courier New"/>
            <w:iCs/>
            <w:color w:val="000000"/>
            <w:sz w:val="22"/>
          </w:rPr>
          <w:tab/>
        </w:r>
        <w:r w:rsidRPr="002B1A6E" w:rsidDel="002B1A6E">
          <w:rPr>
            <w:rFonts w:ascii="Courier New" w:eastAsia="Times New Roman" w:hAnsi="Courier New" w:cs="Courier New"/>
            <w:iCs/>
            <w:color w:val="000000"/>
            <w:sz w:val="22"/>
          </w:rPr>
          <w:tab/>
          <w:delText xml:space="preserve">#Code vom Senden/Empfangen# </w:delText>
        </w:r>
      </w:del>
    </w:p>
    <w:p w:rsidR="001B78D1" w:rsidRPr="002B1A6E" w:rsidDel="002B1A6E" w:rsidRDefault="001B78D1" w:rsidP="00AC1AF9">
      <w:pPr>
        <w:spacing w:after="0" w:line="240" w:lineRule="auto"/>
        <w:jc w:val="left"/>
        <w:rPr>
          <w:del w:id="335" w:author="Jonas" w:date="2011-11-07T00:15:00Z"/>
          <w:rFonts w:ascii="Courier New" w:eastAsia="Times New Roman" w:hAnsi="Courier New" w:cs="Courier New"/>
          <w:szCs w:val="24"/>
        </w:rPr>
      </w:pPr>
      <w:del w:id="336" w:author="Jonas" w:date="2011-11-07T00:15:00Z">
        <w:r w:rsidRPr="002B1A6E" w:rsidDel="002B1A6E">
          <w:rPr>
            <w:rFonts w:ascii="Courier New" w:eastAsia="Times New Roman" w:hAnsi="Courier New" w:cs="Courier New"/>
            <w:iCs/>
            <w:color w:val="000000"/>
            <w:sz w:val="22"/>
          </w:rPr>
          <w:tab/>
          <w:delText>} catch(IOException e) {</w:delText>
        </w:r>
        <w:r w:rsidRPr="002B1A6E" w:rsidDel="002B1A6E">
          <w:rPr>
            <w:rFonts w:ascii="Courier New" w:eastAsia="Times New Roman" w:hAnsi="Courier New" w:cs="Courier New"/>
            <w:iCs/>
            <w:color w:val="000000"/>
            <w:sz w:val="22"/>
          </w:rPr>
          <w:tab/>
          <w:delText>#...#</w:delText>
        </w:r>
      </w:del>
    </w:p>
    <w:p w:rsidR="001B78D1" w:rsidRPr="002B1A6E" w:rsidDel="002B1A6E" w:rsidRDefault="001B78D1" w:rsidP="00AC1AF9">
      <w:pPr>
        <w:spacing w:after="0" w:line="240" w:lineRule="auto"/>
        <w:jc w:val="left"/>
        <w:rPr>
          <w:del w:id="337" w:author="Jonas" w:date="2011-11-07T00:15:00Z"/>
          <w:rFonts w:ascii="Courier New" w:eastAsia="Times New Roman" w:hAnsi="Courier New" w:cs="Courier New"/>
          <w:szCs w:val="24"/>
        </w:rPr>
      </w:pPr>
      <w:del w:id="338" w:author="Jonas" w:date="2011-11-07T00:15:00Z">
        <w:r w:rsidRPr="002B1A6E" w:rsidDel="002B1A6E">
          <w:rPr>
            <w:rFonts w:ascii="Courier New" w:eastAsia="Times New Roman" w:hAnsi="Courier New" w:cs="Courier New"/>
            <w:iCs/>
            <w:color w:val="000000"/>
            <w:sz w:val="22"/>
          </w:rPr>
          <w:tab/>
        </w:r>
        <w:r w:rsidRPr="002B1A6E" w:rsidDel="002B1A6E">
          <w:rPr>
            <w:rFonts w:ascii="Courier New" w:eastAsia="Times New Roman" w:hAnsi="Courier New" w:cs="Courier New"/>
            <w:iCs/>
            <w:color w:val="000000"/>
            <w:sz w:val="22"/>
          </w:rPr>
          <w:tab/>
          <w:delText>#Logging des Fehlers#</w:delText>
        </w:r>
      </w:del>
    </w:p>
    <w:p w:rsidR="001B78D1" w:rsidRPr="002B1A6E" w:rsidDel="002B1A6E" w:rsidRDefault="001B78D1" w:rsidP="00AC1AF9">
      <w:pPr>
        <w:spacing w:after="0" w:line="240" w:lineRule="auto"/>
        <w:jc w:val="left"/>
        <w:rPr>
          <w:del w:id="339" w:author="Jonas" w:date="2011-11-07T00:15:00Z"/>
          <w:rFonts w:ascii="Courier New" w:eastAsia="Times New Roman" w:hAnsi="Courier New" w:cs="Courier New"/>
          <w:szCs w:val="24"/>
        </w:rPr>
      </w:pPr>
      <w:del w:id="340" w:author="Jonas" w:date="2011-11-07T00:15:00Z">
        <w:r w:rsidRPr="002B1A6E" w:rsidDel="002B1A6E">
          <w:rPr>
            <w:rFonts w:ascii="Courier New" w:eastAsia="Times New Roman" w:hAnsi="Courier New" w:cs="Courier New"/>
            <w:iCs/>
            <w:color w:val="000000"/>
            <w:sz w:val="22"/>
          </w:rPr>
          <w:tab/>
          <w:delText>}</w:delText>
        </w:r>
      </w:del>
    </w:p>
    <w:p w:rsidR="00AC1AF9" w:rsidRPr="002B1A6E" w:rsidDel="002B1A6E" w:rsidRDefault="001B78D1" w:rsidP="00AC1AF9">
      <w:pPr>
        <w:spacing w:line="240" w:lineRule="auto"/>
        <w:jc w:val="left"/>
        <w:rPr>
          <w:del w:id="341" w:author="Jonas" w:date="2011-11-07T00:15:00Z"/>
          <w:rFonts w:ascii="Courier New" w:eastAsia="Times New Roman" w:hAnsi="Courier New" w:cs="Courier New"/>
          <w:iCs/>
          <w:color w:val="000000"/>
          <w:sz w:val="22"/>
        </w:rPr>
      </w:pPr>
      <w:del w:id="342" w:author="Jonas" w:date="2011-11-07T00:15:00Z">
        <w:r w:rsidRPr="002B1A6E" w:rsidDel="002B1A6E">
          <w:rPr>
            <w:rFonts w:ascii="Courier New" w:eastAsia="Times New Roman" w:hAnsi="Courier New" w:cs="Courier New"/>
            <w:iCs/>
            <w:color w:val="000000"/>
            <w:sz w:val="22"/>
          </w:rPr>
          <w:delText>}</w:delText>
        </w:r>
      </w:del>
    </w:p>
    <w:p w:rsidR="00AC1AF9" w:rsidRPr="00AC1AF9" w:rsidDel="002B1A6E" w:rsidRDefault="00AC1AF9" w:rsidP="00AC1AF9">
      <w:pPr>
        <w:spacing w:line="240" w:lineRule="auto"/>
        <w:jc w:val="left"/>
        <w:rPr>
          <w:del w:id="343" w:author="Jonas" w:date="2011-11-07T00:15:00Z"/>
          <w:rFonts w:ascii="Arial" w:eastAsia="Times New Roman" w:hAnsi="Arial" w:cs="Arial"/>
          <w:i/>
          <w:iCs/>
          <w:color w:val="000000"/>
          <w:sz w:val="22"/>
        </w:rPr>
      </w:pPr>
      <w:del w:id="344" w:author="Jonas" w:date="2011-11-07T00:15:00Z">
        <w:r w:rsidRPr="00AC1AF9" w:rsidDel="002B1A6E">
          <w:rPr>
            <w:rFonts w:ascii="Arial" w:eastAsia="Times New Roman" w:hAnsi="Arial" w:cs="Arial"/>
            <w:i/>
            <w:iCs/>
            <w:color w:val="000000"/>
            <w:sz w:val="22"/>
          </w:rPr>
          <w:delText>#Code zum Beenden des Sender/Receiver#</w:delText>
        </w:r>
      </w:del>
    </w:p>
    <w:p w:rsidR="001B78D1" w:rsidRDefault="001B78D1" w:rsidP="00A61EC6"/>
    <w:p w:rsidR="001B78D1" w:rsidRDefault="00AC1AF9" w:rsidP="00A61EC6">
      <w:r w:rsidRPr="00AC1AF9">
        <w:t>Diese Schleife sorgt dafür</w:t>
      </w:r>
      <w:r>
        <w:t>, dass der Sender/Rec</w:t>
      </w:r>
      <w:r w:rsidRPr="00AC1AF9">
        <w:t>e</w:t>
      </w:r>
      <w:r>
        <w:t>i</w:t>
      </w:r>
      <w:r w:rsidRPr="00AC1AF9">
        <w:t>ver ständig aktiv bleibt und arbeitet</w:t>
      </w:r>
      <w:r>
        <w:t>, bis die boolean-</w:t>
      </w:r>
      <w:r w:rsidRPr="00AC1AF9">
        <w:t xml:space="preserve">Variable </w:t>
      </w:r>
      <w:r w:rsidRPr="00AC1AF9">
        <w:rPr>
          <w:b/>
          <w:bCs/>
        </w:rPr>
        <w:t>isSending</w:t>
      </w:r>
      <w:r w:rsidRPr="00AC1AF9">
        <w:t xml:space="preserve"> auf false gesetzt wird. Dies kann von außen über die Methode </w:t>
      </w:r>
      <w:r w:rsidRPr="00AC1AF9">
        <w:rPr>
          <w:b/>
          <w:bCs/>
        </w:rPr>
        <w:t>setActive(boolean)</w:t>
      </w:r>
      <w:r w:rsidRPr="00AC1AF9">
        <w:t xml:space="preserve"> passieren. </w:t>
      </w:r>
      <w:r>
        <w:t>Das bedeutet,</w:t>
      </w:r>
      <w:r w:rsidRPr="00AC1AF9">
        <w:t xml:space="preserve"> da</w:t>
      </w:r>
      <w:r>
        <w:t>ss der Sender/Rec</w:t>
      </w:r>
      <w:r w:rsidRPr="00AC1AF9">
        <w:t>e</w:t>
      </w:r>
      <w:r>
        <w:t>i</w:t>
      </w:r>
      <w:r w:rsidRPr="00AC1AF9">
        <w:t>ver</w:t>
      </w:r>
      <w:r>
        <w:t xml:space="preserve"> -</w:t>
      </w:r>
      <w:r w:rsidRPr="00AC1AF9">
        <w:t xml:space="preserve"> solange er nicht von außen auf </w:t>
      </w:r>
      <w:r>
        <w:t>i</w:t>
      </w:r>
      <w:r w:rsidRPr="00AC1AF9">
        <w:t xml:space="preserve">naktiv gestellt wird </w:t>
      </w:r>
      <w:r>
        <w:t>- einfach weiter sendet bzw. probiert zu e</w:t>
      </w:r>
      <w:r w:rsidRPr="00AC1AF9">
        <w:t>mpfangen und dies lediglich loggt.</w:t>
      </w:r>
    </w:p>
    <w:p w:rsidR="00327036" w:rsidRDefault="00327036" w:rsidP="00A61EC6"/>
    <w:p w:rsidR="00327036" w:rsidRDefault="00327036" w:rsidP="00327036">
      <w:pPr>
        <w:pStyle w:val="berschrift2"/>
        <w:numPr>
          <w:ilvl w:val="1"/>
          <w:numId w:val="3"/>
        </w:numPr>
      </w:pPr>
      <w:r>
        <w:t xml:space="preserve"> Gewolltes Verhalten</w:t>
      </w:r>
    </w:p>
    <w:p w:rsidR="00327036" w:rsidRDefault="00327036" w:rsidP="00327036"/>
    <w:p w:rsidR="00327036" w:rsidRPr="00327036" w:rsidRDefault="00327036" w:rsidP="00327036">
      <w:r w:rsidRPr="00327036">
        <w:lastRenderedPageBreak/>
        <w:t>Im MCastor2.0 soll das bisherige Verhalten im Fehle</w:t>
      </w:r>
      <w:r>
        <w:t>r</w:t>
      </w:r>
      <w:r w:rsidRPr="00327036">
        <w:t>fall verbessert werden. Wenn ein Verbindungsproblem besteht</w:t>
      </w:r>
      <w:r>
        <w:t>,</w:t>
      </w:r>
      <w:r w:rsidRPr="00327036">
        <w:t xml:space="preserve"> soll das ein Mal geloggt werden. Anschließend soll nicht weiter normal gesendet werden, sondern probiert werden</w:t>
      </w:r>
      <w:r>
        <w:t>,</w:t>
      </w:r>
      <w:r w:rsidRPr="00327036">
        <w:t xml:space="preserve"> die Verbindung wieder aufzubauen. Dies soll für ca. </w:t>
      </w:r>
      <w:r>
        <w:t>10-15 Sekunden geschehen. Dieses</w:t>
      </w:r>
      <w:r w:rsidRPr="00327036">
        <w:t xml:space="preserve"> Zeitintervall ist wegen des MMRP Protokoll gewählt, da nach 10-15 Sekunden der Garbage Collector aktiv wird und “aufräumt”</w:t>
      </w:r>
      <w:r>
        <w:t xml:space="preserve"> </w:t>
      </w:r>
      <w:r w:rsidRPr="00327036">
        <w:t>(</w:t>
      </w:r>
      <w:r w:rsidR="00291838">
        <w:t xml:space="preserve">, </w:t>
      </w:r>
      <w:r w:rsidRPr="00327036">
        <w:t>fall</w:t>
      </w:r>
      <w:r>
        <w:t>s Sender/Rec</w:t>
      </w:r>
      <w:r w:rsidRPr="00327036">
        <w:t>e</w:t>
      </w:r>
      <w:r>
        <w:t>i</w:t>
      </w:r>
      <w:r w:rsidRPr="00327036">
        <w:t>ver nicht mehr antwortet</w:t>
      </w:r>
      <w:r>
        <w:t>)</w:t>
      </w:r>
      <w:r w:rsidRPr="00327036">
        <w:t>. Wenn in dieser Zeit die Verbindung nicht hergestellt werden kon</w:t>
      </w:r>
      <w:r w:rsidR="00F1417B">
        <w:t>nte, soll der Benutzer darüber i</w:t>
      </w:r>
      <w:r w:rsidRPr="00327036">
        <w:t>nformiert werden und über einen Dialog entscheiden</w:t>
      </w:r>
      <w:r w:rsidR="00F1417B">
        <w:t>, ob er weiter probieren möchte,</w:t>
      </w:r>
      <w:r w:rsidRPr="00327036">
        <w:t xml:space="preserve"> die Verbindung aufrechtzuerhalten oder den Sender/Rece</w:t>
      </w:r>
      <w:r w:rsidR="00F1417B">
        <w:t>i</w:t>
      </w:r>
      <w:r w:rsidRPr="00327036">
        <w:t>ver deaktivieren will.</w:t>
      </w:r>
    </w:p>
    <w:p w:rsidR="001B78D1" w:rsidRDefault="001B78D1" w:rsidP="00A61EC6"/>
    <w:p w:rsidR="003358B5" w:rsidRDefault="003358B5" w:rsidP="00A61EC6"/>
    <w:p w:rsidR="003358B5" w:rsidRDefault="003358B5" w:rsidP="00A61EC6"/>
    <w:p w:rsidR="003358B5" w:rsidRDefault="003358B5" w:rsidP="00A61EC6"/>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default" r:id="rId33"/>
          <w:footerReference w:type="default" r:id="rId34"/>
          <w:footerReference w:type="first" r:id="rId35"/>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351" w:name="_Toc308214011"/>
      <w:r w:rsidRPr="00105B6E">
        <w:lastRenderedPageBreak/>
        <w:t>Dokumentversionen</w:t>
      </w:r>
      <w:bookmarkEnd w:id="351"/>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r>
              <w:rPr>
                <w:sz w:val="28"/>
                <w:szCs w:val="28"/>
              </w:rPr>
              <w:t>Versionsnr</w:t>
            </w:r>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r>
              <w:rPr>
                <w:sz w:val="28"/>
                <w:szCs w:val="28"/>
              </w:rPr>
              <w:t>Stuckert/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r>
              <w:rPr>
                <w:sz w:val="28"/>
                <w:szCs w:val="28"/>
              </w:rPr>
              <w:t>Koralewski</w:t>
            </w:r>
          </w:p>
        </w:tc>
        <w:tc>
          <w:tcPr>
            <w:tcW w:w="4216" w:type="dxa"/>
          </w:tcPr>
          <w:p w:rsidR="00692AB0" w:rsidRDefault="00692AB0" w:rsidP="00A12184">
            <w:pPr>
              <w:pStyle w:val="KeinLeerraum"/>
              <w:cnfStyle w:val="000000100000"/>
              <w:rPr>
                <w:sz w:val="28"/>
                <w:szCs w:val="28"/>
              </w:rPr>
            </w:pPr>
            <w:r>
              <w:rPr>
                <w:sz w:val="28"/>
                <w:szCs w:val="28"/>
              </w:rPr>
              <w:t>Inhaltliche Ausarbeitung „</w:t>
            </w:r>
            <w:r w:rsidR="00A12184">
              <w:rPr>
                <w:sz w:val="28"/>
                <w:szCs w:val="28"/>
              </w:rPr>
              <w:t>MMRP</w:t>
            </w:r>
            <w:r>
              <w:rPr>
                <w:sz w:val="28"/>
                <w:szCs w:val="28"/>
              </w:rPr>
              <w:t>“</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A12184" w:rsidP="005552B4">
            <w:pPr>
              <w:pStyle w:val="KeinLeerraum"/>
              <w:cnfStyle w:val="000000000000"/>
              <w:rPr>
                <w:sz w:val="28"/>
                <w:szCs w:val="28"/>
              </w:rPr>
            </w:pPr>
            <w:r>
              <w:rPr>
                <w:sz w:val="28"/>
                <w:szCs w:val="28"/>
              </w:rPr>
              <w:t>31</w:t>
            </w:r>
            <w:r w:rsidR="009E1E8C">
              <w:rPr>
                <w:sz w:val="28"/>
                <w:szCs w:val="28"/>
              </w:rPr>
              <w:t>.10</w:t>
            </w:r>
            <w:r w:rsidR="00692AB0">
              <w:rPr>
                <w:sz w:val="28"/>
                <w:szCs w:val="28"/>
              </w:rPr>
              <w:t>.2011</w:t>
            </w:r>
          </w:p>
        </w:tc>
        <w:tc>
          <w:tcPr>
            <w:tcW w:w="1701" w:type="dxa"/>
          </w:tcPr>
          <w:p w:rsidR="00692AB0" w:rsidRDefault="00A12184" w:rsidP="005552B4">
            <w:pPr>
              <w:pStyle w:val="KeinLeerraum"/>
              <w:cnfStyle w:val="000000000000"/>
              <w:rPr>
                <w:sz w:val="28"/>
                <w:szCs w:val="28"/>
              </w:rPr>
            </w:pPr>
            <w:r>
              <w:rPr>
                <w:sz w:val="28"/>
                <w:szCs w:val="28"/>
              </w:rPr>
              <w:t>Fäßler</w:t>
            </w:r>
          </w:p>
        </w:tc>
        <w:tc>
          <w:tcPr>
            <w:tcW w:w="4216" w:type="dxa"/>
          </w:tcPr>
          <w:p w:rsidR="00692AB0" w:rsidRDefault="00692AB0" w:rsidP="005F23B5">
            <w:pPr>
              <w:pStyle w:val="KeinLeerraum"/>
              <w:cnfStyle w:val="000000000000"/>
              <w:rPr>
                <w:sz w:val="28"/>
                <w:szCs w:val="28"/>
              </w:rPr>
            </w:pPr>
            <w:r>
              <w:rPr>
                <w:sz w:val="28"/>
                <w:szCs w:val="28"/>
              </w:rPr>
              <w:t>Inhaltliche Ausarbeitung</w:t>
            </w:r>
            <w:r w:rsidR="005F23B5">
              <w:rPr>
                <w:sz w:val="28"/>
                <w:szCs w:val="28"/>
              </w:rPr>
              <w:t xml:space="preserve"> </w:t>
            </w:r>
            <w:r>
              <w:rPr>
                <w:sz w:val="28"/>
                <w:szCs w:val="28"/>
              </w:rPr>
              <w:t>„</w:t>
            </w:r>
            <w:r w:rsidR="00A12184">
              <w:rPr>
                <w:sz w:val="28"/>
                <w:szCs w:val="28"/>
              </w:rPr>
              <w:t>STAF/STAX</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A12184" w:rsidP="005552B4">
            <w:pPr>
              <w:pStyle w:val="KeinLeerraum"/>
              <w:cnfStyle w:val="000000100000"/>
              <w:rPr>
                <w:sz w:val="28"/>
                <w:szCs w:val="28"/>
              </w:rPr>
            </w:pPr>
            <w:r>
              <w:rPr>
                <w:sz w:val="28"/>
                <w:szCs w:val="28"/>
              </w:rPr>
              <w:t>Hauschild</w:t>
            </w:r>
          </w:p>
        </w:tc>
        <w:tc>
          <w:tcPr>
            <w:tcW w:w="4216" w:type="dxa"/>
          </w:tcPr>
          <w:p w:rsidR="00692AB0" w:rsidRDefault="00692AB0" w:rsidP="005F23B5">
            <w:pPr>
              <w:pStyle w:val="KeinLeerraum"/>
              <w:cnfStyle w:val="000000100000"/>
              <w:rPr>
                <w:sz w:val="28"/>
                <w:szCs w:val="28"/>
              </w:rPr>
            </w:pPr>
            <w:r>
              <w:rPr>
                <w:sz w:val="28"/>
                <w:szCs w:val="28"/>
              </w:rPr>
              <w:t>Inhaltliche Ausarbeitung</w:t>
            </w:r>
            <w:r w:rsidR="005F23B5">
              <w:rPr>
                <w:sz w:val="28"/>
                <w:szCs w:val="28"/>
              </w:rPr>
              <w:t xml:space="preserve"> </w:t>
            </w:r>
            <w:r>
              <w:rPr>
                <w:sz w:val="28"/>
                <w:szCs w:val="28"/>
              </w:rPr>
              <w:t>„</w:t>
            </w:r>
            <w:r w:rsidR="00A12184">
              <w:rPr>
                <w:sz w:val="28"/>
                <w:szCs w:val="28"/>
              </w:rPr>
              <w:t>Einführung</w:t>
            </w:r>
            <w:r>
              <w:rPr>
                <w:sz w:val="28"/>
                <w:szCs w:val="28"/>
              </w:rPr>
              <w:t>“</w:t>
            </w:r>
            <w:r w:rsidR="00882DF2">
              <w:rPr>
                <w:sz w:val="28"/>
                <w:szCs w:val="28"/>
              </w:rPr>
              <w:t xml:space="preserve"> sowie „Konfiguration</w:t>
            </w:r>
          </w:p>
        </w:tc>
      </w:tr>
      <w:tr w:rsidR="001D2F36" w:rsidTr="00692AB0">
        <w:tc>
          <w:tcPr>
            <w:cnfStyle w:val="001000000000"/>
            <w:tcW w:w="1526" w:type="dxa"/>
          </w:tcPr>
          <w:p w:rsidR="001D2F36" w:rsidRDefault="001D2F36" w:rsidP="005552B4">
            <w:pPr>
              <w:pStyle w:val="KeinLeerraum"/>
              <w:rPr>
                <w:sz w:val="28"/>
                <w:szCs w:val="28"/>
              </w:rPr>
            </w:pPr>
            <w:r>
              <w:rPr>
                <w:sz w:val="28"/>
                <w:szCs w:val="28"/>
              </w:rPr>
              <w:t>V 0.6</w:t>
            </w:r>
          </w:p>
        </w:tc>
        <w:tc>
          <w:tcPr>
            <w:tcW w:w="1843" w:type="dxa"/>
          </w:tcPr>
          <w:p w:rsidR="001D2F36" w:rsidRDefault="001D2F36" w:rsidP="009E1E8C">
            <w:pPr>
              <w:pStyle w:val="KeinLeerraum"/>
              <w:cnfStyle w:val="000000000000"/>
              <w:rPr>
                <w:sz w:val="28"/>
                <w:szCs w:val="28"/>
              </w:rPr>
            </w:pPr>
            <w:r>
              <w:rPr>
                <w:sz w:val="28"/>
                <w:szCs w:val="28"/>
              </w:rPr>
              <w:t>01.11.2011</w:t>
            </w:r>
          </w:p>
        </w:tc>
        <w:tc>
          <w:tcPr>
            <w:tcW w:w="1701" w:type="dxa"/>
          </w:tcPr>
          <w:p w:rsidR="001D2F36" w:rsidRDefault="001D2F36" w:rsidP="005552B4">
            <w:pPr>
              <w:pStyle w:val="KeinLeerraum"/>
              <w:cnfStyle w:val="000000000000"/>
              <w:rPr>
                <w:sz w:val="28"/>
                <w:szCs w:val="28"/>
              </w:rPr>
            </w:pPr>
            <w:r>
              <w:rPr>
                <w:sz w:val="28"/>
                <w:szCs w:val="28"/>
              </w:rPr>
              <w:t>Haase</w:t>
            </w:r>
          </w:p>
        </w:tc>
        <w:tc>
          <w:tcPr>
            <w:tcW w:w="4216" w:type="dxa"/>
          </w:tcPr>
          <w:p w:rsidR="001D2F36" w:rsidRDefault="005F23B5" w:rsidP="005552B4">
            <w:pPr>
              <w:pStyle w:val="KeinLeerraum"/>
              <w:cnfStyle w:val="000000000000"/>
              <w:rPr>
                <w:sz w:val="28"/>
                <w:szCs w:val="28"/>
              </w:rPr>
            </w:pPr>
            <w:r>
              <w:rPr>
                <w:sz w:val="28"/>
                <w:szCs w:val="28"/>
              </w:rPr>
              <w:t>Inhaltliche Ausarbeitung „Reaktion im Fehlerfall“</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100000"/>
              <w:rPr>
                <w:b/>
                <w:sz w:val="28"/>
                <w:szCs w:val="28"/>
              </w:rPr>
            </w:pPr>
          </w:p>
          <w:p w:rsidR="001752AF" w:rsidRPr="00692AB0" w:rsidRDefault="00A12184" w:rsidP="005552B4">
            <w:pPr>
              <w:pStyle w:val="KeinLeerraum"/>
              <w:cnfStyle w:val="000000100000"/>
              <w:rPr>
                <w:b/>
                <w:sz w:val="28"/>
                <w:szCs w:val="28"/>
              </w:rPr>
            </w:pPr>
            <w:r>
              <w:rPr>
                <w:b/>
                <w:sz w:val="28"/>
                <w:szCs w:val="28"/>
              </w:rPr>
              <w:t>02</w:t>
            </w:r>
            <w:r w:rsidR="009E1E8C">
              <w:rPr>
                <w:b/>
                <w:sz w:val="28"/>
                <w:szCs w:val="28"/>
              </w:rPr>
              <w:t>.11</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5552B4">
            <w:pPr>
              <w:pStyle w:val="KeinLeerraum"/>
              <w:rPr>
                <w:sz w:val="28"/>
                <w:szCs w:val="28"/>
              </w:rPr>
            </w:pPr>
            <w:r>
              <w:rPr>
                <w:sz w:val="28"/>
                <w:szCs w:val="28"/>
              </w:rPr>
              <w:t xml:space="preserve">V 1.0 </w:t>
            </w:r>
            <w:r w:rsidRPr="00692AB0">
              <w:rPr>
                <w:sz w:val="20"/>
                <w:szCs w:val="20"/>
              </w:rPr>
              <w:t>(beta</w:t>
            </w:r>
            <w:r>
              <w:rPr>
                <w:sz w:val="20"/>
                <w:szCs w:val="20"/>
              </w:rPr>
              <w:t xml:space="preserve"> 2</w:t>
            </w:r>
            <w:r w:rsidRPr="00692AB0">
              <w:rPr>
                <w:sz w:val="20"/>
                <w:szCs w:val="20"/>
              </w:rPr>
              <w:t>)</w:t>
            </w:r>
          </w:p>
        </w:tc>
        <w:tc>
          <w:tcPr>
            <w:tcW w:w="1843" w:type="dxa"/>
          </w:tcPr>
          <w:p w:rsidR="001752AF" w:rsidRDefault="00A470FB" w:rsidP="00692AB0">
            <w:pPr>
              <w:pStyle w:val="KeinLeerraum"/>
              <w:cnfStyle w:val="000000000000"/>
              <w:rPr>
                <w:sz w:val="28"/>
                <w:szCs w:val="28"/>
              </w:rPr>
            </w:pPr>
            <w:r>
              <w:rPr>
                <w:sz w:val="28"/>
                <w:szCs w:val="28"/>
              </w:rPr>
              <w:t>04.11.2011</w:t>
            </w:r>
          </w:p>
        </w:tc>
        <w:tc>
          <w:tcPr>
            <w:tcW w:w="1701" w:type="dxa"/>
          </w:tcPr>
          <w:p w:rsidR="001752AF" w:rsidRDefault="00A470FB" w:rsidP="005552B4">
            <w:pPr>
              <w:pStyle w:val="KeinLeerraum"/>
              <w:cnfStyle w:val="000000000000"/>
              <w:rPr>
                <w:sz w:val="28"/>
                <w:szCs w:val="28"/>
              </w:rPr>
            </w:pPr>
            <w:r>
              <w:rPr>
                <w:sz w:val="28"/>
                <w:szCs w:val="28"/>
              </w:rPr>
              <w:t>Hauschild</w:t>
            </w:r>
          </w:p>
        </w:tc>
        <w:tc>
          <w:tcPr>
            <w:tcW w:w="4216" w:type="dxa"/>
          </w:tcPr>
          <w:p w:rsidR="001752AF" w:rsidRDefault="000A4137" w:rsidP="00692AB0">
            <w:pPr>
              <w:pStyle w:val="KeinLeerraum"/>
              <w:cnfStyle w:val="000000000000"/>
              <w:rPr>
                <w:sz w:val="28"/>
                <w:szCs w:val="28"/>
              </w:rPr>
            </w:pPr>
            <w:r>
              <w:rPr>
                <w:sz w:val="28"/>
                <w:szCs w:val="28"/>
              </w:rPr>
              <w:t>Anpassungen von Formulierungen &amp;</w:t>
            </w:r>
            <w:r w:rsidR="00A470FB">
              <w:rPr>
                <w:sz w:val="28"/>
                <w:szCs w:val="28"/>
              </w:rPr>
              <w:t xml:space="preserve"> Formatierungen nach Gruppengespräch</w:t>
            </w:r>
            <w:r>
              <w:rPr>
                <w:sz w:val="28"/>
                <w:szCs w:val="28"/>
              </w:rPr>
              <w:t xml:space="preserve"> sowie Hinzufügen der Actions der state machines von Koralewski</w:t>
            </w:r>
          </w:p>
        </w:tc>
      </w:tr>
      <w:tr w:rsidR="00BD4EFB" w:rsidTr="00692AB0">
        <w:trPr>
          <w:cnfStyle w:val="000000100000"/>
        </w:trPr>
        <w:tc>
          <w:tcPr>
            <w:cnfStyle w:val="001000000000"/>
            <w:tcW w:w="1526" w:type="dxa"/>
          </w:tcPr>
          <w:p w:rsidR="00BD4EFB" w:rsidRDefault="00BD4EFB" w:rsidP="002B1A6E">
            <w:pPr>
              <w:pStyle w:val="KeinLeerraum"/>
              <w:rPr>
                <w:sz w:val="28"/>
                <w:szCs w:val="28"/>
              </w:rPr>
            </w:pPr>
            <w:r>
              <w:rPr>
                <w:sz w:val="28"/>
                <w:szCs w:val="28"/>
              </w:rPr>
              <w:t>V 1.0</w:t>
            </w:r>
            <w:r w:rsidR="0073743A">
              <w:rPr>
                <w:sz w:val="28"/>
                <w:szCs w:val="28"/>
              </w:rPr>
              <w:t xml:space="preserve"> </w:t>
            </w:r>
            <w:r w:rsidR="0073743A">
              <w:rPr>
                <w:sz w:val="20"/>
                <w:szCs w:val="20"/>
              </w:rPr>
              <w:t>(</w:t>
            </w:r>
            <w:del w:id="352" w:author="Jonas" w:date="2011-11-07T00:16:00Z">
              <w:r w:rsidR="0073743A" w:rsidDel="002B1A6E">
                <w:rPr>
                  <w:sz w:val="20"/>
                  <w:szCs w:val="20"/>
                </w:rPr>
                <w:delText>final</w:delText>
              </w:r>
            </w:del>
            <w:ins w:id="353" w:author="Jonas" w:date="2011-11-07T00:16:00Z">
              <w:r w:rsidR="002B1A6E">
                <w:rPr>
                  <w:sz w:val="20"/>
                  <w:szCs w:val="20"/>
                </w:rPr>
                <w:t>beta 3</w:t>
              </w:r>
            </w:ins>
            <w:r w:rsidR="0073743A" w:rsidRPr="00692AB0">
              <w:rPr>
                <w:sz w:val="20"/>
                <w:szCs w:val="20"/>
              </w:rPr>
              <w:t>)</w:t>
            </w:r>
          </w:p>
        </w:tc>
        <w:tc>
          <w:tcPr>
            <w:tcW w:w="1843" w:type="dxa"/>
          </w:tcPr>
          <w:p w:rsidR="00BD4EFB" w:rsidRDefault="002B1A6E" w:rsidP="00692AB0">
            <w:pPr>
              <w:pStyle w:val="KeinLeerraum"/>
              <w:cnfStyle w:val="000000100000"/>
              <w:rPr>
                <w:sz w:val="28"/>
                <w:szCs w:val="28"/>
              </w:rPr>
            </w:pPr>
            <w:ins w:id="354" w:author="Jonas" w:date="2011-11-07T00:16:00Z">
              <w:r>
                <w:rPr>
                  <w:sz w:val="28"/>
                  <w:szCs w:val="28"/>
                </w:rPr>
                <w:t>07.11.2011</w:t>
              </w:r>
            </w:ins>
          </w:p>
        </w:tc>
        <w:tc>
          <w:tcPr>
            <w:tcW w:w="1701" w:type="dxa"/>
          </w:tcPr>
          <w:p w:rsidR="00BD4EFB" w:rsidRDefault="002B1A6E" w:rsidP="005552B4">
            <w:pPr>
              <w:pStyle w:val="KeinLeerraum"/>
              <w:cnfStyle w:val="000000100000"/>
              <w:rPr>
                <w:sz w:val="28"/>
                <w:szCs w:val="28"/>
              </w:rPr>
            </w:pPr>
            <w:ins w:id="355" w:author="Jonas" w:date="2011-11-07T00:16:00Z">
              <w:r>
                <w:rPr>
                  <w:sz w:val="28"/>
                  <w:szCs w:val="28"/>
                </w:rPr>
                <w:t>Traub</w:t>
              </w:r>
            </w:ins>
          </w:p>
        </w:tc>
        <w:tc>
          <w:tcPr>
            <w:tcW w:w="4216" w:type="dxa"/>
          </w:tcPr>
          <w:p w:rsidR="00BD4EFB" w:rsidRDefault="002B1A6E" w:rsidP="00692AB0">
            <w:pPr>
              <w:pStyle w:val="KeinLeerraum"/>
              <w:cnfStyle w:val="000000100000"/>
              <w:rPr>
                <w:sz w:val="28"/>
                <w:szCs w:val="28"/>
              </w:rPr>
            </w:pPr>
            <w:ins w:id="356" w:author="Jonas" w:date="2011-11-07T00:16:00Z">
              <w:r>
                <w:rPr>
                  <w:sz w:val="28"/>
                  <w:szCs w:val="28"/>
                </w:rPr>
                <w:t>Verschiedenste Änderungen</w:t>
              </w:r>
            </w:ins>
          </w:p>
        </w:tc>
      </w:tr>
    </w:tbl>
    <w:p w:rsidR="001752AF" w:rsidRPr="00105B6E" w:rsidRDefault="001752AF" w:rsidP="00CD295D">
      <w:pPr>
        <w:pStyle w:val="KeinLeerraum"/>
        <w:rPr>
          <w:sz w:val="28"/>
          <w:szCs w:val="28"/>
        </w:rPr>
      </w:pPr>
    </w:p>
    <w:sectPr w:rsidR="001752AF" w:rsidRPr="00105B6E" w:rsidSect="007B04B2">
      <w:footerReference w:type="default" r:id="rId36"/>
      <w:type w:val="continuous"/>
      <w:pgSz w:w="11906" w:h="16838"/>
      <w:pgMar w:top="1673" w:right="1418" w:bottom="1134" w:left="1418" w:header="709" w:footer="494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7" w:author="Jonas" w:date="2011-11-07T00:18:00Z" w:initials="J">
    <w:p w:rsidR="00420B4F" w:rsidRDefault="00420B4F">
      <w:pPr>
        <w:pStyle w:val="Kommentartext"/>
      </w:pPr>
      <w:r>
        <w:rPr>
          <w:rStyle w:val="Kommentarzeichen"/>
        </w:rPr>
        <w:annotationRef/>
      </w:r>
      <w:r>
        <w:t>Findest du auch das die Quellenangabe so ausreichend ist?</w:t>
      </w:r>
    </w:p>
  </w:comment>
  <w:comment w:id="93" w:author="Jonas" w:date="2011-11-07T00:18:00Z" w:initials="J">
    <w:p w:rsidR="00420B4F" w:rsidRDefault="00420B4F">
      <w:pPr>
        <w:pStyle w:val="Kommentartext"/>
      </w:pPr>
      <w:r>
        <w:rPr>
          <w:rStyle w:val="Kommentarzeichen"/>
        </w:rPr>
        <w:annotationRef/>
      </w:r>
      <w:r>
        <w:t>Sollte das eine Fußnote sein? Wenn ja, dann einfach als zusätzliche Fußnote einfügen. Das wird, wie ich gerade gegoogellt, so gemacht. Unten im Dokument steht der Verweis dann doppelt…</w:t>
      </w:r>
    </w:p>
  </w:comment>
  <w:comment w:id="119" w:author="Jonas" w:date="2011-11-07T00:18:00Z" w:initials="J">
    <w:p w:rsidR="00420B4F" w:rsidRDefault="00420B4F">
      <w:pPr>
        <w:pStyle w:val="Kommentartext"/>
      </w:pPr>
      <w:r>
        <w:rPr>
          <w:rStyle w:val="Kommentarzeichen"/>
        </w:rPr>
        <w:annotationRef/>
      </w:r>
      <w:r>
        <w:t>TODO</w:t>
      </w:r>
    </w:p>
  </w:comment>
  <w:comment w:id="120" w:author="Jonas" w:date="2011-11-07T00:18:00Z" w:initials="J">
    <w:p w:rsidR="002B1A6E" w:rsidRDefault="002B1A6E">
      <w:pPr>
        <w:pStyle w:val="Kommentartext"/>
      </w:pPr>
      <w:r>
        <w:rPr>
          <w:rStyle w:val="Kommentarzeichen"/>
        </w:rPr>
        <w:annotationRef/>
      </w:r>
      <w:r>
        <w:t>Ich denke wir sollte hier auf jeden Fall noch eine umfangreiche Beschreibung der Architektur zusätzlich zur Grafik einfügen. Am besten Aufgaben verteilen.</w:t>
      </w:r>
    </w:p>
  </w:comment>
  <w:comment w:id="128" w:author="Jonas" w:date="2011-11-07T00:18:00Z" w:initials="J">
    <w:p w:rsidR="00F15363" w:rsidRDefault="00F15363">
      <w:pPr>
        <w:pStyle w:val="Kommentartext"/>
      </w:pPr>
      <w:r>
        <w:rPr>
          <w:rStyle w:val="Kommentarzeichen"/>
        </w:rPr>
        <w:annotationRef/>
      </w:r>
      <w:r>
        <w:t>Screenshot ersetzten Hier sind die falschen Tabs drin.</w:t>
      </w:r>
    </w:p>
  </w:comment>
  <w:comment w:id="133" w:author="MPH" w:date="2011-11-07T00:18:00Z" w:initials="M">
    <w:p w:rsidR="00420B4F" w:rsidRDefault="00420B4F">
      <w:pPr>
        <w:pStyle w:val="Kommentartext"/>
      </w:pPr>
      <w:r>
        <w:rPr>
          <w:rStyle w:val="Kommentarzeichen"/>
        </w:rPr>
        <w:annotationRef/>
      </w:r>
      <w:r>
        <w:t>Quelle fehlt</w:t>
      </w:r>
    </w:p>
  </w:comment>
  <w:comment w:id="136" w:author="MPH" w:date="2011-11-07T00:18:00Z" w:initials="M">
    <w:p w:rsidR="00420B4F" w:rsidRDefault="00420B4F">
      <w:pPr>
        <w:pStyle w:val="Kommentartext"/>
      </w:pPr>
      <w:r>
        <w:rPr>
          <w:rStyle w:val="Kommentarzeichen"/>
        </w:rPr>
        <w:annotationRef/>
      </w:r>
      <w:r>
        <w:t>Quelle fehlt</w:t>
      </w:r>
    </w:p>
  </w:comment>
  <w:comment w:id="138" w:author="Jonas" w:date="2011-11-07T00:18:00Z" w:initials="J">
    <w:p w:rsidR="00F15363" w:rsidRDefault="00F15363">
      <w:pPr>
        <w:pStyle w:val="Kommentartext"/>
      </w:pPr>
      <w:r>
        <w:rPr>
          <w:rStyle w:val="Kommentarzeichen"/>
        </w:rPr>
        <w:annotationRef/>
      </w:r>
      <w:r>
        <w:t>Das ist nicht die akutelle Tableiste oder? Da dürften doch nur 4 Tabs sein.</w:t>
      </w:r>
    </w:p>
  </w:comment>
  <w:comment w:id="157" w:author="Jonas" w:date="2011-11-07T00:18:00Z" w:initials="J">
    <w:p w:rsidR="00F15363" w:rsidRDefault="00F15363">
      <w:pPr>
        <w:pStyle w:val="Kommentartext"/>
      </w:pPr>
      <w:r>
        <w:rPr>
          <w:rStyle w:val="Kommentarzeichen"/>
        </w:rPr>
        <w:annotationRef/>
      </w:r>
      <w:r>
        <w:t>Eventuell überarbeiten. Pfeile sehen etwas seltsam aus.</w:t>
      </w:r>
    </w:p>
  </w:comment>
  <w:comment w:id="161" w:author="MPH" w:date="2011-11-07T00:18:00Z" w:initials="M">
    <w:p w:rsidR="00420B4F" w:rsidRDefault="00420B4F">
      <w:pPr>
        <w:pStyle w:val="Kommentartext"/>
      </w:pPr>
      <w:r>
        <w:rPr>
          <w:rStyle w:val="Kommentarzeichen"/>
        </w:rPr>
        <w:annotationRef/>
      </w:r>
      <w:r>
        <w:t>Quelle fehlt</w:t>
      </w:r>
    </w:p>
  </w:comment>
  <w:comment w:id="169" w:author="Jonas" w:date="2011-11-07T00:18:00Z" w:initials="J">
    <w:p w:rsidR="00DE33E5" w:rsidRDefault="00DE33E5">
      <w:pPr>
        <w:pStyle w:val="Kommentartext"/>
      </w:pPr>
      <w:r>
        <w:rPr>
          <w:rStyle w:val="Kommentarzeichen"/>
        </w:rPr>
        <w:annotationRef/>
      </w:r>
      <w:r>
        <w:t>Da bin ich eigentlich dagegen. Sollen wir das wirklich drinnen lassen?</w:t>
      </w:r>
    </w:p>
  </w:comment>
  <w:comment w:id="177" w:author="MPH" w:date="2011-11-07T00:18:00Z" w:initials="M">
    <w:p w:rsidR="00DE33E5" w:rsidRDefault="00420B4F">
      <w:pPr>
        <w:pStyle w:val="Kommentartext"/>
      </w:pPr>
      <w:r>
        <w:rPr>
          <w:rStyle w:val="Kommentarzeichen"/>
        </w:rPr>
        <w:annotationRef/>
      </w:r>
      <w:r>
        <w:t>Auch Quelle angeben?</w:t>
      </w:r>
    </w:p>
  </w:comment>
  <w:comment w:id="178" w:author="Jonas" w:date="2011-11-07T00:18:00Z" w:initials="J">
    <w:p w:rsidR="00DE33E5" w:rsidRDefault="00DE33E5">
      <w:pPr>
        <w:pStyle w:val="Kommentartext"/>
      </w:pPr>
      <w:r>
        <w:rPr>
          <w:rStyle w:val="Kommentarzeichen"/>
        </w:rPr>
        <w:annotationRef/>
      </w:r>
      <w:r>
        <w:t>Ist das nicht von uns???</w:t>
      </w:r>
    </w:p>
  </w:comment>
  <w:comment w:id="180" w:author="MPH" w:date="2011-11-07T00:18:00Z" w:initials="M">
    <w:p w:rsidR="00420B4F" w:rsidRDefault="00420B4F">
      <w:pPr>
        <w:pStyle w:val="Kommentartext"/>
      </w:pPr>
      <w:r>
        <w:rPr>
          <w:rStyle w:val="Kommentarzeichen"/>
        </w:rPr>
        <w:annotationRef/>
      </w:r>
      <w:r>
        <w:t>auch Quelle angeben?</w:t>
      </w:r>
    </w:p>
  </w:comment>
  <w:comment w:id="185" w:author="Jonas" w:date="2011-11-07T00:18:00Z" w:initials="J">
    <w:p w:rsidR="00DE33E5" w:rsidRDefault="00DE33E5">
      <w:pPr>
        <w:pStyle w:val="Kommentartext"/>
      </w:pPr>
      <w:r>
        <w:rPr>
          <w:rStyle w:val="Kommentarzeichen"/>
        </w:rPr>
        <w:annotationRef/>
      </w:r>
      <w:r>
        <w:t>Nur eine einzige Stichprope…. Zumindest dieser Begriff fehlt im Glossar! Bitte noch Mal jeder seine Abschnitte prüfen!</w:t>
      </w:r>
    </w:p>
  </w:comment>
  <w:comment w:id="187" w:author="Jonas" w:date="2011-11-07T00:18:00Z" w:initials="J">
    <w:p w:rsidR="0011062E" w:rsidRDefault="0011062E">
      <w:pPr>
        <w:pStyle w:val="Kommentartext"/>
      </w:pPr>
      <w:r>
        <w:rPr>
          <w:rStyle w:val="Kommentarzeichen"/>
        </w:rPr>
        <w:annotationRef/>
      </w:r>
      <w:r>
        <w:t>TODO</w:t>
      </w:r>
    </w:p>
  </w:comment>
  <w:comment w:id="190" w:author="Jonas" w:date="2011-11-07T00:18:00Z" w:initials="J">
    <w:p w:rsidR="0011062E" w:rsidRDefault="0011062E">
      <w:pPr>
        <w:pStyle w:val="Kommentartext"/>
      </w:pPr>
      <w:r>
        <w:rPr>
          <w:rStyle w:val="Kommentarzeichen"/>
        </w:rPr>
        <w:annotationRef/>
      </w:r>
      <w:r>
        <w:t>Glossar!</w:t>
      </w:r>
    </w:p>
  </w:comment>
  <w:comment w:id="191" w:author="Jonas" w:date="2011-11-07T00:18:00Z" w:initials="J">
    <w:p w:rsidR="0011062E" w:rsidRDefault="0011062E">
      <w:pPr>
        <w:pStyle w:val="Kommentartext"/>
      </w:pPr>
      <w:r>
        <w:rPr>
          <w:rStyle w:val="Kommentarzeichen"/>
        </w:rPr>
        <w:annotationRef/>
      </w:r>
      <w:r>
        <w:t>Glossar!</w:t>
      </w:r>
    </w:p>
  </w:comment>
  <w:comment w:id="192" w:author="Jonas" w:date="2011-11-07T00:18:00Z" w:initials="J">
    <w:p w:rsidR="0011062E" w:rsidRDefault="0011062E">
      <w:pPr>
        <w:pStyle w:val="Kommentartext"/>
      </w:pPr>
      <w:r>
        <w:rPr>
          <w:rStyle w:val="Kommentarzeichen"/>
        </w:rPr>
        <w:annotationRef/>
      </w:r>
      <w:r>
        <w:t>Glossar!</w:t>
      </w:r>
    </w:p>
  </w:comment>
  <w:comment w:id="193" w:author="Jonas" w:date="2011-11-07T00:18:00Z" w:initials="J">
    <w:p w:rsidR="0011062E" w:rsidRDefault="0011062E">
      <w:pPr>
        <w:pStyle w:val="Kommentartext"/>
      </w:pPr>
      <w:r>
        <w:rPr>
          <w:rStyle w:val="Kommentarzeichen"/>
        </w:rPr>
        <w:annotationRef/>
      </w:r>
      <w:r>
        <w:t>Glossar!</w:t>
      </w:r>
    </w:p>
  </w:comment>
  <w:comment w:id="194" w:author="Jonas" w:date="2011-11-07T00:18:00Z" w:initials="J">
    <w:p w:rsidR="0011062E" w:rsidRDefault="0011062E">
      <w:pPr>
        <w:pStyle w:val="Kommentartext"/>
      </w:pPr>
      <w:r>
        <w:rPr>
          <w:rStyle w:val="Kommentarzeichen"/>
        </w:rPr>
        <w:annotationRef/>
      </w:r>
      <w:r>
        <w:t>Glossar</w:t>
      </w:r>
    </w:p>
  </w:comment>
  <w:comment w:id="201" w:author="Jonas" w:date="2011-11-07T00:18:00Z" w:initials="J">
    <w:p w:rsidR="0011062E" w:rsidRDefault="0011062E">
      <w:pPr>
        <w:pStyle w:val="Kommentartext"/>
      </w:pPr>
      <w:r>
        <w:rPr>
          <w:rStyle w:val="Kommentarzeichen"/>
        </w:rPr>
        <w:annotationRef/>
      </w:r>
      <w:r>
        <w:t>Wer? Was? Wann? Wo? Wenn es nur um die Event-Tabellen geht reicht eine Quellenangabe an der Überschrift „events“</w:t>
      </w:r>
    </w:p>
  </w:comment>
  <w:comment w:id="204" w:author="Jonas" w:date="2011-11-07T00:18:00Z" w:initials="J">
    <w:p w:rsidR="0011062E" w:rsidRDefault="0011062E">
      <w:pPr>
        <w:pStyle w:val="Kommentartext"/>
      </w:pPr>
      <w:r>
        <w:rPr>
          <w:rStyle w:val="Kommentarzeichen"/>
        </w:rPr>
        <w:annotationRef/>
      </w:r>
      <w:r>
        <w:t>Dann bis hier entsprechende Fußnoten an die Überschriften</w:t>
      </w:r>
    </w:p>
  </w:comment>
  <w:comment w:id="225" w:author="Jonas" w:date="2011-11-07T00:18:00Z" w:initials="J">
    <w:p w:rsidR="006844C3" w:rsidRDefault="006844C3">
      <w:pPr>
        <w:pStyle w:val="Kommentartext"/>
      </w:pPr>
      <w:r>
        <w:rPr>
          <w:rStyle w:val="Kommentarzeichen"/>
        </w:rPr>
        <w:annotationRef/>
      </w:r>
      <w:r>
        <w:t>Keine Ahnung warum er das jetzt blau anzeigt. Wenn mans druckt siehts gut aus...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6BC7" w:rsidRDefault="00156BC7" w:rsidP="000F2E3F">
      <w:pPr>
        <w:spacing w:after="0" w:line="240" w:lineRule="auto"/>
      </w:pPr>
      <w:r>
        <w:separator/>
      </w:r>
    </w:p>
  </w:endnote>
  <w:endnote w:type="continuationSeparator" w:id="0">
    <w:p w:rsidR="00156BC7" w:rsidRDefault="00156BC7"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0B4F" w:rsidRDefault="00420B4F">
    <w:pPr>
      <w:pStyle w:val="Fuzeile"/>
    </w:pPr>
    <w:r>
      <w:rPr>
        <w:noProof/>
      </w:rPr>
      <w:pict>
        <v:shapetype id="_x0000_t202" coordsize="21600,21600" o:spt="202" path="m,l,21600r21600,l21600,xe">
          <v:stroke joinstyle="miter"/>
          <v:path gradientshapeok="t" o:connecttype="rect"/>
        </v:shapetype>
        <v:shape id="_x0000_s2169" type="#_x0000_t202" style="position:absolute;left:0;text-align:left;margin-left:406.15pt;margin-top:10.05pt;width:50.25pt;height:26.75pt;z-index:251658240;mso-width-relative:margin;mso-height-relative:margin" filled="f" stroked="f">
          <v:textbox style="mso-next-textbox:#_x0000_s2169">
            <w:txbxContent>
              <w:p w:rsidR="00420B4F" w:rsidRDefault="00420B4F" w:rsidP="00DE4429">
                <w:pPr>
                  <w:jc w:val="right"/>
                </w:pPr>
                <w:fldSimple w:instr=" PAGE    \* MERGEFORMAT ">
                  <w:r w:rsidR="002B1A6E">
                    <w:rPr>
                      <w:noProof/>
                    </w:rPr>
                    <w:t>41</w:t>
                  </w:r>
                </w:fldSimple>
                <w:r>
                  <w:t xml:space="preserve"> / </w:t>
                </w:r>
                <w:fldSimple w:instr=" NUMPAGES   \* MERGEFORMAT ">
                  <w:ins w:id="345" w:author="Jonas" w:date="2011-11-07T00:18:00Z">
                    <w:r w:rsidR="002B1A6E">
                      <w:rPr>
                        <w:noProof/>
                      </w:rPr>
                      <w:t>42</w:t>
                    </w:r>
                  </w:ins>
                  <w:del w:id="346" w:author="Jonas" w:date="2011-11-06T23:25:00Z">
                    <w:r w:rsidDel="00420B4F">
                      <w:rPr>
                        <w:noProof/>
                      </w:rPr>
                      <w:delText>41</w:delText>
                    </w:r>
                  </w:del>
                </w:fldSimple>
              </w:p>
            </w:txbxContent>
          </v:textbox>
        </v:shape>
      </w:pict>
    </w:r>
    <w:r>
      <w:rPr>
        <w:noProof/>
      </w:rPr>
      <w:pict>
        <v:shape id="_x0000_s2168" type="#_x0000_t202" style="position:absolute;left:0;text-align:left;margin-left:-8.6pt;margin-top:10.05pt;width:273pt;height:24.8pt;z-index:251657216;mso-width-relative:margin;mso-height-relative:margin" filled="f" stroked="f">
          <v:textbox style="mso-next-textbox:#_x0000_s2168">
            <w:txbxContent>
              <w:p w:rsidR="00420B4F" w:rsidRPr="005650BB" w:rsidRDefault="00420B4F" w:rsidP="00DE4429">
                <w:pPr>
                  <w:rPr>
                    <w:sz w:val="18"/>
                    <w:szCs w:val="18"/>
                  </w:rPr>
                </w:pPr>
                <w:r w:rsidRPr="005650BB">
                  <w:rPr>
                    <w:sz w:val="18"/>
                    <w:szCs w:val="18"/>
                  </w:rPr>
                  <w:t>© Fäßler, Haase, Hauschild, Koralewski, Traub, Westphal</w:t>
                </w:r>
              </w:p>
            </w:txbxContent>
          </v:textbox>
        </v:shape>
      </w:pict>
    </w:r>
    <w:r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left:0;text-align:left;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0B4F" w:rsidRDefault="00420B4F" w:rsidP="00941186">
    <w:r>
      <w:rPr>
        <w:noProof/>
      </w:rPr>
      <w:pict>
        <v:shapetype id="_x0000_t32" coordsize="21600,21600" o:spt="32" o:oned="t" path="m,l21600,21600e" filled="f">
          <v:path arrowok="t" fillok="f" o:connecttype="none"/>
          <o:lock v:ext="edit" shapetype="t"/>
        </v:shapetype>
        <v:shape id="_x0000_s2170" type="#_x0000_t32" style="position:absolute;left:0;text-align:left;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left:0;text-align:left;margin-left:276.75pt;margin-top:3.55pt;width:181.45pt;height:21.9pt;z-index:251660288;mso-width-percent:400;mso-width-percent:400;mso-width-relative:margin;mso-height-relative:margin" filled="f" stroked="f">
          <v:textbox style="mso-next-textbox:#_x0000_s2171">
            <w:txbxContent>
              <w:p w:rsidR="00420B4F" w:rsidRDefault="00420B4F" w:rsidP="00941186">
                <w:pPr>
                  <w:jc w:val="right"/>
                </w:pPr>
                <w:fldSimple w:instr=" TIME \@ &quot;d. MMMM yyyy&quot; ">
                  <w:ins w:id="347" w:author="Jonas" w:date="2011-11-07T00:13:00Z">
                    <w:r w:rsidR="006844C3">
                      <w:rPr>
                        <w:noProof/>
                      </w:rPr>
                      <w:t>7. November 2011</w:t>
                    </w:r>
                  </w:ins>
                  <w:del w:id="348" w:author="Jonas" w:date="2011-11-07T00:06:00Z">
                    <w:r w:rsidDel="006844C3">
                      <w:rPr>
                        <w:noProof/>
                      </w:rPr>
                      <w:delText>6. November 2011</w:delText>
                    </w:r>
                  </w:del>
                </w:fldSimple>
              </w:p>
            </w:txbxContent>
          </v:textbox>
        </v:shape>
      </w:pict>
    </w:r>
    <w:r>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left:0;text-align:left;margin-left:-70.85pt;margin-top:129.2pt;width:595.5pt;height:0;flip:x;z-index:251661312;mso-position-horizontal-relative:text;mso-position-vertical-relative:text" o:connectortype="straight" strokecolor="#c00000" strokeweight="4.5pt"/>
      </w:pict>
    </w:r>
    <w:r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left:0;text-align:left;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420B4F" w:rsidRDefault="00420B4F" w:rsidP="00941186">
                <w:pPr>
                  <w:jc w:val="right"/>
                </w:pPr>
                <w:fldSimple w:instr=" TIME \@ &quot;d. MMMM yyyy&quot; ">
                  <w:ins w:id="349" w:author="Jonas" w:date="2011-11-07T00:13:00Z">
                    <w:r w:rsidR="006844C3">
                      <w:rPr>
                        <w:noProof/>
                      </w:rPr>
                      <w:t>7. November 2011</w:t>
                    </w:r>
                  </w:ins>
                  <w:del w:id="350" w:author="Jonas" w:date="2011-11-07T00:06:00Z">
                    <w:r w:rsidDel="006844C3">
                      <w:rPr>
                        <w:noProof/>
                      </w:rPr>
                      <w:delText>6. November 2011</w:delText>
                    </w:r>
                  </w:del>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0B4F" w:rsidRDefault="00420B4F">
    <w:pPr>
      <w:pStyle w:val="Fuzeile"/>
    </w:pPr>
    <w:r>
      <w:rPr>
        <w:noProof/>
      </w:rPr>
      <w:pict>
        <v:shapetype id="_x0000_t202" coordsize="21600,21600" o:spt="202" path="m,l,21600r21600,l21600,xe">
          <v:stroke joinstyle="miter"/>
          <v:path gradientshapeok="t" o:connecttype="rect"/>
        </v:shapetype>
        <v:shape id="_x0000_s2056" type="#_x0000_t202" style="position:absolute;left:0;text-align:left;margin-left:-8.6pt;margin-top:10.05pt;width:471.2pt;height:218.7pt;z-index:251663360;mso-width-relative:margin;mso-height-relative:margin" filled="f" stroked="f">
          <v:textbox style="mso-next-textbox:#_x0000_s2056">
            <w:txbxContent>
              <w:p w:rsidR="00420B4F" w:rsidRPr="005552B4" w:rsidRDefault="00420B4F" w:rsidP="00A84674">
                <w:pPr>
                  <w:pStyle w:val="KeinLeerraum"/>
                  <w:rPr>
                    <w:b/>
                  </w:rPr>
                </w:pPr>
                <w:r w:rsidRPr="005552B4">
                  <w:rPr>
                    <w:b/>
                  </w:rPr>
                  <w:t>Lizenz/License:</w:t>
                </w:r>
              </w:p>
              <w:p w:rsidR="00420B4F" w:rsidRPr="005552B4" w:rsidRDefault="00420B4F" w:rsidP="00A84674">
                <w:pPr>
                  <w:pStyle w:val="KeinLeerraum"/>
                </w:pPr>
                <w:r w:rsidRPr="005552B4">
                  <w:t xml:space="preserve">© </w:t>
                </w:r>
                <w:r w:rsidRPr="005650BB">
                  <w:rPr>
                    <w:sz w:val="18"/>
                    <w:szCs w:val="18"/>
                  </w:rPr>
                  <w:t>Fäßler, Haase, Hauschild, Koralewski, Traub, Westphal</w:t>
                </w:r>
              </w:p>
              <w:p w:rsidR="00420B4F" w:rsidRPr="005552B4" w:rsidRDefault="00420B4F" w:rsidP="00C45E68">
                <w:pPr>
                  <w:pStyle w:val="KeinLeerraum"/>
                </w:pPr>
              </w:p>
              <w:p w:rsidR="00420B4F" w:rsidRPr="000510E8" w:rsidRDefault="00420B4F" w:rsidP="00C45E68">
                <w:pPr>
                  <w:pStyle w:val="KeinLeerraum"/>
                  <w:rPr>
                    <w:b/>
                    <w:lang w:val="en-US"/>
                  </w:rPr>
                </w:pPr>
                <w:r w:rsidRPr="000510E8">
                  <w:rPr>
                    <w:b/>
                    <w:lang w:val="en-US"/>
                  </w:rPr>
                  <w:t>Dokumentversion/Document Version:</w:t>
                </w:r>
              </w:p>
              <w:p w:rsidR="00420B4F" w:rsidRPr="005552B4" w:rsidRDefault="00420B4F" w:rsidP="00C45E68">
                <w:pPr>
                  <w:pStyle w:val="KeinLeerraum"/>
                  <w:rPr>
                    <w:lang w:val="en-US"/>
                  </w:rPr>
                </w:pPr>
                <w:r w:rsidRPr="005552B4">
                  <w:rPr>
                    <w:lang w:val="en-US"/>
                  </w:rPr>
                  <w:t>Titel:</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420B4F">
                      <w:rPr>
                        <w:lang w:val="en-US"/>
                      </w:rPr>
                      <w:t>System Architecture Specification</w:t>
                    </w:r>
                  </w:sdtContent>
                </w:sdt>
              </w:p>
              <w:p w:rsidR="00420B4F" w:rsidRDefault="00420B4F"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del w:id="357" w:author="Jonas" w:date="2011-11-07T00:18:00Z">
                      <w:r w:rsidDel="002B1A6E">
                        <w:delText>V 1.0 beta3</w:delText>
                      </w:r>
                    </w:del>
                    <w:ins w:id="358" w:author="Jonas" w:date="2011-11-07T00:19:00Z">
                      <w:r w:rsidR="002B1A6E">
                        <w:t>V 1.0 beta 3</w:t>
                      </w:r>
                    </w:ins>
                  </w:sdtContent>
                </w:sdt>
                <w:r>
                  <w:rPr>
                    <w:lang w:val="en-US"/>
                  </w:rPr>
                  <w:t xml:space="preserve">   (</w:t>
                </w:r>
                <w:fldSimple w:instr=" TIME \@ &quot;d. MMMM yyyy&quot; ">
                  <w:ins w:id="359" w:author="Jonas" w:date="2011-11-07T00:13:00Z">
                    <w:r w:rsidR="006844C3">
                      <w:rPr>
                        <w:noProof/>
                      </w:rPr>
                      <w:t>7. November 2011</w:t>
                    </w:r>
                  </w:ins>
                  <w:del w:id="360" w:author="Jonas" w:date="2011-11-07T00:06:00Z">
                    <w:r w:rsidDel="006844C3">
                      <w:rPr>
                        <w:noProof/>
                      </w:rPr>
                      <w:delText>6. November 2011</w:delText>
                    </w:r>
                  </w:del>
                </w:fldSimple>
                <w:r>
                  <w:rPr>
                    <w:lang w:val="en-US"/>
                  </w:rPr>
                  <w:t>)</w:t>
                </w:r>
              </w:p>
              <w:p w:rsidR="00420B4F" w:rsidRPr="00A84674" w:rsidRDefault="00420B4F" w:rsidP="00C45E68">
                <w:pPr>
                  <w:pStyle w:val="KeinLeerraum"/>
                  <w:rPr>
                    <w:lang w:val="en-US"/>
                  </w:rPr>
                </w:pPr>
              </w:p>
              <w:p w:rsidR="00420B4F" w:rsidRPr="00A84674" w:rsidRDefault="00420B4F" w:rsidP="00A84674">
                <w:pPr>
                  <w:pStyle w:val="KeinLeerraum"/>
                  <w:rPr>
                    <w:b/>
                    <w:lang w:val="en-US"/>
                  </w:rPr>
                </w:pPr>
                <w:r w:rsidRPr="00A84674">
                  <w:rPr>
                    <w:b/>
                    <w:lang w:val="en-US"/>
                  </w:rPr>
                  <w:t>Autoren/Authors     Projektteam/Project team:</w:t>
                </w:r>
              </w:p>
              <w:p w:rsidR="00420B4F" w:rsidRDefault="00420B4F" w:rsidP="00A84674">
                <w:pPr>
                  <w:pStyle w:val="KeinLeerraum"/>
                  <w:numPr>
                    <w:ilvl w:val="0"/>
                    <w:numId w:val="1"/>
                  </w:numPr>
                  <w:rPr>
                    <w:lang w:val="en-US"/>
                  </w:rPr>
                </w:pPr>
                <w:r>
                  <w:rPr>
                    <w:lang w:val="en-US"/>
                  </w:rPr>
                  <w:t>Jonas Traub</w:t>
                </w:r>
                <w:r>
                  <w:rPr>
                    <w:lang w:val="en-US"/>
                  </w:rPr>
                  <w:tab/>
                </w:r>
                <w:r>
                  <w:rPr>
                    <w:lang w:val="en-US"/>
                  </w:rPr>
                  <w:tab/>
                  <w:t>(Projektleiter)</w:t>
                </w:r>
              </w:p>
              <w:p w:rsidR="00420B4F" w:rsidRDefault="00420B4F"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420B4F" w:rsidRPr="00105B6E" w:rsidRDefault="00420B4F" w:rsidP="00105B6E">
                <w:pPr>
                  <w:pStyle w:val="KeinLeerraum"/>
                  <w:numPr>
                    <w:ilvl w:val="0"/>
                    <w:numId w:val="1"/>
                  </w:numPr>
                  <w:rPr>
                    <w:lang w:val="en-US"/>
                  </w:rPr>
                </w:pPr>
                <w:r>
                  <w:rPr>
                    <w:lang w:val="en-US"/>
                  </w:rPr>
                  <w:t>Matthis Hauschild</w:t>
                </w:r>
                <w:r>
                  <w:rPr>
                    <w:lang w:val="en-US"/>
                  </w:rPr>
                  <w:tab/>
                </w:r>
                <w:r>
                  <w:rPr>
                    <w:lang w:val="en-US"/>
                  </w:rPr>
                  <w:tab/>
                  <w:t>(Documentation)</w:t>
                </w:r>
              </w:p>
              <w:p w:rsidR="00420B4F" w:rsidRDefault="00420B4F"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420B4F" w:rsidRDefault="00420B4F" w:rsidP="00A84674">
                <w:pPr>
                  <w:pStyle w:val="KeinLeerraum"/>
                  <w:numPr>
                    <w:ilvl w:val="0"/>
                    <w:numId w:val="1"/>
                  </w:numPr>
                  <w:rPr>
                    <w:lang w:val="en-US"/>
                  </w:rPr>
                </w:pPr>
                <w:r>
                  <w:rPr>
                    <w:lang w:val="en-US"/>
                  </w:rPr>
                  <w:t>Christopher Westphal</w:t>
                </w:r>
                <w:r>
                  <w:rPr>
                    <w:lang w:val="en-US"/>
                  </w:rPr>
                  <w:tab/>
                  <w:t>(Engineer/Tester, Expert on Usability)</w:t>
                </w:r>
              </w:p>
              <w:p w:rsidR="00420B4F" w:rsidRPr="008977F3" w:rsidRDefault="00420B4F"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left:0;text-align:left;margin-left:425.65pt;margin-top:209pt;width:46.2pt;height:24.8pt;z-index:251665408;mso-position-horizontal-relative:text;mso-position-vertical-relative:text;mso-width-relative:margin;mso-height-relative:margin" filled="f" stroked="f">
          <v:textbox style="mso-next-textbox:#_x0000_s2059">
            <w:txbxContent>
              <w:p w:rsidR="00420B4F" w:rsidRDefault="00420B4F" w:rsidP="00D904B3">
                <w:pPr>
                  <w:jc w:val="right"/>
                </w:pPr>
                <w:fldSimple w:instr=" PAGE    \* MERGEFORMAT ">
                  <w:r w:rsidR="002B1A6E">
                    <w:rPr>
                      <w:noProof/>
                    </w:rPr>
                    <w:t>42</w:t>
                  </w:r>
                </w:fldSimple>
                <w:r>
                  <w:t xml:space="preserve"> / </w:t>
                </w:r>
                <w:fldSimple w:instr=" NUMPAGES   \* MERGEFORMAT ">
                  <w:ins w:id="361" w:author="Jonas" w:date="2011-11-07T00:18:00Z">
                    <w:r w:rsidR="002B1A6E">
                      <w:rPr>
                        <w:noProof/>
                      </w:rPr>
                      <w:t>42</w:t>
                    </w:r>
                  </w:ins>
                  <w:del w:id="362" w:author="Jonas" w:date="2011-11-06T23:25:00Z">
                    <w:r w:rsidDel="00420B4F">
                      <w:rPr>
                        <w:noProof/>
                      </w:rPr>
                      <w:delText>41</w:delText>
                    </w:r>
                  </w:del>
                </w:fldSimple>
              </w:p>
              <w:p w:rsidR="00420B4F" w:rsidRPr="00D904B3" w:rsidRDefault="00420B4F" w:rsidP="00D904B3"/>
            </w:txbxContent>
          </v:textbox>
        </v:shape>
      </w:pict>
    </w:r>
    <w:r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left:0;text-align:left;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6BC7" w:rsidRDefault="00156BC7" w:rsidP="000F2E3F">
      <w:pPr>
        <w:spacing w:after="0" w:line="240" w:lineRule="auto"/>
      </w:pPr>
      <w:r>
        <w:separator/>
      </w:r>
    </w:p>
  </w:footnote>
  <w:footnote w:type="continuationSeparator" w:id="0">
    <w:p w:rsidR="00156BC7" w:rsidRDefault="00156BC7" w:rsidP="000F2E3F">
      <w:pPr>
        <w:spacing w:after="0" w:line="240" w:lineRule="auto"/>
      </w:pPr>
      <w:r>
        <w:continuationSeparator/>
      </w:r>
    </w:p>
  </w:footnote>
  <w:footnote w:id="1">
    <w:p w:rsidR="00420B4F" w:rsidRDefault="00420B4F">
      <w:pPr>
        <w:pStyle w:val="Funotentext"/>
      </w:pPr>
      <w:r>
        <w:rPr>
          <w:rStyle w:val="Funotenzeichen"/>
        </w:rPr>
        <w:footnoteRef/>
      </w:r>
      <w:r>
        <w:t xml:space="preserve"> Quelle: SAS Multicastor V1.0 (</w:t>
      </w:r>
      <w:r>
        <w:rPr>
          <w:rFonts w:ascii="Arial" w:hAnsi="Arial" w:cs="Arial"/>
          <w:color w:val="000000"/>
          <w:sz w:val="22"/>
          <w:szCs w:val="22"/>
        </w:rPr>
        <w:t>http://sourceforge.net/projects/multicastor/)</w:t>
      </w:r>
    </w:p>
  </w:footnote>
  <w:footnote w:id="2">
    <w:p w:rsidR="00420B4F" w:rsidRDefault="00420B4F" w:rsidP="00420B4F">
      <w:pPr>
        <w:pStyle w:val="Funotentext"/>
        <w:rPr>
          <w:ins w:id="103" w:author="Jonas" w:date="2011-11-06T23:31:00Z"/>
        </w:rPr>
      </w:pPr>
      <w:ins w:id="104" w:author="Jonas" w:date="2011-11-06T23:31:00Z">
        <w:r>
          <w:rPr>
            <w:rStyle w:val="Funotenzeichen"/>
          </w:rPr>
          <w:footnoteRef/>
        </w:r>
        <w:r>
          <w:t xml:space="preserve"> Quelle: SAS Multicastor V1.0 (</w:t>
        </w:r>
        <w:r>
          <w:rPr>
            <w:rFonts w:ascii="Arial" w:hAnsi="Arial" w:cs="Arial"/>
            <w:color w:val="000000"/>
            <w:sz w:val="22"/>
            <w:szCs w:val="22"/>
          </w:rPr>
          <w:t>http://sourceforge.net/projects/multicastor/)</w:t>
        </w:r>
      </w:ins>
    </w:p>
  </w:footnote>
  <w:footnote w:id="3">
    <w:p w:rsidR="00420B4F" w:rsidRDefault="00420B4F" w:rsidP="0063364B">
      <w:pPr>
        <w:pStyle w:val="Funotentext"/>
      </w:pPr>
      <w:r>
        <w:rPr>
          <w:rStyle w:val="Funotenzeichen"/>
        </w:rPr>
        <w:footnoteRef/>
      </w:r>
      <w:r>
        <w:t xml:space="preserve"> http://www.java.com/de/download/help/sysreq.xml)</w:t>
      </w:r>
    </w:p>
  </w:footnote>
  <w:footnote w:id="4">
    <w:p w:rsidR="00420B4F" w:rsidRDefault="00420B4F">
      <w:pPr>
        <w:pStyle w:val="Funotentext"/>
      </w:pPr>
      <w:r>
        <w:rPr>
          <w:rStyle w:val="Funotenzeichen"/>
        </w:rPr>
        <w:footnoteRef/>
      </w:r>
      <w:r>
        <w:t xml:space="preserve"> siehe Glossar</w:t>
      </w:r>
    </w:p>
  </w:footnote>
  <w:footnote w:id="5">
    <w:p w:rsidR="00420B4F" w:rsidRDefault="00420B4F">
      <w:pPr>
        <w:pStyle w:val="Funotentext"/>
      </w:pPr>
      <w:r>
        <w:rPr>
          <w:rStyle w:val="Funotenzeichen"/>
        </w:rPr>
        <w:footnoteRef/>
      </w:r>
      <w:r>
        <w:t xml:space="preserve"> siehe Glossar</w:t>
      </w:r>
    </w:p>
  </w:footnote>
  <w:footnote w:id="6">
    <w:p w:rsidR="00420B4F" w:rsidRDefault="00420B4F">
      <w:pPr>
        <w:pStyle w:val="Funotentext"/>
      </w:pPr>
      <w:r>
        <w:rPr>
          <w:rStyle w:val="Funotenzeichen"/>
        </w:rPr>
        <w:footnoteRef/>
      </w:r>
      <w:r w:rsidRPr="00752DE2">
        <w:rPr>
          <w:rFonts w:ascii="Arial" w:hAnsi="Arial" w:cs="Arial"/>
          <w:color w:val="000000"/>
          <w:sz w:val="16"/>
          <w:szCs w:val="16"/>
        </w:rPr>
        <w:t>Quelle</w:t>
      </w:r>
      <w:r>
        <w:rPr>
          <w:rFonts w:ascii="Arial" w:hAnsi="Arial" w:cs="Arial"/>
          <w:color w:val="000000"/>
          <w:sz w:val="16"/>
          <w:szCs w:val="16"/>
        </w:rPr>
        <w:t>:</w:t>
      </w:r>
      <w:r w:rsidRPr="00752DE2">
        <w:rPr>
          <w:rFonts w:ascii="Arial" w:hAnsi="Arial" w:cs="Arial"/>
          <w:color w:val="000000"/>
          <w:sz w:val="16"/>
          <w:szCs w:val="16"/>
        </w:rPr>
        <w:t xml:space="preserve"> </w:t>
      </w:r>
      <w:r>
        <w:rPr>
          <w:rFonts w:ascii="Arial" w:hAnsi="Arial" w:cs="Arial"/>
          <w:color w:val="000000"/>
          <w:sz w:val="16"/>
          <w:szCs w:val="16"/>
        </w:rPr>
        <w:t>Analyse des MMRP-Protokolls nach IEEE 802.3ak einschließlich Erstellung einer zustandsorientierten Simulation des Protokolls auf Basis von OMNeT++ sowie weiterer Tools für Testzwecke von Johannes Jochen</w:t>
      </w:r>
    </w:p>
  </w:footnote>
  <w:footnote w:id="7">
    <w:p w:rsidR="00420B4F" w:rsidRDefault="00420B4F">
      <w:pPr>
        <w:pStyle w:val="Funotentext"/>
      </w:pPr>
      <w:r>
        <w:rPr>
          <w:rStyle w:val="Funotenzeichen"/>
        </w:rPr>
        <w:footnoteRef/>
      </w:r>
      <w:r w:rsidRPr="00DF322C">
        <w:rPr>
          <w:rFonts w:ascii="Arial" w:hAnsi="Arial" w:cs="Arial"/>
          <w:color w:val="000000"/>
          <w:sz w:val="16"/>
          <w:szCs w:val="16"/>
        </w:rPr>
        <w:t>Quelle</w:t>
      </w:r>
      <w:r>
        <w:rPr>
          <w:rFonts w:ascii="Arial" w:hAnsi="Arial" w:cs="Arial"/>
          <w:color w:val="000000"/>
          <w:sz w:val="16"/>
          <w:szCs w:val="16"/>
        </w:rPr>
        <w:t>:</w:t>
      </w:r>
      <w:r w:rsidRPr="00DF322C">
        <w:rPr>
          <w:rFonts w:ascii="Arial" w:hAnsi="Arial" w:cs="Arial"/>
          <w:color w:val="000000"/>
          <w:sz w:val="16"/>
          <w:szCs w:val="16"/>
        </w:rPr>
        <w:t xml:space="preserve"> </w:t>
      </w:r>
      <w:r>
        <w:rPr>
          <w:rFonts w:ascii="Arial" w:hAnsi="Arial" w:cs="Arial"/>
          <w:color w:val="000000"/>
          <w:sz w:val="16"/>
          <w:szCs w:val="16"/>
        </w:rPr>
        <w:t>Analyse des MMRP-Protokolls nach IEEE 802.3ak einschließlich Erstellung einer zustandsorientierten Simulation des Protokolls auf Basis von OMNeT++ sowie weiterer Tools für Testzwecke von Johannes Jochen</w:t>
      </w:r>
    </w:p>
  </w:footnote>
  <w:footnote w:id="8">
    <w:p w:rsidR="00420B4F" w:rsidRDefault="00420B4F">
      <w:pPr>
        <w:pStyle w:val="Funotentext"/>
      </w:pPr>
      <w:r>
        <w:rPr>
          <w:rStyle w:val="Funotenzeichen"/>
        </w:rPr>
        <w:footnoteRef/>
      </w:r>
      <w:r w:rsidRPr="00C1072C">
        <w:t>Quelle</w:t>
      </w:r>
      <w:r>
        <w:t xml:space="preserve">: </w:t>
      </w:r>
      <w:r w:rsidRPr="00986693">
        <w:t>Analyse des MMRP-Protokolls nach IEEE 802.3ak einschließlich Erstellung einer zustandsorientierten Simulation des Protokolls auf Basis von OMNeT++ sowie weiterer Tools für Testzwecke von Johannes Jochen</w:t>
      </w:r>
    </w:p>
  </w:footnote>
  <w:footnote w:id="9">
    <w:p w:rsidR="00420B4F" w:rsidRDefault="00420B4F">
      <w:pPr>
        <w:pStyle w:val="Funotentext"/>
      </w:pPr>
      <w:r>
        <w:rPr>
          <w:rStyle w:val="Funotenzeichen"/>
        </w:rPr>
        <w:footnoteRef/>
      </w:r>
      <w:r w:rsidRPr="00BD2366">
        <w:t>Quelle</w:t>
      </w:r>
      <w:r>
        <w:t xml:space="preserve">: </w:t>
      </w:r>
      <w:r w:rsidRPr="00D239C2">
        <w:t>http://standards.ieee.org/getieee802/download/802.1ak-2007.pdf Seite 58</w:t>
      </w:r>
    </w:p>
  </w:footnote>
  <w:footnote w:id="10">
    <w:p w:rsidR="00420B4F" w:rsidRDefault="00420B4F">
      <w:pPr>
        <w:pStyle w:val="Funotentext"/>
      </w:pPr>
      <w:r>
        <w:rPr>
          <w:rStyle w:val="Funotenzeichen"/>
        </w:rPr>
        <w:footnoteRef/>
      </w:r>
      <w:r w:rsidRPr="00E01B92">
        <w:t>Quelle</w:t>
      </w:r>
      <w:r>
        <w:t xml:space="preserve">: </w:t>
      </w:r>
      <w:r w:rsidRPr="00CC32AB">
        <w:t>Analyse des MMRP-Protokolls nach IEEE 802.3ak einschließlich Erstellung einer zustandsorientie</w:t>
      </w:r>
      <w:r>
        <w:t xml:space="preserve">rten Simulation des Protokolls </w:t>
      </w:r>
      <w:r w:rsidRPr="00CC32AB">
        <w:t>auf Basis von OMNeT++ sowie</w:t>
      </w:r>
      <w:r>
        <w:t xml:space="preserve"> weiterer Tools für Testzwecke </w:t>
      </w:r>
      <w:r w:rsidRPr="00CC32AB">
        <w:t>von Johannes Jochen</w:t>
      </w:r>
    </w:p>
  </w:footnote>
  <w:footnote w:id="11">
    <w:p w:rsidR="00420B4F" w:rsidRDefault="00420B4F">
      <w:pPr>
        <w:pStyle w:val="Funotentext"/>
      </w:pPr>
      <w:r>
        <w:rPr>
          <w:rStyle w:val="Funotenzeichen"/>
        </w:rPr>
        <w:footnoteRef/>
      </w:r>
      <w:r>
        <w:t xml:space="preserve"> Quelle: </w:t>
      </w:r>
      <w:r w:rsidRPr="00210CB6">
        <w:t>Analyse des MMRP-Protokolls nach IEEE 802.3ak einschließlich Erstellung einer zustandsorientierten Simulation des Protokolls  auf Basis von OMNeT++ sowie weiterer Tools für Testzwecke  von Johannes Jochen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0B4F" w:rsidRDefault="00420B4F"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t>System Architecture Specification</w:t>
        </w:r>
      </w:sdtContent>
    </w:sdt>
    <w:r>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7DC27BB"/>
    <w:multiLevelType w:val="multilevel"/>
    <w:tmpl w:val="BB04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B0D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5243D09"/>
    <w:multiLevelType w:val="hybridMultilevel"/>
    <w:tmpl w:val="7E0CF5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6BA0B4D"/>
    <w:multiLevelType w:val="multilevel"/>
    <w:tmpl w:val="86B68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58584A"/>
    <w:multiLevelType w:val="hybridMultilevel"/>
    <w:tmpl w:val="97261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7">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3B700692"/>
    <w:multiLevelType w:val="multilevel"/>
    <w:tmpl w:val="69D6B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C720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9AA37F5"/>
    <w:multiLevelType w:val="hybridMultilevel"/>
    <w:tmpl w:val="03589E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6C07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2636E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25">
    <w:nsid w:val="5F341CFB"/>
    <w:multiLevelType w:val="multilevel"/>
    <w:tmpl w:val="08B0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3F9247F"/>
    <w:multiLevelType w:val="multilevel"/>
    <w:tmpl w:val="C244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D80EA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24"/>
  </w:num>
  <w:num w:numId="3">
    <w:abstractNumId w:val="11"/>
  </w:num>
  <w:num w:numId="4">
    <w:abstractNumId w:val="16"/>
  </w:num>
  <w:num w:numId="5">
    <w:abstractNumId w:val="4"/>
  </w:num>
  <w:num w:numId="6">
    <w:abstractNumId w:val="26"/>
  </w:num>
  <w:num w:numId="7">
    <w:abstractNumId w:val="1"/>
  </w:num>
  <w:num w:numId="8">
    <w:abstractNumId w:val="5"/>
  </w:num>
  <w:num w:numId="9">
    <w:abstractNumId w:val="17"/>
  </w:num>
  <w:num w:numId="10">
    <w:abstractNumId w:val="2"/>
  </w:num>
  <w:num w:numId="11">
    <w:abstractNumId w:val="15"/>
  </w:num>
  <w:num w:numId="12">
    <w:abstractNumId w:val="10"/>
  </w:num>
  <w:num w:numId="13">
    <w:abstractNumId w:val="14"/>
  </w:num>
  <w:num w:numId="14">
    <w:abstractNumId w:val="20"/>
  </w:num>
  <w:num w:numId="15">
    <w:abstractNumId w:val="28"/>
  </w:num>
  <w:num w:numId="16">
    <w:abstractNumId w:val="29"/>
  </w:num>
  <w:num w:numId="17">
    <w:abstractNumId w:val="0"/>
  </w:num>
  <w:num w:numId="18">
    <w:abstractNumId w:val="7"/>
  </w:num>
  <w:num w:numId="19">
    <w:abstractNumId w:val="19"/>
  </w:num>
  <w:num w:numId="20">
    <w:abstractNumId w:val="22"/>
  </w:num>
  <w:num w:numId="21">
    <w:abstractNumId w:val="6"/>
  </w:num>
  <w:num w:numId="22">
    <w:abstractNumId w:val="23"/>
  </w:num>
  <w:num w:numId="23">
    <w:abstractNumId w:val="8"/>
  </w:num>
  <w:num w:numId="24">
    <w:abstractNumId w:val="18"/>
  </w:num>
  <w:num w:numId="25">
    <w:abstractNumId w:val="9"/>
  </w:num>
  <w:num w:numId="26">
    <w:abstractNumId w:val="12"/>
  </w:num>
  <w:num w:numId="27">
    <w:abstractNumId w:val="3"/>
  </w:num>
  <w:num w:numId="28">
    <w:abstractNumId w:val="25"/>
  </w:num>
  <w:num w:numId="29">
    <w:abstractNumId w:val="27"/>
  </w:num>
  <w:num w:numId="30">
    <w:abstractNumId w:val="21"/>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trackRevisions/>
  <w:doNotTrackMoves/>
  <w:doNotTrackFormatting/>
  <w:defaultTabStop w:val="708"/>
  <w:hyphenationZone w:val="425"/>
  <w:drawingGridHorizontalSpacing w:val="110"/>
  <w:displayHorizontalDrawingGridEvery w:val="2"/>
  <w:characterSpacingControl w:val="doNotCompress"/>
  <w:hdrShapeDefaults>
    <o:shapedefaults v:ext="edit" spidmax="54274">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ules>
    </o:shapelayout>
  </w:hdrShapeDefaults>
  <w:footnotePr>
    <w:footnote w:id="-1"/>
    <w:footnote w:id="0"/>
  </w:footnotePr>
  <w:endnotePr>
    <w:endnote w:id="-1"/>
    <w:endnote w:id="0"/>
  </w:endnotePr>
  <w:compat>
    <w:useFELayout/>
  </w:compat>
  <w:rsids>
    <w:rsidRoot w:val="00C25B2B"/>
    <w:rsid w:val="0001269D"/>
    <w:rsid w:val="00030484"/>
    <w:rsid w:val="000348C4"/>
    <w:rsid w:val="00036EDF"/>
    <w:rsid w:val="000510E8"/>
    <w:rsid w:val="000546E9"/>
    <w:rsid w:val="00056AF0"/>
    <w:rsid w:val="00061082"/>
    <w:rsid w:val="000651A6"/>
    <w:rsid w:val="00066D7B"/>
    <w:rsid w:val="00081104"/>
    <w:rsid w:val="00081D31"/>
    <w:rsid w:val="00081DFE"/>
    <w:rsid w:val="00090C5E"/>
    <w:rsid w:val="000957CC"/>
    <w:rsid w:val="000A4137"/>
    <w:rsid w:val="000A5C0C"/>
    <w:rsid w:val="000A6B2B"/>
    <w:rsid w:val="000B066A"/>
    <w:rsid w:val="000C795A"/>
    <w:rsid w:val="000D6E0A"/>
    <w:rsid w:val="000F2E3F"/>
    <w:rsid w:val="000F760F"/>
    <w:rsid w:val="00105B6E"/>
    <w:rsid w:val="0011062E"/>
    <w:rsid w:val="00110B28"/>
    <w:rsid w:val="00116321"/>
    <w:rsid w:val="00121C25"/>
    <w:rsid w:val="0012731E"/>
    <w:rsid w:val="001469DE"/>
    <w:rsid w:val="00150BAA"/>
    <w:rsid w:val="00156BC7"/>
    <w:rsid w:val="001752AF"/>
    <w:rsid w:val="00180BF4"/>
    <w:rsid w:val="00193513"/>
    <w:rsid w:val="00193C60"/>
    <w:rsid w:val="001A0FEE"/>
    <w:rsid w:val="001B25ED"/>
    <w:rsid w:val="001B74C0"/>
    <w:rsid w:val="001B78D1"/>
    <w:rsid w:val="001C2764"/>
    <w:rsid w:val="001C4829"/>
    <w:rsid w:val="001C673B"/>
    <w:rsid w:val="001D2F36"/>
    <w:rsid w:val="001D674A"/>
    <w:rsid w:val="001E3214"/>
    <w:rsid w:val="001E7930"/>
    <w:rsid w:val="001F2362"/>
    <w:rsid w:val="00210CB6"/>
    <w:rsid w:val="00252903"/>
    <w:rsid w:val="0025556F"/>
    <w:rsid w:val="00260A9F"/>
    <w:rsid w:val="0027004A"/>
    <w:rsid w:val="002753CF"/>
    <w:rsid w:val="0029080E"/>
    <w:rsid w:val="00291838"/>
    <w:rsid w:val="00291858"/>
    <w:rsid w:val="002A0AB7"/>
    <w:rsid w:val="002A33B2"/>
    <w:rsid w:val="002A42FE"/>
    <w:rsid w:val="002B1A6E"/>
    <w:rsid w:val="002D6F8E"/>
    <w:rsid w:val="002F0650"/>
    <w:rsid w:val="002F6BB9"/>
    <w:rsid w:val="00306FED"/>
    <w:rsid w:val="003207E2"/>
    <w:rsid w:val="0032159D"/>
    <w:rsid w:val="00327036"/>
    <w:rsid w:val="003333D7"/>
    <w:rsid w:val="003358B5"/>
    <w:rsid w:val="00345C28"/>
    <w:rsid w:val="003473E2"/>
    <w:rsid w:val="00352B86"/>
    <w:rsid w:val="00355F1D"/>
    <w:rsid w:val="003601AB"/>
    <w:rsid w:val="00392119"/>
    <w:rsid w:val="003B1C38"/>
    <w:rsid w:val="003B666C"/>
    <w:rsid w:val="003C13B8"/>
    <w:rsid w:val="003C3A1B"/>
    <w:rsid w:val="003C5108"/>
    <w:rsid w:val="003D637E"/>
    <w:rsid w:val="003D6944"/>
    <w:rsid w:val="003E0385"/>
    <w:rsid w:val="003F5C25"/>
    <w:rsid w:val="0040227A"/>
    <w:rsid w:val="00405864"/>
    <w:rsid w:val="00412716"/>
    <w:rsid w:val="00420B4F"/>
    <w:rsid w:val="00425F7F"/>
    <w:rsid w:val="00433EE8"/>
    <w:rsid w:val="00460F40"/>
    <w:rsid w:val="00470514"/>
    <w:rsid w:val="00483616"/>
    <w:rsid w:val="004978BE"/>
    <w:rsid w:val="004A1551"/>
    <w:rsid w:val="004B6904"/>
    <w:rsid w:val="004D1E2B"/>
    <w:rsid w:val="004D2352"/>
    <w:rsid w:val="004D41F0"/>
    <w:rsid w:val="004F22B1"/>
    <w:rsid w:val="005057B1"/>
    <w:rsid w:val="00510BC3"/>
    <w:rsid w:val="00530CA4"/>
    <w:rsid w:val="00552314"/>
    <w:rsid w:val="005552B4"/>
    <w:rsid w:val="00561704"/>
    <w:rsid w:val="005625A1"/>
    <w:rsid w:val="005628A2"/>
    <w:rsid w:val="00564092"/>
    <w:rsid w:val="005650BB"/>
    <w:rsid w:val="0058371A"/>
    <w:rsid w:val="0058391C"/>
    <w:rsid w:val="00593B3B"/>
    <w:rsid w:val="005A2300"/>
    <w:rsid w:val="005C22E9"/>
    <w:rsid w:val="005C61B6"/>
    <w:rsid w:val="005D4903"/>
    <w:rsid w:val="005D771E"/>
    <w:rsid w:val="005F23B5"/>
    <w:rsid w:val="006201E4"/>
    <w:rsid w:val="00621C2A"/>
    <w:rsid w:val="0063364B"/>
    <w:rsid w:val="00633985"/>
    <w:rsid w:val="00645CCA"/>
    <w:rsid w:val="00647DAC"/>
    <w:rsid w:val="00661B12"/>
    <w:rsid w:val="00663DD9"/>
    <w:rsid w:val="00667F34"/>
    <w:rsid w:val="00680C30"/>
    <w:rsid w:val="006833B2"/>
    <w:rsid w:val="006844C3"/>
    <w:rsid w:val="0069034F"/>
    <w:rsid w:val="00692AB0"/>
    <w:rsid w:val="00694CC7"/>
    <w:rsid w:val="0069680D"/>
    <w:rsid w:val="006B1303"/>
    <w:rsid w:val="006B7F6E"/>
    <w:rsid w:val="006C162E"/>
    <w:rsid w:val="006C1667"/>
    <w:rsid w:val="006C7E18"/>
    <w:rsid w:val="006D1CC0"/>
    <w:rsid w:val="006D3A63"/>
    <w:rsid w:val="006D3C3E"/>
    <w:rsid w:val="006D43CE"/>
    <w:rsid w:val="006D5BC2"/>
    <w:rsid w:val="00711E05"/>
    <w:rsid w:val="0072776E"/>
    <w:rsid w:val="00735E40"/>
    <w:rsid w:val="0073743A"/>
    <w:rsid w:val="007406F4"/>
    <w:rsid w:val="007417E4"/>
    <w:rsid w:val="007517D0"/>
    <w:rsid w:val="00752DE2"/>
    <w:rsid w:val="00781460"/>
    <w:rsid w:val="00792F80"/>
    <w:rsid w:val="007A0D5C"/>
    <w:rsid w:val="007A43E0"/>
    <w:rsid w:val="007B04B2"/>
    <w:rsid w:val="007D6690"/>
    <w:rsid w:val="007E1E3A"/>
    <w:rsid w:val="007E2819"/>
    <w:rsid w:val="007E2E9F"/>
    <w:rsid w:val="007E301E"/>
    <w:rsid w:val="007F3D3D"/>
    <w:rsid w:val="00807120"/>
    <w:rsid w:val="00815BA8"/>
    <w:rsid w:val="0082059B"/>
    <w:rsid w:val="00824E22"/>
    <w:rsid w:val="008463E3"/>
    <w:rsid w:val="00856CBA"/>
    <w:rsid w:val="0086757D"/>
    <w:rsid w:val="008762E6"/>
    <w:rsid w:val="00880DBE"/>
    <w:rsid w:val="00882DF2"/>
    <w:rsid w:val="00883F47"/>
    <w:rsid w:val="00894BFB"/>
    <w:rsid w:val="00897794"/>
    <w:rsid w:val="008A3EF6"/>
    <w:rsid w:val="008A5FD4"/>
    <w:rsid w:val="008B71FA"/>
    <w:rsid w:val="008D03A6"/>
    <w:rsid w:val="008E3282"/>
    <w:rsid w:val="008E3E3A"/>
    <w:rsid w:val="008E7C49"/>
    <w:rsid w:val="008F4C53"/>
    <w:rsid w:val="008F5D33"/>
    <w:rsid w:val="008F66EE"/>
    <w:rsid w:val="00902776"/>
    <w:rsid w:val="00903BBC"/>
    <w:rsid w:val="00914D01"/>
    <w:rsid w:val="009405A6"/>
    <w:rsid w:val="00941186"/>
    <w:rsid w:val="00954AC4"/>
    <w:rsid w:val="00957721"/>
    <w:rsid w:val="009601B2"/>
    <w:rsid w:val="0098390D"/>
    <w:rsid w:val="00983FBB"/>
    <w:rsid w:val="00986693"/>
    <w:rsid w:val="009936EC"/>
    <w:rsid w:val="009941E2"/>
    <w:rsid w:val="009A49EF"/>
    <w:rsid w:val="009A5BB1"/>
    <w:rsid w:val="009A6D73"/>
    <w:rsid w:val="009E1E8C"/>
    <w:rsid w:val="009E57CD"/>
    <w:rsid w:val="009E60C0"/>
    <w:rsid w:val="009F2974"/>
    <w:rsid w:val="00A0394B"/>
    <w:rsid w:val="00A12184"/>
    <w:rsid w:val="00A17BB9"/>
    <w:rsid w:val="00A24493"/>
    <w:rsid w:val="00A2648D"/>
    <w:rsid w:val="00A31F04"/>
    <w:rsid w:val="00A37C8B"/>
    <w:rsid w:val="00A402EF"/>
    <w:rsid w:val="00A470FB"/>
    <w:rsid w:val="00A60406"/>
    <w:rsid w:val="00A61EC6"/>
    <w:rsid w:val="00A62DFF"/>
    <w:rsid w:val="00A70637"/>
    <w:rsid w:val="00A71FCB"/>
    <w:rsid w:val="00A7720C"/>
    <w:rsid w:val="00A84674"/>
    <w:rsid w:val="00A9321D"/>
    <w:rsid w:val="00AA59B8"/>
    <w:rsid w:val="00AA6484"/>
    <w:rsid w:val="00AA68B0"/>
    <w:rsid w:val="00AB07E3"/>
    <w:rsid w:val="00AB38D2"/>
    <w:rsid w:val="00AC1AF9"/>
    <w:rsid w:val="00AC520B"/>
    <w:rsid w:val="00AC6185"/>
    <w:rsid w:val="00AD001C"/>
    <w:rsid w:val="00AD69AE"/>
    <w:rsid w:val="00AE4F02"/>
    <w:rsid w:val="00AF161E"/>
    <w:rsid w:val="00B210C9"/>
    <w:rsid w:val="00B22631"/>
    <w:rsid w:val="00B251A4"/>
    <w:rsid w:val="00B31547"/>
    <w:rsid w:val="00B32E26"/>
    <w:rsid w:val="00B348E6"/>
    <w:rsid w:val="00B429D1"/>
    <w:rsid w:val="00B45650"/>
    <w:rsid w:val="00B66023"/>
    <w:rsid w:val="00B90899"/>
    <w:rsid w:val="00BA758A"/>
    <w:rsid w:val="00BC1773"/>
    <w:rsid w:val="00BD2366"/>
    <w:rsid w:val="00BD4EFB"/>
    <w:rsid w:val="00BF69D8"/>
    <w:rsid w:val="00C1072C"/>
    <w:rsid w:val="00C24883"/>
    <w:rsid w:val="00C25B2B"/>
    <w:rsid w:val="00C36D4A"/>
    <w:rsid w:val="00C42A1F"/>
    <w:rsid w:val="00C45E68"/>
    <w:rsid w:val="00C51025"/>
    <w:rsid w:val="00C776B5"/>
    <w:rsid w:val="00C96C8E"/>
    <w:rsid w:val="00CA0A5D"/>
    <w:rsid w:val="00CA1106"/>
    <w:rsid w:val="00CC32AB"/>
    <w:rsid w:val="00CD295D"/>
    <w:rsid w:val="00CE4639"/>
    <w:rsid w:val="00CF5C74"/>
    <w:rsid w:val="00D073B6"/>
    <w:rsid w:val="00D239C2"/>
    <w:rsid w:val="00D259A4"/>
    <w:rsid w:val="00D26B07"/>
    <w:rsid w:val="00D37CE3"/>
    <w:rsid w:val="00D42895"/>
    <w:rsid w:val="00D46905"/>
    <w:rsid w:val="00D51E00"/>
    <w:rsid w:val="00D537E7"/>
    <w:rsid w:val="00D904B3"/>
    <w:rsid w:val="00D91F1A"/>
    <w:rsid w:val="00DA1724"/>
    <w:rsid w:val="00DB4678"/>
    <w:rsid w:val="00DD3F82"/>
    <w:rsid w:val="00DE33E5"/>
    <w:rsid w:val="00DE4429"/>
    <w:rsid w:val="00DF322C"/>
    <w:rsid w:val="00DF459D"/>
    <w:rsid w:val="00DF5490"/>
    <w:rsid w:val="00E00420"/>
    <w:rsid w:val="00E01B92"/>
    <w:rsid w:val="00E02230"/>
    <w:rsid w:val="00E10DF1"/>
    <w:rsid w:val="00E10E05"/>
    <w:rsid w:val="00E23F6F"/>
    <w:rsid w:val="00E300A8"/>
    <w:rsid w:val="00E33EF2"/>
    <w:rsid w:val="00E50D3C"/>
    <w:rsid w:val="00E54FB1"/>
    <w:rsid w:val="00E56F14"/>
    <w:rsid w:val="00E6066B"/>
    <w:rsid w:val="00E64C3E"/>
    <w:rsid w:val="00E74CFC"/>
    <w:rsid w:val="00E751AB"/>
    <w:rsid w:val="00E86A45"/>
    <w:rsid w:val="00E95DBD"/>
    <w:rsid w:val="00E97EDE"/>
    <w:rsid w:val="00EB2EB9"/>
    <w:rsid w:val="00EC37BE"/>
    <w:rsid w:val="00ED6418"/>
    <w:rsid w:val="00ED6A30"/>
    <w:rsid w:val="00EE10CE"/>
    <w:rsid w:val="00EE130D"/>
    <w:rsid w:val="00EE2D49"/>
    <w:rsid w:val="00EE2D7E"/>
    <w:rsid w:val="00EE3731"/>
    <w:rsid w:val="00EF0ED1"/>
    <w:rsid w:val="00EF690D"/>
    <w:rsid w:val="00EF6BB4"/>
    <w:rsid w:val="00F12A89"/>
    <w:rsid w:val="00F1417B"/>
    <w:rsid w:val="00F15363"/>
    <w:rsid w:val="00F24C35"/>
    <w:rsid w:val="00F25E00"/>
    <w:rsid w:val="00F302D4"/>
    <w:rsid w:val="00F40147"/>
    <w:rsid w:val="00F4241F"/>
    <w:rsid w:val="00F60477"/>
    <w:rsid w:val="00F63CD3"/>
    <w:rsid w:val="00F6693A"/>
    <w:rsid w:val="00F95992"/>
    <w:rsid w:val="00FA02D4"/>
    <w:rsid w:val="00FA1DE9"/>
    <w:rsid w:val="00FC0105"/>
    <w:rsid w:val="00FC1C1D"/>
    <w:rsid w:val="00FC1EFE"/>
    <w:rsid w:val="00FE2138"/>
    <w:rsid w:val="00FE4852"/>
    <w:rsid w:val="00FE7088"/>
    <w:rsid w:val="00FF485C"/>
    <w:rsid w:val="00FF56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4274">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01B92"/>
    <w:pPr>
      <w:jc w:val="both"/>
    </w:pPr>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FE7088"/>
    <w:rPr>
      <w:sz w:val="16"/>
      <w:szCs w:val="16"/>
    </w:rPr>
  </w:style>
  <w:style w:type="paragraph" w:styleId="Kommentartext">
    <w:name w:val="annotation text"/>
    <w:basedOn w:val="Standard"/>
    <w:link w:val="KommentartextZchn"/>
    <w:uiPriority w:val="99"/>
    <w:semiHidden/>
    <w:unhideWhenUsed/>
    <w:rsid w:val="00FE708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7088"/>
    <w:rPr>
      <w:sz w:val="20"/>
      <w:szCs w:val="20"/>
    </w:rPr>
  </w:style>
  <w:style w:type="paragraph" w:styleId="Kommentarthema">
    <w:name w:val="annotation subject"/>
    <w:basedOn w:val="Kommentartext"/>
    <w:next w:val="Kommentartext"/>
    <w:link w:val="KommentarthemaZchn"/>
    <w:uiPriority w:val="99"/>
    <w:semiHidden/>
    <w:unhideWhenUsed/>
    <w:rsid w:val="00FE7088"/>
    <w:rPr>
      <w:b/>
      <w:bCs/>
    </w:rPr>
  </w:style>
  <w:style w:type="character" w:customStyle="1" w:styleId="KommentarthemaZchn">
    <w:name w:val="Kommentarthema Zchn"/>
    <w:basedOn w:val="KommentartextZchn"/>
    <w:link w:val="Kommentarthema"/>
    <w:uiPriority w:val="99"/>
    <w:semiHidden/>
    <w:rsid w:val="00FE7088"/>
    <w:rPr>
      <w:b/>
      <w:bCs/>
    </w:rPr>
  </w:style>
  <w:style w:type="table" w:styleId="HelleSchattierung-Akzent1">
    <w:name w:val="Light Shading Accent 1"/>
    <w:basedOn w:val="NormaleTabelle"/>
    <w:uiPriority w:val="60"/>
    <w:rsid w:val="006844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4985715">
      <w:bodyDiv w:val="1"/>
      <w:marLeft w:val="0"/>
      <w:marRight w:val="0"/>
      <w:marTop w:val="0"/>
      <w:marBottom w:val="0"/>
      <w:divBdr>
        <w:top w:val="none" w:sz="0" w:space="0" w:color="auto"/>
        <w:left w:val="none" w:sz="0" w:space="0" w:color="auto"/>
        <w:bottom w:val="none" w:sz="0" w:space="0" w:color="auto"/>
        <w:right w:val="none" w:sz="0" w:space="0" w:color="auto"/>
      </w:divBdr>
    </w:div>
    <w:div w:id="57441470">
      <w:bodyDiv w:val="1"/>
      <w:marLeft w:val="0"/>
      <w:marRight w:val="0"/>
      <w:marTop w:val="0"/>
      <w:marBottom w:val="0"/>
      <w:divBdr>
        <w:top w:val="none" w:sz="0" w:space="0" w:color="auto"/>
        <w:left w:val="none" w:sz="0" w:space="0" w:color="auto"/>
        <w:bottom w:val="none" w:sz="0" w:space="0" w:color="auto"/>
        <w:right w:val="none" w:sz="0" w:space="0" w:color="auto"/>
      </w:divBdr>
    </w:div>
    <w:div w:id="196628675">
      <w:bodyDiv w:val="1"/>
      <w:marLeft w:val="0"/>
      <w:marRight w:val="0"/>
      <w:marTop w:val="0"/>
      <w:marBottom w:val="0"/>
      <w:divBdr>
        <w:top w:val="none" w:sz="0" w:space="0" w:color="auto"/>
        <w:left w:val="none" w:sz="0" w:space="0" w:color="auto"/>
        <w:bottom w:val="none" w:sz="0" w:space="0" w:color="auto"/>
        <w:right w:val="none" w:sz="0" w:space="0" w:color="auto"/>
      </w:divBdr>
    </w:div>
    <w:div w:id="201481239">
      <w:bodyDiv w:val="1"/>
      <w:marLeft w:val="0"/>
      <w:marRight w:val="0"/>
      <w:marTop w:val="0"/>
      <w:marBottom w:val="0"/>
      <w:divBdr>
        <w:top w:val="none" w:sz="0" w:space="0" w:color="auto"/>
        <w:left w:val="none" w:sz="0" w:space="0" w:color="auto"/>
        <w:bottom w:val="none" w:sz="0" w:space="0" w:color="auto"/>
        <w:right w:val="none" w:sz="0" w:space="0" w:color="auto"/>
      </w:divBdr>
    </w:div>
    <w:div w:id="219639391">
      <w:bodyDiv w:val="1"/>
      <w:marLeft w:val="0"/>
      <w:marRight w:val="0"/>
      <w:marTop w:val="0"/>
      <w:marBottom w:val="0"/>
      <w:divBdr>
        <w:top w:val="none" w:sz="0" w:space="0" w:color="auto"/>
        <w:left w:val="none" w:sz="0" w:space="0" w:color="auto"/>
        <w:bottom w:val="none" w:sz="0" w:space="0" w:color="auto"/>
        <w:right w:val="none" w:sz="0" w:space="0" w:color="auto"/>
      </w:divBdr>
    </w:div>
    <w:div w:id="224800944">
      <w:bodyDiv w:val="1"/>
      <w:marLeft w:val="0"/>
      <w:marRight w:val="0"/>
      <w:marTop w:val="0"/>
      <w:marBottom w:val="0"/>
      <w:divBdr>
        <w:top w:val="none" w:sz="0" w:space="0" w:color="auto"/>
        <w:left w:val="none" w:sz="0" w:space="0" w:color="auto"/>
        <w:bottom w:val="none" w:sz="0" w:space="0" w:color="auto"/>
        <w:right w:val="none" w:sz="0" w:space="0" w:color="auto"/>
      </w:divBdr>
    </w:div>
    <w:div w:id="226960128">
      <w:bodyDiv w:val="1"/>
      <w:marLeft w:val="0"/>
      <w:marRight w:val="0"/>
      <w:marTop w:val="0"/>
      <w:marBottom w:val="0"/>
      <w:divBdr>
        <w:top w:val="none" w:sz="0" w:space="0" w:color="auto"/>
        <w:left w:val="none" w:sz="0" w:space="0" w:color="auto"/>
        <w:bottom w:val="none" w:sz="0" w:space="0" w:color="auto"/>
        <w:right w:val="none" w:sz="0" w:space="0" w:color="auto"/>
      </w:divBdr>
    </w:div>
    <w:div w:id="251354941">
      <w:bodyDiv w:val="1"/>
      <w:marLeft w:val="0"/>
      <w:marRight w:val="0"/>
      <w:marTop w:val="0"/>
      <w:marBottom w:val="0"/>
      <w:divBdr>
        <w:top w:val="none" w:sz="0" w:space="0" w:color="auto"/>
        <w:left w:val="none" w:sz="0" w:space="0" w:color="auto"/>
        <w:bottom w:val="none" w:sz="0" w:space="0" w:color="auto"/>
        <w:right w:val="none" w:sz="0" w:space="0" w:color="auto"/>
      </w:divBdr>
    </w:div>
    <w:div w:id="388529800">
      <w:bodyDiv w:val="1"/>
      <w:marLeft w:val="0"/>
      <w:marRight w:val="0"/>
      <w:marTop w:val="0"/>
      <w:marBottom w:val="0"/>
      <w:divBdr>
        <w:top w:val="none" w:sz="0" w:space="0" w:color="auto"/>
        <w:left w:val="none" w:sz="0" w:space="0" w:color="auto"/>
        <w:bottom w:val="none" w:sz="0" w:space="0" w:color="auto"/>
        <w:right w:val="none" w:sz="0" w:space="0" w:color="auto"/>
      </w:divBdr>
    </w:div>
    <w:div w:id="411240483">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499005841">
      <w:bodyDiv w:val="1"/>
      <w:marLeft w:val="0"/>
      <w:marRight w:val="0"/>
      <w:marTop w:val="0"/>
      <w:marBottom w:val="0"/>
      <w:divBdr>
        <w:top w:val="none" w:sz="0" w:space="0" w:color="auto"/>
        <w:left w:val="none" w:sz="0" w:space="0" w:color="auto"/>
        <w:bottom w:val="none" w:sz="0" w:space="0" w:color="auto"/>
        <w:right w:val="none" w:sz="0" w:space="0" w:color="auto"/>
      </w:divBdr>
    </w:div>
    <w:div w:id="515776766">
      <w:bodyDiv w:val="1"/>
      <w:marLeft w:val="0"/>
      <w:marRight w:val="0"/>
      <w:marTop w:val="0"/>
      <w:marBottom w:val="0"/>
      <w:divBdr>
        <w:top w:val="none" w:sz="0" w:space="0" w:color="auto"/>
        <w:left w:val="none" w:sz="0" w:space="0" w:color="auto"/>
        <w:bottom w:val="none" w:sz="0" w:space="0" w:color="auto"/>
        <w:right w:val="none" w:sz="0" w:space="0" w:color="auto"/>
      </w:divBdr>
    </w:div>
    <w:div w:id="537551568">
      <w:bodyDiv w:val="1"/>
      <w:marLeft w:val="0"/>
      <w:marRight w:val="0"/>
      <w:marTop w:val="0"/>
      <w:marBottom w:val="0"/>
      <w:divBdr>
        <w:top w:val="none" w:sz="0" w:space="0" w:color="auto"/>
        <w:left w:val="none" w:sz="0" w:space="0" w:color="auto"/>
        <w:bottom w:val="none" w:sz="0" w:space="0" w:color="auto"/>
        <w:right w:val="none" w:sz="0" w:space="0" w:color="auto"/>
      </w:divBdr>
    </w:div>
    <w:div w:id="555745651">
      <w:bodyDiv w:val="1"/>
      <w:marLeft w:val="0"/>
      <w:marRight w:val="0"/>
      <w:marTop w:val="0"/>
      <w:marBottom w:val="0"/>
      <w:divBdr>
        <w:top w:val="none" w:sz="0" w:space="0" w:color="auto"/>
        <w:left w:val="none" w:sz="0" w:space="0" w:color="auto"/>
        <w:bottom w:val="none" w:sz="0" w:space="0" w:color="auto"/>
        <w:right w:val="none" w:sz="0" w:space="0" w:color="auto"/>
      </w:divBdr>
    </w:div>
    <w:div w:id="564872506">
      <w:bodyDiv w:val="1"/>
      <w:marLeft w:val="0"/>
      <w:marRight w:val="0"/>
      <w:marTop w:val="0"/>
      <w:marBottom w:val="0"/>
      <w:divBdr>
        <w:top w:val="none" w:sz="0" w:space="0" w:color="auto"/>
        <w:left w:val="none" w:sz="0" w:space="0" w:color="auto"/>
        <w:bottom w:val="none" w:sz="0" w:space="0" w:color="auto"/>
        <w:right w:val="none" w:sz="0" w:space="0" w:color="auto"/>
      </w:divBdr>
    </w:div>
    <w:div w:id="572011806">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631785999">
      <w:bodyDiv w:val="1"/>
      <w:marLeft w:val="0"/>
      <w:marRight w:val="0"/>
      <w:marTop w:val="0"/>
      <w:marBottom w:val="0"/>
      <w:divBdr>
        <w:top w:val="none" w:sz="0" w:space="0" w:color="auto"/>
        <w:left w:val="none" w:sz="0" w:space="0" w:color="auto"/>
        <w:bottom w:val="none" w:sz="0" w:space="0" w:color="auto"/>
        <w:right w:val="none" w:sz="0" w:space="0" w:color="auto"/>
      </w:divBdr>
    </w:div>
    <w:div w:id="664625155">
      <w:bodyDiv w:val="1"/>
      <w:marLeft w:val="0"/>
      <w:marRight w:val="0"/>
      <w:marTop w:val="0"/>
      <w:marBottom w:val="0"/>
      <w:divBdr>
        <w:top w:val="none" w:sz="0" w:space="0" w:color="auto"/>
        <w:left w:val="none" w:sz="0" w:space="0" w:color="auto"/>
        <w:bottom w:val="none" w:sz="0" w:space="0" w:color="auto"/>
        <w:right w:val="none" w:sz="0" w:space="0" w:color="auto"/>
      </w:divBdr>
    </w:div>
    <w:div w:id="703334698">
      <w:bodyDiv w:val="1"/>
      <w:marLeft w:val="0"/>
      <w:marRight w:val="0"/>
      <w:marTop w:val="0"/>
      <w:marBottom w:val="0"/>
      <w:divBdr>
        <w:top w:val="none" w:sz="0" w:space="0" w:color="auto"/>
        <w:left w:val="none" w:sz="0" w:space="0" w:color="auto"/>
        <w:bottom w:val="none" w:sz="0" w:space="0" w:color="auto"/>
        <w:right w:val="none" w:sz="0" w:space="0" w:color="auto"/>
      </w:divBdr>
    </w:div>
    <w:div w:id="774520781">
      <w:bodyDiv w:val="1"/>
      <w:marLeft w:val="0"/>
      <w:marRight w:val="0"/>
      <w:marTop w:val="0"/>
      <w:marBottom w:val="0"/>
      <w:divBdr>
        <w:top w:val="none" w:sz="0" w:space="0" w:color="auto"/>
        <w:left w:val="none" w:sz="0" w:space="0" w:color="auto"/>
        <w:bottom w:val="none" w:sz="0" w:space="0" w:color="auto"/>
        <w:right w:val="none" w:sz="0" w:space="0" w:color="auto"/>
      </w:divBdr>
    </w:div>
    <w:div w:id="839274519">
      <w:bodyDiv w:val="1"/>
      <w:marLeft w:val="0"/>
      <w:marRight w:val="0"/>
      <w:marTop w:val="0"/>
      <w:marBottom w:val="0"/>
      <w:divBdr>
        <w:top w:val="none" w:sz="0" w:space="0" w:color="auto"/>
        <w:left w:val="none" w:sz="0" w:space="0" w:color="auto"/>
        <w:bottom w:val="none" w:sz="0" w:space="0" w:color="auto"/>
        <w:right w:val="none" w:sz="0" w:space="0" w:color="auto"/>
      </w:divBdr>
    </w:div>
    <w:div w:id="880362374">
      <w:bodyDiv w:val="1"/>
      <w:marLeft w:val="0"/>
      <w:marRight w:val="0"/>
      <w:marTop w:val="0"/>
      <w:marBottom w:val="0"/>
      <w:divBdr>
        <w:top w:val="none" w:sz="0" w:space="0" w:color="auto"/>
        <w:left w:val="none" w:sz="0" w:space="0" w:color="auto"/>
        <w:bottom w:val="none" w:sz="0" w:space="0" w:color="auto"/>
        <w:right w:val="none" w:sz="0" w:space="0" w:color="auto"/>
      </w:divBdr>
    </w:div>
    <w:div w:id="994914937">
      <w:bodyDiv w:val="1"/>
      <w:marLeft w:val="0"/>
      <w:marRight w:val="0"/>
      <w:marTop w:val="0"/>
      <w:marBottom w:val="0"/>
      <w:divBdr>
        <w:top w:val="none" w:sz="0" w:space="0" w:color="auto"/>
        <w:left w:val="none" w:sz="0" w:space="0" w:color="auto"/>
        <w:bottom w:val="none" w:sz="0" w:space="0" w:color="auto"/>
        <w:right w:val="none" w:sz="0" w:space="0" w:color="auto"/>
      </w:divBdr>
    </w:div>
    <w:div w:id="999769010">
      <w:bodyDiv w:val="1"/>
      <w:marLeft w:val="0"/>
      <w:marRight w:val="0"/>
      <w:marTop w:val="0"/>
      <w:marBottom w:val="0"/>
      <w:divBdr>
        <w:top w:val="none" w:sz="0" w:space="0" w:color="auto"/>
        <w:left w:val="none" w:sz="0" w:space="0" w:color="auto"/>
        <w:bottom w:val="none" w:sz="0" w:space="0" w:color="auto"/>
        <w:right w:val="none" w:sz="0" w:space="0" w:color="auto"/>
      </w:divBdr>
    </w:div>
    <w:div w:id="1004433664">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111170950">
      <w:bodyDiv w:val="1"/>
      <w:marLeft w:val="0"/>
      <w:marRight w:val="0"/>
      <w:marTop w:val="0"/>
      <w:marBottom w:val="0"/>
      <w:divBdr>
        <w:top w:val="none" w:sz="0" w:space="0" w:color="auto"/>
        <w:left w:val="none" w:sz="0" w:space="0" w:color="auto"/>
        <w:bottom w:val="none" w:sz="0" w:space="0" w:color="auto"/>
        <w:right w:val="none" w:sz="0" w:space="0" w:color="auto"/>
      </w:divBdr>
    </w:div>
    <w:div w:id="1117602398">
      <w:bodyDiv w:val="1"/>
      <w:marLeft w:val="0"/>
      <w:marRight w:val="0"/>
      <w:marTop w:val="0"/>
      <w:marBottom w:val="0"/>
      <w:divBdr>
        <w:top w:val="none" w:sz="0" w:space="0" w:color="auto"/>
        <w:left w:val="none" w:sz="0" w:space="0" w:color="auto"/>
        <w:bottom w:val="none" w:sz="0" w:space="0" w:color="auto"/>
        <w:right w:val="none" w:sz="0" w:space="0" w:color="auto"/>
      </w:divBdr>
    </w:div>
    <w:div w:id="1174808981">
      <w:bodyDiv w:val="1"/>
      <w:marLeft w:val="0"/>
      <w:marRight w:val="0"/>
      <w:marTop w:val="0"/>
      <w:marBottom w:val="0"/>
      <w:divBdr>
        <w:top w:val="none" w:sz="0" w:space="0" w:color="auto"/>
        <w:left w:val="none" w:sz="0" w:space="0" w:color="auto"/>
        <w:bottom w:val="none" w:sz="0" w:space="0" w:color="auto"/>
        <w:right w:val="none" w:sz="0" w:space="0" w:color="auto"/>
      </w:divBdr>
    </w:div>
    <w:div w:id="1257637797">
      <w:bodyDiv w:val="1"/>
      <w:marLeft w:val="0"/>
      <w:marRight w:val="0"/>
      <w:marTop w:val="0"/>
      <w:marBottom w:val="0"/>
      <w:divBdr>
        <w:top w:val="none" w:sz="0" w:space="0" w:color="auto"/>
        <w:left w:val="none" w:sz="0" w:space="0" w:color="auto"/>
        <w:bottom w:val="none" w:sz="0" w:space="0" w:color="auto"/>
        <w:right w:val="none" w:sz="0" w:space="0" w:color="auto"/>
      </w:divBdr>
    </w:div>
    <w:div w:id="1273125334">
      <w:bodyDiv w:val="1"/>
      <w:marLeft w:val="0"/>
      <w:marRight w:val="0"/>
      <w:marTop w:val="0"/>
      <w:marBottom w:val="0"/>
      <w:divBdr>
        <w:top w:val="none" w:sz="0" w:space="0" w:color="auto"/>
        <w:left w:val="none" w:sz="0" w:space="0" w:color="auto"/>
        <w:bottom w:val="none" w:sz="0" w:space="0" w:color="auto"/>
        <w:right w:val="none" w:sz="0" w:space="0" w:color="auto"/>
      </w:divBdr>
    </w:div>
    <w:div w:id="1286157893">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67485599">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425958671">
      <w:bodyDiv w:val="1"/>
      <w:marLeft w:val="0"/>
      <w:marRight w:val="0"/>
      <w:marTop w:val="0"/>
      <w:marBottom w:val="0"/>
      <w:divBdr>
        <w:top w:val="none" w:sz="0" w:space="0" w:color="auto"/>
        <w:left w:val="none" w:sz="0" w:space="0" w:color="auto"/>
        <w:bottom w:val="none" w:sz="0" w:space="0" w:color="auto"/>
        <w:right w:val="none" w:sz="0" w:space="0" w:color="auto"/>
      </w:divBdr>
    </w:div>
    <w:div w:id="1458833935">
      <w:bodyDiv w:val="1"/>
      <w:marLeft w:val="0"/>
      <w:marRight w:val="0"/>
      <w:marTop w:val="0"/>
      <w:marBottom w:val="0"/>
      <w:divBdr>
        <w:top w:val="none" w:sz="0" w:space="0" w:color="auto"/>
        <w:left w:val="none" w:sz="0" w:space="0" w:color="auto"/>
        <w:bottom w:val="none" w:sz="0" w:space="0" w:color="auto"/>
        <w:right w:val="none" w:sz="0" w:space="0" w:color="auto"/>
      </w:divBdr>
    </w:div>
    <w:div w:id="1465152530">
      <w:bodyDiv w:val="1"/>
      <w:marLeft w:val="0"/>
      <w:marRight w:val="0"/>
      <w:marTop w:val="0"/>
      <w:marBottom w:val="0"/>
      <w:divBdr>
        <w:top w:val="none" w:sz="0" w:space="0" w:color="auto"/>
        <w:left w:val="none" w:sz="0" w:space="0" w:color="auto"/>
        <w:bottom w:val="none" w:sz="0" w:space="0" w:color="auto"/>
        <w:right w:val="none" w:sz="0" w:space="0" w:color="auto"/>
      </w:divBdr>
    </w:div>
    <w:div w:id="1474785226">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51309997">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13169792">
      <w:bodyDiv w:val="1"/>
      <w:marLeft w:val="0"/>
      <w:marRight w:val="0"/>
      <w:marTop w:val="0"/>
      <w:marBottom w:val="0"/>
      <w:divBdr>
        <w:top w:val="none" w:sz="0" w:space="0" w:color="auto"/>
        <w:left w:val="none" w:sz="0" w:space="0" w:color="auto"/>
        <w:bottom w:val="none" w:sz="0" w:space="0" w:color="auto"/>
        <w:right w:val="none" w:sz="0" w:space="0" w:color="auto"/>
      </w:divBdr>
    </w:div>
    <w:div w:id="1614897695">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690794461">
      <w:bodyDiv w:val="1"/>
      <w:marLeft w:val="0"/>
      <w:marRight w:val="0"/>
      <w:marTop w:val="0"/>
      <w:marBottom w:val="0"/>
      <w:divBdr>
        <w:top w:val="none" w:sz="0" w:space="0" w:color="auto"/>
        <w:left w:val="none" w:sz="0" w:space="0" w:color="auto"/>
        <w:bottom w:val="none" w:sz="0" w:space="0" w:color="auto"/>
        <w:right w:val="none" w:sz="0" w:space="0" w:color="auto"/>
      </w:divBdr>
    </w:div>
    <w:div w:id="1736510103">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23346618">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1888565385">
      <w:bodyDiv w:val="1"/>
      <w:marLeft w:val="0"/>
      <w:marRight w:val="0"/>
      <w:marTop w:val="0"/>
      <w:marBottom w:val="0"/>
      <w:divBdr>
        <w:top w:val="none" w:sz="0" w:space="0" w:color="auto"/>
        <w:left w:val="none" w:sz="0" w:space="0" w:color="auto"/>
        <w:bottom w:val="none" w:sz="0" w:space="0" w:color="auto"/>
        <w:right w:val="none" w:sz="0" w:space="0" w:color="auto"/>
      </w:divBdr>
    </w:div>
    <w:div w:id="1942031819">
      <w:bodyDiv w:val="1"/>
      <w:marLeft w:val="0"/>
      <w:marRight w:val="0"/>
      <w:marTop w:val="0"/>
      <w:marBottom w:val="0"/>
      <w:divBdr>
        <w:top w:val="none" w:sz="0" w:space="0" w:color="auto"/>
        <w:left w:val="none" w:sz="0" w:space="0" w:color="auto"/>
        <w:bottom w:val="none" w:sz="0" w:space="0" w:color="auto"/>
        <w:right w:val="none" w:sz="0" w:space="0" w:color="auto"/>
      </w:divBdr>
    </w:div>
    <w:div w:id="1962496777">
      <w:bodyDiv w:val="1"/>
      <w:marLeft w:val="0"/>
      <w:marRight w:val="0"/>
      <w:marTop w:val="0"/>
      <w:marBottom w:val="0"/>
      <w:divBdr>
        <w:top w:val="none" w:sz="0" w:space="0" w:color="auto"/>
        <w:left w:val="none" w:sz="0" w:space="0" w:color="auto"/>
        <w:bottom w:val="none" w:sz="0" w:space="0" w:color="auto"/>
        <w:right w:val="none" w:sz="0" w:space="0" w:color="auto"/>
      </w:divBdr>
    </w:div>
    <w:div w:id="1986929847">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 w:id="2058771377">
      <w:bodyDiv w:val="1"/>
      <w:marLeft w:val="0"/>
      <w:marRight w:val="0"/>
      <w:marTop w:val="0"/>
      <w:marBottom w:val="0"/>
      <w:divBdr>
        <w:top w:val="none" w:sz="0" w:space="0" w:color="auto"/>
        <w:left w:val="none" w:sz="0" w:space="0" w:color="auto"/>
        <w:bottom w:val="none" w:sz="0" w:space="0" w:color="auto"/>
        <w:right w:val="none" w:sz="0" w:space="0" w:color="auto"/>
      </w:divBdr>
    </w:div>
    <w:div w:id="2084599211">
      <w:bodyDiv w:val="1"/>
      <w:marLeft w:val="0"/>
      <w:marRight w:val="0"/>
      <w:marTop w:val="0"/>
      <w:marBottom w:val="0"/>
      <w:divBdr>
        <w:top w:val="none" w:sz="0" w:space="0" w:color="auto"/>
        <w:left w:val="none" w:sz="0" w:space="0" w:color="auto"/>
        <w:bottom w:val="none" w:sz="0" w:space="0" w:color="auto"/>
        <w:right w:val="none" w:sz="0" w:space="0" w:color="auto"/>
      </w:divBdr>
    </w:div>
    <w:div w:id="2093431451">
      <w:bodyDiv w:val="1"/>
      <w:marLeft w:val="0"/>
      <w:marRight w:val="0"/>
      <w:marTop w:val="0"/>
      <w:marBottom w:val="0"/>
      <w:divBdr>
        <w:top w:val="none" w:sz="0" w:space="0" w:color="auto"/>
        <w:left w:val="none" w:sz="0" w:space="0" w:color="auto"/>
        <w:bottom w:val="none" w:sz="0" w:space="0" w:color="auto"/>
        <w:right w:val="none" w:sz="0" w:space="0" w:color="auto"/>
      </w:divBdr>
    </w:div>
    <w:div w:id="209874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6.jpe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footer3.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04DCF"/>
    <w:rsid w:val="00067A99"/>
    <w:rsid w:val="000E1C0C"/>
    <w:rsid w:val="001463BE"/>
    <w:rsid w:val="00151B4C"/>
    <w:rsid w:val="002254D5"/>
    <w:rsid w:val="0042091F"/>
    <w:rsid w:val="00520949"/>
    <w:rsid w:val="005C15A4"/>
    <w:rsid w:val="005D4D59"/>
    <w:rsid w:val="00622564"/>
    <w:rsid w:val="007B421B"/>
    <w:rsid w:val="007D10F4"/>
    <w:rsid w:val="0087129E"/>
    <w:rsid w:val="008B2B4F"/>
    <w:rsid w:val="00964B84"/>
    <w:rsid w:val="009911A7"/>
    <w:rsid w:val="009C0DBC"/>
    <w:rsid w:val="009F78BD"/>
    <w:rsid w:val="00AD3237"/>
    <w:rsid w:val="00BB0396"/>
    <w:rsid w:val="00D04B08"/>
    <w:rsid w:val="00D47E3C"/>
    <w:rsid w:val="00E83715"/>
    <w:rsid w:val="00F65038"/>
    <w:rsid w:val="00FB3D5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38326D-002B-4334-BC5B-F75E971B1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42</Pages>
  <Words>6796</Words>
  <Characters>42817</Characters>
  <Application>Microsoft Office Word</Application>
  <DocSecurity>0</DocSecurity>
  <Lines>356</Lines>
  <Paragraphs>99</Paragraphs>
  <ScaleCrop>false</ScaleCrop>
  <HeadingPairs>
    <vt:vector size="2" baseType="variant">
      <vt:variant>
        <vt:lpstr>Titel</vt:lpstr>
      </vt:variant>
      <vt:variant>
        <vt:i4>1</vt:i4>
      </vt:variant>
    </vt:vector>
  </HeadingPairs>
  <TitlesOfParts>
    <vt:vector size="1" baseType="lpstr">
      <vt:lpstr>System Architecture Specification</vt:lpstr>
    </vt:vector>
  </TitlesOfParts>
  <Company/>
  <LinksUpToDate>false</LinksUpToDate>
  <CharactersWithSpaces>49514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 Specification</dc:title>
  <dc:creator>Jonas Traub;Matthis Hauschild</dc:creator>
  <cp:lastModifiedBy>Jonas</cp:lastModifiedBy>
  <cp:revision>2</cp:revision>
  <cp:lastPrinted>2011-11-06T23:07:00Z</cp:lastPrinted>
  <dcterms:created xsi:type="dcterms:W3CDTF">2011-11-06T23:19:00Z</dcterms:created>
  <dcterms:modified xsi:type="dcterms:W3CDTF">2011-11-06T23:19:00Z</dcterms:modified>
  <cp:contentStatus>V 1.0 beta 3</cp:contentStatus>
</cp:coreProperties>
</file>